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3EA06" w14:textId="77777777" w:rsidR="004617F2" w:rsidRPr="000B121E" w:rsidRDefault="004617F2" w:rsidP="000B121E">
      <w:pPr>
        <w:shd w:val="clear" w:color="auto" w:fill="FFFFFF" w:themeFill="background1"/>
        <w:spacing w:after="0" w:line="360" w:lineRule="auto"/>
        <w:jc w:val="center"/>
        <w:rPr>
          <w:rFonts w:cs="Times New Roman"/>
          <w:b/>
          <w:color w:val="000000" w:themeColor="text1"/>
          <w:sz w:val="32"/>
          <w:szCs w:val="32"/>
        </w:rPr>
      </w:pPr>
      <w:bookmarkStart w:id="0" w:name="_Hlk483150523"/>
      <w:bookmarkEnd w:id="0"/>
      <w:r w:rsidRPr="000B121E">
        <w:rPr>
          <w:rFonts w:cs="Times New Roman"/>
          <w:b/>
          <w:color w:val="000000" w:themeColor="text1"/>
          <w:sz w:val="32"/>
          <w:szCs w:val="32"/>
        </w:rPr>
        <w:t>Forecasting Retail SKU Sales in The Presence of Structural Breaks</w:t>
      </w:r>
    </w:p>
    <w:p w14:paraId="0405DB0C"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6FB1204A"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7930BB47" w14:textId="77777777" w:rsidR="004617F2" w:rsidRPr="000B121E" w:rsidRDefault="004617F2" w:rsidP="000B121E">
      <w:pPr>
        <w:shd w:val="clear" w:color="auto" w:fill="FFFFFF" w:themeFill="background1"/>
        <w:spacing w:after="0" w:line="360" w:lineRule="auto"/>
        <w:jc w:val="center"/>
        <w:outlineLvl w:val="0"/>
        <w:rPr>
          <w:rFonts w:cs="Times New Roman"/>
          <w:color w:val="000000" w:themeColor="text1"/>
          <w:szCs w:val="24"/>
        </w:rPr>
      </w:pPr>
      <w:r w:rsidRPr="000B121E">
        <w:rPr>
          <w:rFonts w:cs="Times New Roman"/>
          <w:color w:val="000000" w:themeColor="text1"/>
          <w:szCs w:val="24"/>
        </w:rPr>
        <w:t>Tao Huang</w:t>
      </w:r>
      <w:r w:rsidRPr="000B121E">
        <w:rPr>
          <w:rStyle w:val="FootnoteReference"/>
          <w:rFonts w:cs="Times New Roman"/>
          <w:color w:val="000000" w:themeColor="text1"/>
          <w:szCs w:val="24"/>
        </w:rPr>
        <w:footnoteReference w:id="1"/>
      </w:r>
    </w:p>
    <w:p w14:paraId="5D8D917F" w14:textId="77777777" w:rsidR="004617F2" w:rsidRPr="000B121E" w:rsidRDefault="004617F2" w:rsidP="000B121E">
      <w:pPr>
        <w:pStyle w:val="FootnoteText"/>
        <w:shd w:val="clear" w:color="auto" w:fill="FFFFFF" w:themeFill="background1"/>
        <w:spacing w:line="360" w:lineRule="auto"/>
        <w:jc w:val="center"/>
        <w:rPr>
          <w:color w:val="000000" w:themeColor="text1"/>
          <w:sz w:val="24"/>
          <w:szCs w:val="24"/>
        </w:rPr>
      </w:pPr>
      <w:r w:rsidRPr="000B121E">
        <w:rPr>
          <w:color w:val="000000" w:themeColor="text1"/>
          <w:sz w:val="24"/>
          <w:szCs w:val="24"/>
        </w:rPr>
        <w:t>Surrey Business School, University of Surrey, GU2 7XH, UK</w:t>
      </w:r>
    </w:p>
    <w:p w14:paraId="1B1394F9" w14:textId="77777777" w:rsidR="004617F2" w:rsidRPr="000B121E" w:rsidRDefault="004617F2" w:rsidP="000B121E">
      <w:pPr>
        <w:shd w:val="clear" w:color="auto" w:fill="FFFFFF" w:themeFill="background1"/>
        <w:spacing w:after="0" w:line="360" w:lineRule="auto"/>
        <w:jc w:val="center"/>
        <w:outlineLvl w:val="0"/>
        <w:rPr>
          <w:rFonts w:cs="Times New Roman"/>
          <w:color w:val="000000" w:themeColor="text1"/>
          <w:szCs w:val="24"/>
        </w:rPr>
      </w:pPr>
      <w:r w:rsidRPr="000B121E">
        <w:rPr>
          <w:rFonts w:cs="Times New Roman"/>
          <w:color w:val="000000" w:themeColor="text1"/>
          <w:szCs w:val="24"/>
        </w:rPr>
        <w:t>Robert Fildes</w:t>
      </w:r>
    </w:p>
    <w:p w14:paraId="5946D425" w14:textId="77777777" w:rsidR="004617F2" w:rsidRPr="000B121E" w:rsidRDefault="004617F2" w:rsidP="000B121E">
      <w:pPr>
        <w:pStyle w:val="FootnoteText"/>
        <w:shd w:val="clear" w:color="auto" w:fill="FFFFFF" w:themeFill="background1"/>
        <w:spacing w:line="360" w:lineRule="auto"/>
        <w:jc w:val="center"/>
        <w:rPr>
          <w:color w:val="000000" w:themeColor="text1"/>
          <w:sz w:val="24"/>
          <w:szCs w:val="24"/>
        </w:rPr>
      </w:pPr>
      <w:r w:rsidRPr="000B121E">
        <w:rPr>
          <w:color w:val="000000" w:themeColor="text1"/>
          <w:sz w:val="24"/>
          <w:szCs w:val="24"/>
        </w:rPr>
        <w:t>Centre for Marketing Analytics and Forecasting, Lancaster University, LA1 4YX, UK</w:t>
      </w:r>
    </w:p>
    <w:p w14:paraId="0D45786B" w14:textId="77777777" w:rsidR="004617F2" w:rsidRPr="000B121E" w:rsidDel="00767B47" w:rsidRDefault="004617F2" w:rsidP="000B121E">
      <w:pPr>
        <w:shd w:val="clear" w:color="auto" w:fill="FFFFFF" w:themeFill="background1"/>
        <w:spacing w:after="0" w:line="360" w:lineRule="auto"/>
        <w:jc w:val="center"/>
        <w:outlineLvl w:val="0"/>
        <w:rPr>
          <w:del w:id="4" w:author="Soopramanien, Didier" w:date="2017-12-27T10:45:00Z"/>
          <w:color w:val="000000" w:themeColor="text1"/>
          <w:szCs w:val="24"/>
        </w:rPr>
      </w:pPr>
      <w:r w:rsidRPr="000B121E">
        <w:rPr>
          <w:rFonts w:cs="Times New Roman"/>
          <w:color w:val="000000" w:themeColor="text1"/>
          <w:szCs w:val="24"/>
        </w:rPr>
        <w:t>Didier Soopramanien</w:t>
      </w:r>
    </w:p>
    <w:p w14:paraId="2939B22B" w14:textId="77777777" w:rsidR="00767B47" w:rsidRDefault="00767B47" w:rsidP="000B121E">
      <w:pPr>
        <w:shd w:val="clear" w:color="auto" w:fill="FFFFFF" w:themeFill="background1"/>
        <w:spacing w:after="0" w:line="360" w:lineRule="auto"/>
        <w:jc w:val="center"/>
        <w:outlineLvl w:val="0"/>
        <w:rPr>
          <w:ins w:id="5" w:author="Soopramanien, Didier" w:date="2017-12-27T10:45:00Z"/>
          <w:color w:val="000000" w:themeColor="text1"/>
          <w:szCs w:val="24"/>
        </w:rPr>
      </w:pPr>
    </w:p>
    <w:p w14:paraId="3D2966B4" w14:textId="77777777" w:rsidR="004617F2" w:rsidRPr="000B121E" w:rsidRDefault="004617F2" w:rsidP="000B121E">
      <w:pPr>
        <w:shd w:val="clear" w:color="auto" w:fill="FFFFFF" w:themeFill="background1"/>
        <w:spacing w:after="0" w:line="360" w:lineRule="auto"/>
        <w:jc w:val="center"/>
        <w:outlineLvl w:val="0"/>
        <w:rPr>
          <w:color w:val="000000" w:themeColor="text1"/>
          <w:szCs w:val="24"/>
        </w:rPr>
      </w:pPr>
      <w:r w:rsidRPr="000B121E">
        <w:rPr>
          <w:color w:val="000000" w:themeColor="text1"/>
          <w:szCs w:val="24"/>
        </w:rPr>
        <w:t xml:space="preserve">Lancaster </w:t>
      </w:r>
      <w:r w:rsidRPr="000B121E">
        <w:rPr>
          <w:noProof/>
          <w:color w:val="000000" w:themeColor="text1"/>
          <w:szCs w:val="24"/>
        </w:rPr>
        <w:t>University</w:t>
      </w:r>
      <w:r w:rsidRPr="000B121E">
        <w:rPr>
          <w:color w:val="000000" w:themeColor="text1"/>
          <w:szCs w:val="24"/>
        </w:rPr>
        <w:t xml:space="preserve"> management school, Lancaster </w:t>
      </w:r>
      <w:r w:rsidRPr="000B121E">
        <w:rPr>
          <w:noProof/>
          <w:color w:val="000000" w:themeColor="text1"/>
          <w:szCs w:val="24"/>
        </w:rPr>
        <w:t>University</w:t>
      </w:r>
      <w:r w:rsidRPr="000B121E">
        <w:rPr>
          <w:color w:val="000000" w:themeColor="text1"/>
          <w:szCs w:val="24"/>
        </w:rPr>
        <w:t>, UK, LA1 4YX</w:t>
      </w:r>
    </w:p>
    <w:p w14:paraId="7855EC51"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1357D2F8" w14:textId="77777777" w:rsidR="004617F2" w:rsidRPr="000B121E" w:rsidRDefault="004617F2" w:rsidP="000B121E">
      <w:pPr>
        <w:shd w:val="clear" w:color="auto" w:fill="FFFFFF" w:themeFill="background1"/>
        <w:spacing w:after="0" w:line="360" w:lineRule="auto"/>
        <w:jc w:val="center"/>
        <w:outlineLvl w:val="0"/>
        <w:rPr>
          <w:rFonts w:cs="Times New Roman"/>
          <w:color w:val="000000" w:themeColor="text1"/>
          <w:szCs w:val="24"/>
        </w:rPr>
      </w:pPr>
      <w:r w:rsidRPr="000B121E">
        <w:rPr>
          <w:rFonts w:cs="Times New Roman"/>
          <w:color w:val="000000" w:themeColor="text1"/>
          <w:szCs w:val="24"/>
        </w:rPr>
        <w:t>Abstract</w:t>
      </w:r>
    </w:p>
    <w:p w14:paraId="2B452B2B"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1795D782"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Grocery retailers need accurate forecasts at SKU level for their inventory </w:t>
      </w:r>
      <w:r w:rsidRPr="000B121E">
        <w:rPr>
          <w:rFonts w:cs="Times New Roman"/>
          <w:noProof/>
          <w:color w:val="000000" w:themeColor="text1"/>
          <w:szCs w:val="24"/>
        </w:rPr>
        <w:t>management decisions</w:t>
      </w:r>
      <w:r w:rsidRPr="000B121E">
        <w:rPr>
          <w:rFonts w:cs="Times New Roman"/>
          <w:color w:val="000000" w:themeColor="text1"/>
          <w:szCs w:val="24"/>
        </w:rPr>
        <w:t xml:space="preserve">. Previous studies have developed forecasting models which incorporate the impact of various marketing activities. These models, however, do not consider that the effect of these marketing activities on sales may not be constant over time. Under such a circumstance, the models could be subject to the structural break problem, i.e., the models with constant parameters are unable to capture the varying effect of the marketing activities. As a result, the generated forecasts may potentially be biased and less accurate. In this study, we propose new forecasting methods for </w:t>
      </w:r>
      <w:r w:rsidRPr="000B121E">
        <w:rPr>
          <w:rFonts w:cs="Times New Roman"/>
          <w:noProof/>
          <w:color w:val="000000" w:themeColor="text1"/>
          <w:szCs w:val="24"/>
        </w:rPr>
        <w:t>retail</w:t>
      </w:r>
      <w:r w:rsidRPr="000B121E">
        <w:rPr>
          <w:rFonts w:cs="Times New Roman"/>
          <w:color w:val="000000" w:themeColor="text1"/>
          <w:szCs w:val="24"/>
        </w:rPr>
        <w:t xml:space="preserve"> product sales by taking into account the problem of </w:t>
      </w:r>
      <w:r w:rsidRPr="005B31CF">
        <w:rPr>
          <w:rFonts w:cs="Times New Roman"/>
          <w:noProof/>
          <w:color w:val="000000" w:themeColor="text1"/>
          <w:szCs w:val="24"/>
        </w:rPr>
        <w:t>structural break</w:t>
      </w:r>
      <w:r w:rsidRPr="000B121E">
        <w:rPr>
          <w:rFonts w:cs="Times New Roman"/>
          <w:color w:val="000000" w:themeColor="text1"/>
          <w:szCs w:val="24"/>
        </w:rPr>
        <w:t>. Our methods generate more accurate forecasts compared to conventional models which assume constant parameters for various marketing activities.</w:t>
      </w:r>
    </w:p>
    <w:p w14:paraId="6A794342"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3FD95AAE"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10788D12"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noProof/>
          <w:color w:val="000000" w:themeColor="text1"/>
          <w:szCs w:val="24"/>
        </w:rPr>
        <w:t>Keywords</w:t>
      </w:r>
      <w:r w:rsidRPr="000B121E">
        <w:rPr>
          <w:rFonts w:cs="Times New Roman"/>
          <w:color w:val="000000" w:themeColor="text1"/>
          <w:szCs w:val="24"/>
        </w:rPr>
        <w:t>:</w:t>
      </w:r>
    </w:p>
    <w:p w14:paraId="7BC8A66E" w14:textId="0604058D" w:rsidR="004617F2" w:rsidRPr="000B121E" w:rsidRDefault="004617F2" w:rsidP="003A7F2F">
      <w:pPr>
        <w:shd w:val="clear" w:color="auto" w:fill="FFFFFF" w:themeFill="background1"/>
        <w:spacing w:after="0" w:line="360" w:lineRule="auto"/>
        <w:rPr>
          <w:rFonts w:cs="Times New Roman"/>
          <w:color w:val="000000" w:themeColor="text1"/>
          <w:szCs w:val="24"/>
        </w:rPr>
      </w:pPr>
      <w:del w:id="6" w:author="Fildes, Robert" w:date="2017-12-12T14:39:00Z">
        <w:r w:rsidRPr="000B121E" w:rsidDel="003A7F2F">
          <w:rPr>
            <w:rFonts w:cs="Times New Roman"/>
            <w:color w:val="000000" w:themeColor="text1"/>
            <w:szCs w:val="24"/>
          </w:rPr>
          <w:delText>Forecasting,</w:delText>
        </w:r>
        <w:r w:rsidR="00657F65" w:rsidDel="003A7F2F">
          <w:rPr>
            <w:rFonts w:cs="Times New Roman"/>
            <w:color w:val="000000" w:themeColor="text1"/>
            <w:szCs w:val="24"/>
          </w:rPr>
          <w:delText xml:space="preserve"> </w:delText>
        </w:r>
      </w:del>
      <w:r w:rsidRPr="000B121E">
        <w:rPr>
          <w:rFonts w:eastAsia="Adobe 明體 Std L"/>
          <w:color w:val="000000" w:themeColor="text1"/>
          <w:szCs w:val="24"/>
        </w:rPr>
        <w:t>OR in marketing</w:t>
      </w:r>
      <w:r w:rsidRPr="000B121E">
        <w:rPr>
          <w:color w:val="000000" w:themeColor="text1"/>
          <w:szCs w:val="24"/>
        </w:rPr>
        <w:t>, A</w:t>
      </w:r>
      <w:r w:rsidRPr="000B121E">
        <w:rPr>
          <w:rFonts w:eastAsia="Adobe 明體 Std L"/>
          <w:color w:val="000000" w:themeColor="text1"/>
          <w:szCs w:val="24"/>
        </w:rPr>
        <w:t>nalytics</w:t>
      </w:r>
      <w:ins w:id="7" w:author="Fildes, Robert" w:date="2017-12-12T14:39:00Z">
        <w:r w:rsidR="003A7F2F">
          <w:rPr>
            <w:rFonts w:eastAsia="Adobe 明體 Std L"/>
            <w:color w:val="000000" w:themeColor="text1"/>
            <w:szCs w:val="24"/>
          </w:rPr>
          <w:t xml:space="preserve">, </w:t>
        </w:r>
        <w:r w:rsidR="003A7F2F" w:rsidRPr="000B121E">
          <w:rPr>
            <w:rFonts w:cs="Times New Roman"/>
            <w:color w:val="000000" w:themeColor="text1"/>
            <w:szCs w:val="24"/>
          </w:rPr>
          <w:t>Forecasting,</w:t>
        </w:r>
        <w:r w:rsidR="003A7F2F">
          <w:rPr>
            <w:rFonts w:cs="Times New Roman"/>
            <w:color w:val="000000" w:themeColor="text1"/>
            <w:szCs w:val="24"/>
          </w:rPr>
          <w:t xml:space="preserve"> Promotions, </w:t>
        </w:r>
      </w:ins>
      <w:ins w:id="8" w:author="Fildes, Robert" w:date="2017-12-12T14:40:00Z">
        <w:r w:rsidR="003A7F2F">
          <w:rPr>
            <w:rFonts w:cs="Times New Roman"/>
            <w:color w:val="000000" w:themeColor="text1"/>
            <w:szCs w:val="24"/>
          </w:rPr>
          <w:t>Marketing effectiveness</w:t>
        </w:r>
      </w:ins>
    </w:p>
    <w:p w14:paraId="48C9AAD3" w14:textId="77777777" w:rsidR="003A7F2F" w:rsidRDefault="003A7F2F">
      <w:pPr>
        <w:spacing w:after="160" w:line="259" w:lineRule="auto"/>
        <w:rPr>
          <w:ins w:id="9" w:author="Fildes, Robert" w:date="2017-12-12T14:40:00Z"/>
          <w:rFonts w:cs="Times New Roman"/>
          <w:color w:val="000000" w:themeColor="text1"/>
          <w:szCs w:val="24"/>
        </w:rPr>
      </w:pPr>
      <w:ins w:id="10" w:author="Fildes, Robert" w:date="2017-12-12T14:40:00Z">
        <w:r>
          <w:rPr>
            <w:rFonts w:cs="Times New Roman"/>
            <w:color w:val="000000" w:themeColor="text1"/>
            <w:szCs w:val="24"/>
          </w:rPr>
          <w:br w:type="page"/>
        </w:r>
      </w:ins>
    </w:p>
    <w:p w14:paraId="5BA5C152" w14:textId="25F87C6A" w:rsidR="004617F2" w:rsidRPr="000B121E" w:rsidRDefault="004617F2" w:rsidP="000B121E">
      <w:pPr>
        <w:pStyle w:val="ListParagraph"/>
        <w:numPr>
          <w:ilvl w:val="0"/>
          <w:numId w:val="45"/>
        </w:numPr>
        <w:shd w:val="clear" w:color="auto" w:fill="FFFFFF" w:themeFill="background1"/>
        <w:spacing w:after="0" w:line="360" w:lineRule="auto"/>
        <w:rPr>
          <w:rFonts w:cs="Times New Roman"/>
          <w:b/>
          <w:color w:val="000000" w:themeColor="text1"/>
          <w:szCs w:val="24"/>
        </w:rPr>
      </w:pPr>
      <w:r w:rsidRPr="000B121E">
        <w:rPr>
          <w:rFonts w:cs="Times New Roman"/>
          <w:color w:val="000000" w:themeColor="text1"/>
          <w:szCs w:val="24"/>
        </w:rPr>
        <w:lastRenderedPageBreak/>
        <w:t xml:space="preserve"> </w:t>
      </w:r>
      <w:r w:rsidRPr="000B121E">
        <w:rPr>
          <w:rFonts w:cs="Times New Roman"/>
          <w:b/>
          <w:color w:val="000000" w:themeColor="text1"/>
          <w:szCs w:val="24"/>
        </w:rPr>
        <w:t>Introduction</w:t>
      </w:r>
    </w:p>
    <w:p w14:paraId="00F64E45" w14:textId="2A1BE752"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Grocery retailers rely on accurate sales forecasts for their inventory management </w:t>
      </w:r>
      <w:r w:rsidRPr="000B121E">
        <w:rPr>
          <w:rFonts w:cs="Times New Roman"/>
          <w:color w:val="000000" w:themeColor="text1"/>
          <w:szCs w:val="24"/>
        </w:rPr>
        <w:fldChar w:fldCharType="begin"/>
      </w:r>
      <w:r w:rsidR="009C5714">
        <w:rPr>
          <w:rFonts w:cs="Times New Roman"/>
          <w:color w:val="000000" w:themeColor="text1"/>
          <w:szCs w:val="24"/>
        </w:rPr>
        <w:instrText xml:space="preserve"> ADDIN EN.CITE &lt;EndNote&gt;&lt;Cite&gt;&lt;Author&gt;Petropoulos&lt;/Author&gt;&lt;Year&gt;2014&lt;/Year&gt;&lt;RecNum&gt;3&lt;/RecNum&gt;&lt;DisplayText&gt;(Petropoulos, Makridakis, Assimakopoulos, &amp;amp; Nikolopoulos, 2014)&lt;/DisplayText&gt;&lt;record&gt;&lt;rec-number&gt;3&lt;/rec-number&gt;&lt;foreign-keys&gt;&lt;key app="EN" db-id="w5vs0vpeqrfx2hersx5v5pta590txaffpfre" timestamp="1499350570"&gt;3&lt;/key&gt;&lt;/foreign-keys&gt;&lt;ref-type name="Journal Article"&gt;17&lt;/ref-type&gt;&lt;contributors&gt;&lt;authors&gt;&lt;author&gt;Petropoulos, Fotios&lt;/author&gt;&lt;author&gt;Makridakis, Spyros&lt;/author&gt;&lt;author&gt;Assimakopoulos, Vassilios&lt;/author&gt;&lt;author&gt;Nikolopoulos, Konstantinos&lt;/author&gt;&lt;/authors&gt;&lt;/contributors&gt;&lt;titles&gt;&lt;title&gt;‘Horses for Courses’ in demand forecasting&lt;/title&gt;&lt;secondary-title&gt;European Journal of Operational Research&lt;/secondary-title&gt;&lt;/titles&gt;&lt;periodical&gt;&lt;full-title&gt;European Journal of Operational Research&lt;/full-title&gt;&lt;/periodical&gt;&lt;pages&gt;152-163&lt;/pages&gt;&lt;volume&gt;237&lt;/volume&gt;&lt;number&gt;1&lt;/number&gt;&lt;keywords&gt;&lt;keyword&gt;Forecasting methods&lt;/keyword&gt;&lt;keyword&gt;Time series methods&lt;/keyword&gt;&lt;keyword&gt;Forecasting accuracy&lt;/keyword&gt;&lt;keyword&gt;M-Competitions&lt;/keyword&gt;&lt;keyword&gt;Simulation&lt;/keyword&gt;&lt;/keywords&gt;&lt;dates&gt;&lt;year&gt;2014&lt;/year&gt;&lt;pub-dates&gt;&lt;date&gt;2014/08/16/&lt;/date&gt;&lt;/pub-dates&gt;&lt;/dates&gt;&lt;isbn&gt;0377-2217&lt;/isbn&gt;&lt;urls&gt;&lt;related-urls&gt;&lt;url&gt;http://www.sciencedirect.com/science/article/pii/S0377221714001714&lt;/url&gt;&lt;/related-urls&gt;&lt;/urls&gt;&lt;electronic-resource-num&gt;http://dx.doi.org/10.1016/j.ejor.2014.02.036&lt;/electronic-resource-num&gt;&lt;/record&gt;&lt;/Cite&gt;&lt;/EndNote&gt;</w:instrText>
      </w:r>
      <w:r w:rsidRPr="000B121E">
        <w:rPr>
          <w:rFonts w:cs="Times New Roman"/>
          <w:color w:val="000000" w:themeColor="text1"/>
          <w:szCs w:val="24"/>
        </w:rPr>
        <w:fldChar w:fldCharType="separate"/>
      </w:r>
      <w:r w:rsidR="009C5714">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"_ENREF_64" \o "Petropoulos, 2014 #3"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Petropoulos, Makridakis, Assimakopoulos, &amp; Nikolopoulos, 2014</w:t>
      </w:r>
      <w:r w:rsidR="0047706C">
        <w:rPr>
          <w:rFonts w:cs="Times New Roman"/>
          <w:noProof/>
          <w:color w:val="000000" w:themeColor="text1"/>
          <w:szCs w:val="24"/>
        </w:rPr>
        <w:fldChar w:fldCharType="end"/>
      </w:r>
      <w:r w:rsidR="009C5714">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Poor forecasts of product sales lead to </w:t>
      </w:r>
      <w:ins w:id="11" w:author="Fildes, Robert" w:date="2017-12-12T14:41:00Z">
        <w:r w:rsidR="003A7F2F">
          <w:rPr>
            <w:rFonts w:cs="Times New Roman"/>
            <w:color w:val="000000" w:themeColor="text1"/>
            <w:szCs w:val="24"/>
          </w:rPr>
          <w:t xml:space="preserve">poor service arising from </w:t>
        </w:r>
      </w:ins>
      <w:r w:rsidRPr="000B121E">
        <w:rPr>
          <w:rFonts w:cs="Times New Roman"/>
          <w:color w:val="000000" w:themeColor="text1"/>
          <w:szCs w:val="24"/>
        </w:rPr>
        <w:t>out-of-stock conditions</w:t>
      </w:r>
      <w:ins w:id="12" w:author="Fildes, Robert" w:date="2017-12-12T14:41:00Z">
        <w:r w:rsidR="003A7F2F">
          <w:rPr>
            <w:rFonts w:cs="Times New Roman"/>
            <w:color w:val="000000" w:themeColor="text1"/>
            <w:szCs w:val="24"/>
          </w:rPr>
          <w:t xml:space="preserve"> or, alternatively,</w:t>
        </w:r>
      </w:ins>
      <w:del w:id="13" w:author="Fildes, Robert" w:date="2017-12-12T14:41:00Z">
        <w:r w:rsidRPr="000B121E" w:rsidDel="003A7F2F">
          <w:rPr>
            <w:rFonts w:cs="Times New Roman"/>
            <w:color w:val="000000" w:themeColor="text1"/>
            <w:szCs w:val="24"/>
          </w:rPr>
          <w:delText xml:space="preserve"> and</w:delText>
        </w:r>
      </w:del>
      <w:r w:rsidRPr="000B121E">
        <w:rPr>
          <w:rFonts w:cs="Times New Roman"/>
          <w:color w:val="000000" w:themeColor="text1"/>
          <w:szCs w:val="24"/>
        </w:rPr>
        <w:t xml:space="preserve"> </w:t>
      </w:r>
      <w:ins w:id="14" w:author="tao huang" w:date="2018-01-09T15:29:00Z">
        <w:r w:rsidR="0014456F">
          <w:rPr>
            <w:rFonts w:cs="Times New Roman"/>
            <w:color w:val="000000" w:themeColor="text1"/>
            <w:szCs w:val="24"/>
          </w:rPr>
          <w:t xml:space="preserve">inflated </w:t>
        </w:r>
        <w:r w:rsidR="0014456F">
          <w:rPr>
            <w:rFonts w:cs="Times New Roman"/>
            <w:noProof/>
            <w:color w:val="000000" w:themeColor="text1"/>
            <w:szCs w:val="24"/>
          </w:rPr>
          <w:t>costs</w:t>
        </w:r>
        <w:r w:rsidR="0014456F" w:rsidRPr="000B121E">
          <w:rPr>
            <w:rFonts w:cs="Times New Roman"/>
            <w:noProof/>
            <w:color w:val="000000" w:themeColor="text1"/>
            <w:szCs w:val="24"/>
          </w:rPr>
          <w:t xml:space="preserve"> </w:t>
        </w:r>
        <w:r w:rsidR="0014456F">
          <w:rPr>
            <w:rFonts w:cs="Times New Roman"/>
            <w:noProof/>
            <w:color w:val="000000" w:themeColor="text1"/>
            <w:szCs w:val="24"/>
          </w:rPr>
          <w:t xml:space="preserve">due to </w:t>
        </w:r>
      </w:ins>
      <w:r w:rsidRPr="000B121E">
        <w:rPr>
          <w:rFonts w:cs="Times New Roman"/>
          <w:noProof/>
          <w:color w:val="000000" w:themeColor="text1"/>
          <w:szCs w:val="24"/>
        </w:rPr>
        <w:t>overstocking</w:t>
      </w:r>
      <w:ins w:id="15" w:author="Fildes, Robert" w:date="2017-12-12T14:41:00Z">
        <w:del w:id="16" w:author="tao huang" w:date="2018-01-09T15:29:00Z">
          <w:r w:rsidR="003A7F2F" w:rsidDel="0014456F">
            <w:rPr>
              <w:rFonts w:cs="Times New Roman"/>
              <w:noProof/>
              <w:color w:val="000000" w:themeColor="text1"/>
              <w:szCs w:val="24"/>
            </w:rPr>
            <w:delText xml:space="preserve"> costs</w:delText>
          </w:r>
        </w:del>
      </w:ins>
      <w:del w:id="17" w:author="tao huang" w:date="2018-01-09T15:29:00Z">
        <w:r w:rsidRPr="000B121E" w:rsidDel="0014456F">
          <w:rPr>
            <w:rFonts w:cs="Times New Roman"/>
            <w:color w:val="000000" w:themeColor="text1"/>
            <w:szCs w:val="24"/>
          </w:rPr>
          <w:delText xml:space="preserve"> </w:delText>
        </w:r>
      </w:del>
      <w:del w:id="18" w:author="Fildes, Robert" w:date="2017-12-12T14:41:00Z">
        <w:r w:rsidRPr="000B121E" w:rsidDel="003A7F2F">
          <w:rPr>
            <w:rFonts w:cs="Times New Roman"/>
            <w:color w:val="000000" w:themeColor="text1"/>
            <w:szCs w:val="24"/>
          </w:rPr>
          <w:delText>conditions</w:delText>
        </w:r>
      </w:del>
      <w:r w:rsidRPr="000B121E">
        <w:rPr>
          <w:rFonts w:cs="Times New Roman"/>
          <w:color w:val="000000" w:themeColor="text1"/>
          <w:szCs w:val="24"/>
        </w:rPr>
        <w:t>. When a specific item is out-of-stock, retailers directly lose the income and profit from the sale of the item. If the out of stock situation happens on a regular basis,</w:t>
      </w:r>
      <w:r w:rsidR="00B01822">
        <w:rPr>
          <w:rFonts w:cs="Times New Roman"/>
          <w:color w:val="000000" w:themeColor="text1"/>
          <w:szCs w:val="24"/>
        </w:rPr>
        <w:t xml:space="preserve"> </w:t>
      </w:r>
      <w:r w:rsidRPr="000B121E">
        <w:rPr>
          <w:rFonts w:cs="Times New Roman"/>
          <w:color w:val="000000" w:themeColor="text1"/>
          <w:szCs w:val="24"/>
        </w:rPr>
        <w:t xml:space="preserve">it can lead to consumer dissatisfaction. In the long term, retailers may see customers switching to other retail chains </w:t>
      </w:r>
      <w:r w:rsidRPr="000B121E">
        <w:rPr>
          <w:rFonts w:cs="Times New Roman"/>
          <w:color w:val="000000" w:themeColor="text1"/>
          <w:szCs w:val="24"/>
        </w:rPr>
        <w:fldChar w:fldCharType="begin"/>
      </w:r>
      <w:r w:rsidRPr="000B121E">
        <w:rPr>
          <w:rFonts w:cs="Times New Roman"/>
          <w:color w:val="000000" w:themeColor="text1"/>
          <w:szCs w:val="24"/>
        </w:rPr>
        <w:instrText xml:space="preserve"> ADDIN EN.CITE &lt;EndNote&gt;&lt;Cite&gt;&lt;Author&gt;Corsten&lt;/Author&gt;&lt;Year&gt;2003&lt;/Year&gt;&lt;RecNum&gt;624&lt;/RecNum&gt;&lt;DisplayText&gt;(Corsten &amp;amp; Gruen, 2003)&lt;/DisplayText&gt;&lt;record&gt;&lt;rec-number&gt;624&lt;/rec-number&gt;&lt;foreign-keys&gt;&lt;key app="EN" db-id="fwzpfdt205x9v6eprsvv25dpxftedxv0z0a9" timestamp="0"&gt;624&lt;/key&gt;&lt;/foreign-keys&gt;&lt;ref-type name="Journal Article"&gt;17&lt;/ref-type&gt;&lt;contributors&gt;&lt;authors&gt;&lt;author&gt;Daniel Corsten&lt;/author&gt;&lt;author&gt;Thomas Gruen&lt;/author&gt;&lt;/authors&gt;&lt;/contributors&gt;&lt;titles&gt;&lt;title&gt;Desperately seeking shelf availability: an examination of the extent, the causes, and the efforts to address retail out-of-stocks&lt;/title&gt;&lt;secondary-title&gt;International Journal of Retail &amp;amp; Distribution Management&lt;/secondary-title&gt;&lt;/titles&gt;&lt;volume&gt;31&lt;/volume&gt;&lt;number&gt;12&lt;/number&gt;&lt;dates&gt;&lt;year&gt;2003&lt;/year&gt;&lt;/dates&gt;&lt;urls&gt;&lt;/urls&gt;&lt;/record&gt;&lt;/Cite&gt;&lt;/EndNote&gt;</w:instrText>
      </w:r>
      <w:r w:rsidRPr="000B121E">
        <w:rPr>
          <w:rFonts w:cs="Times New Roman"/>
          <w:color w:val="000000" w:themeColor="text1"/>
          <w:szCs w:val="24"/>
        </w:rPr>
        <w:fldChar w:fldCharType="separate"/>
      </w:r>
      <w:r w:rsidRPr="000B121E">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"_ENREF_23" \o "Corsten, 2003 #624"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Corsten &amp; Gruen, 2003</w:t>
      </w:r>
      <w:r w:rsidR="0047706C">
        <w:rPr>
          <w:rFonts w:cs="Times New Roman"/>
          <w:noProof/>
          <w:color w:val="000000" w:themeColor="text1"/>
          <w:szCs w:val="24"/>
        </w:rPr>
        <w:fldChar w:fldCharType="end"/>
      </w:r>
      <w:r w:rsidRPr="000B121E">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To avoid such situations, retailers may intentionally </w:t>
      </w:r>
      <w:r w:rsidRPr="000B121E">
        <w:rPr>
          <w:rFonts w:cs="Times New Roman"/>
          <w:noProof/>
          <w:color w:val="000000" w:themeColor="text1"/>
          <w:szCs w:val="24"/>
        </w:rPr>
        <w:t xml:space="preserve">overstock to maintain a high customer satisfaction level but this </w:t>
      </w:r>
      <w:r w:rsidRPr="000B121E">
        <w:rPr>
          <w:rFonts w:cs="Times New Roman"/>
          <w:color w:val="000000" w:themeColor="text1"/>
          <w:szCs w:val="24"/>
        </w:rPr>
        <w:t xml:space="preserve">significantly raises inventory costs (e.g., capital cost, warehousing, and deterioration etc.) and reduces profits </w:t>
      </w:r>
      <w:r w:rsidRPr="000B121E">
        <w:rPr>
          <w:rFonts w:cs="Times New Roman"/>
          <w:color w:val="000000" w:themeColor="text1"/>
          <w:szCs w:val="24"/>
        </w:rPr>
        <w:fldChar w:fldCharType="begin"/>
      </w:r>
      <w:r w:rsidR="00303111">
        <w:rPr>
          <w:rFonts w:cs="Times New Roman"/>
          <w:color w:val="000000" w:themeColor="text1"/>
          <w:szCs w:val="24"/>
        </w:rPr>
        <w:instrText xml:space="preserve"> ADDIN EN.CITE &lt;EndNote&gt;&lt;Cite&gt;&lt;Author&gt;Cooper&lt;/Author&gt;&lt;Year&gt;1999&lt;/Year&gt;&lt;RecNum&gt;662&lt;/RecNum&gt;&lt;DisplayText&gt;(Cooper, Baron, Levy, Swisher, &amp;amp; Gogos, 1999)&lt;/DisplayText&gt;&lt;record&gt;&lt;rec-number&gt;662&lt;/rec-number&gt;&lt;foreign-keys&gt;&lt;key app="EN" db-id="fwzpfdt205x9v6eprsvv25dpxftedxv0z0a9" timestamp="0"&gt;662&lt;/key&gt;&lt;/foreign-keys&gt;&lt;ref-type name="Journal Article"&gt;17&lt;/ref-type&gt;&lt;contributors&gt;&lt;authors&gt;&lt;author&gt;Lee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record&gt;&lt;/Cite&gt;&lt;/EndNote&gt;</w:instrText>
      </w:r>
      <w:r w:rsidRPr="000B121E">
        <w:rPr>
          <w:rFonts w:cs="Times New Roman"/>
          <w:color w:val="000000" w:themeColor="text1"/>
          <w:szCs w:val="24"/>
        </w:rPr>
        <w:fldChar w:fldCharType="separate"/>
      </w:r>
      <w:r w:rsidR="00153750">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"_ENREF_21" \o "Cooper, 1999 #662"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Cooper, Baron, Levy, Swisher, &amp; Gogos, 1999</w:t>
      </w:r>
      <w:r w:rsidR="0047706C">
        <w:rPr>
          <w:rFonts w:cs="Times New Roman"/>
          <w:noProof/>
          <w:color w:val="000000" w:themeColor="text1"/>
          <w:szCs w:val="24"/>
        </w:rPr>
        <w:fldChar w:fldCharType="end"/>
      </w:r>
      <w:r w:rsidR="00153750">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In 2014, retailers in North America had a loss of $634.1 billion due to out-of-stock and spent $471.9 billion </w:t>
      </w:r>
      <w:r w:rsidRPr="000B121E">
        <w:rPr>
          <w:rFonts w:cs="Times New Roman"/>
          <w:noProof/>
          <w:color w:val="000000" w:themeColor="text1"/>
          <w:szCs w:val="24"/>
        </w:rPr>
        <w:t>on</w:t>
      </w:r>
      <w:r w:rsidRPr="000B121E">
        <w:rPr>
          <w:rFonts w:cs="Times New Roman"/>
          <w:color w:val="000000" w:themeColor="text1"/>
          <w:szCs w:val="24"/>
        </w:rPr>
        <w:t xml:space="preserve"> overstock</w:t>
      </w:r>
      <w:r w:rsidRPr="000B121E">
        <w:rPr>
          <w:rFonts w:cs="Times New Roman"/>
          <w:noProof/>
          <w:color w:val="000000" w:themeColor="text1"/>
          <w:szCs w:val="24"/>
        </w:rPr>
        <w:t xml:space="preserve"> </w:t>
      </w:r>
      <w:r w:rsidRPr="000B121E">
        <w:rPr>
          <w:rFonts w:cs="Times New Roman"/>
          <w:color w:val="000000" w:themeColor="text1"/>
          <w:szCs w:val="24"/>
        </w:rPr>
        <w:fldChar w:fldCharType="begin"/>
      </w:r>
      <w:r w:rsidRPr="000B121E">
        <w:rPr>
          <w:rFonts w:cs="Times New Roman"/>
          <w:color w:val="000000" w:themeColor="text1"/>
          <w:szCs w:val="24"/>
        </w:rPr>
        <w:instrText xml:space="preserve"> ADDIN EN.CITE &lt;EndNote&gt;&lt;Cite&gt;&lt;Author&gt;OrderDynamics&lt;/Author&gt;&lt;Year&gt;2015&lt;/Year&gt;&lt;RecNum&gt;737&lt;/RecNum&gt;&lt;DisplayText&gt;(OrderDynamics, 2015)&lt;/DisplayText&gt;&lt;record&gt;&lt;rec-number&gt;737&lt;/rec-number&gt;&lt;foreign-keys&gt;&lt;key app="EN" db-id="fwzpfdt205x9v6eprsvv25dpxftedxv0z0a9" timestamp="1474996705"&gt;737&lt;/key&gt;&lt;/foreign-keys&gt;&lt;ref-type name="Report"&gt;27&lt;/ref-type&gt;&lt;contributors&gt;&lt;authors&gt;&lt;author&gt;OrderDynamics&lt;/author&gt;&lt;/authors&gt;&lt;/contributors&gt;&lt;titles&gt;&lt;title&gt;Retailers and the Ghost Economy: The Haunting of Returns&lt;/title&gt;&lt;/titles&gt;&lt;dates&gt;&lt;year&gt;2015&lt;/year&gt;&lt;/dates&gt;&lt;pub-location&gt;http://engage.dynamicaction.com/WS-2015-06-IHL-Ghost-Economy-Haunting-of-Returns-AR_LP.html&lt;/pub-location&gt;&lt;urls&gt;&lt;/urls&gt;&lt;/record&gt;&lt;/Cite&gt;&lt;/EndNote&gt;</w:instrText>
      </w:r>
      <w:r w:rsidRPr="000B121E">
        <w:rPr>
          <w:rFonts w:cs="Times New Roman"/>
          <w:color w:val="000000" w:themeColor="text1"/>
          <w:szCs w:val="24"/>
        </w:rPr>
        <w:fldChar w:fldCharType="separate"/>
      </w:r>
      <w:r w:rsidRPr="000B121E">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"_ENREF_57" \o "OrderDynamics, 2015 #737"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OrderDynamics, 2015</w:t>
      </w:r>
      <w:r w:rsidR="0047706C">
        <w:rPr>
          <w:rFonts w:cs="Times New Roman"/>
          <w:noProof/>
          <w:color w:val="000000" w:themeColor="text1"/>
          <w:szCs w:val="24"/>
        </w:rPr>
        <w:fldChar w:fldCharType="end"/>
      </w:r>
      <w:r w:rsidRPr="000B121E">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One of the solutions to mitigate the dilemma is to generate more accurate sales forecasts at SKU level</w:t>
      </w:r>
      <w:r w:rsidRPr="000B121E">
        <w:rPr>
          <w:rFonts w:cs="Times New Roman" w:hint="eastAsia"/>
          <w:color w:val="000000" w:themeColor="text1"/>
          <w:szCs w:val="24"/>
        </w:rPr>
        <w:t>,</w:t>
      </w:r>
      <w:r w:rsidRPr="000B121E">
        <w:rPr>
          <w:rFonts w:cs="Times New Roman"/>
          <w:color w:val="000000" w:themeColor="text1"/>
          <w:szCs w:val="24"/>
        </w:rPr>
        <w:t xml:space="preserve"> which improves the effectiveness of the supply chain management by reducing the bullwhip effect and enabling Just-In-Time delivery </w:t>
      </w:r>
      <w:r w:rsidRPr="000B121E">
        <w:rPr>
          <w:rFonts w:cs="Times New Roman"/>
          <w:color w:val="000000" w:themeColor="text1"/>
          <w:szCs w:val="24"/>
        </w:rPr>
        <w:fldChar w:fldCharType="begin"/>
      </w:r>
      <w:r w:rsidRPr="000B121E">
        <w:rPr>
          <w:rFonts w:cs="Times New Roman"/>
          <w:color w:val="000000" w:themeColor="text1"/>
          <w:szCs w:val="24"/>
        </w:rPr>
        <w:instrText xml:space="preserve"> ADDIN EN.CITE &lt;EndNote&gt;&lt;Cite&gt;&lt;Author&gt;Ouyang&lt;/Author&gt;&lt;Year&gt;2007&lt;/Year&gt;&lt;RecNum&gt;756&lt;/RecNum&gt;&lt;DisplayText&gt;(Ouyang, 2007; Sodhi &amp;amp; Tang, 2011)&lt;/DisplayText&gt;&lt;record&gt;&lt;rec-number&gt;756&lt;/rec-number&gt;&lt;foreign-keys&gt;&lt;key app="EN" db-id="fwzpfdt205x9v6eprsvv25dpxftedxv0z0a9" timestamp="1510688994"&gt;756&lt;/key&gt;&lt;/foreign-keys&gt;&lt;ref-type name="Journal Article"&gt;17&lt;/ref-type&gt;&lt;contributors&gt;&lt;authors&gt;&lt;author&gt;Ouyang, Y. &lt;/author&gt;&lt;/authors&gt;&lt;/contributors&gt;&lt;titles&gt;&lt;title&gt;The effect of information sharing on supply chain stability and the bullwhip effect&lt;/title&gt;&lt;secondary-title&gt; European Journal of Operational Research&lt;/secondary-title&gt;&lt;/titles&gt;&lt;pages&gt;1107-1121&lt;/pages&gt;&lt;volume&gt;182&lt;/volume&gt;&lt;dates&gt;&lt;year&gt;2007&lt;/year&gt;&lt;/dates&gt;&lt;urls&gt;&lt;/urls&gt;&lt;/record&gt;&lt;/Cite&gt;&lt;Cite&gt;&lt;Author&gt;Sodhi&lt;/Author&gt;&lt;Year&gt;2011&lt;/Year&gt;&lt;RecNum&gt;757&lt;/RecNum&gt;&lt;record&gt;&lt;rec-number&gt;757&lt;/rec-number&gt;&lt;foreign-keys&gt;&lt;key app="EN" db-id="fwzpfdt205x9v6eprsvv25dpxftedxv0z0a9" timestamp="1510689063"&gt;757&lt;/key&gt;&lt;/foreign-keys&gt;&lt;ref-type name="Journal Article"&gt;17&lt;/ref-type&gt;&lt;contributors&gt;&lt;authors&gt;&lt;author&gt;Sodhi, M. S.&lt;/author&gt;&lt;author&gt;Tang, C. S.&lt;/author&gt;&lt;/authors&gt;&lt;/contributors&gt;&lt;titles&gt;&lt;title&gt;The incremental bullwhip effect of operational deviations in an arborescent supply chain with requirements planning&lt;/title&gt;&lt;secondary-title&gt;European Journal of Operational Research&lt;/secondary-title&gt;&lt;/titles&gt;&lt;periodical&gt;&lt;full-title&gt;European Journal of Operational Research&lt;/full-title&gt;&lt;/periodical&gt;&lt;pages&gt;374-382&lt;/pages&gt;&lt;volume&gt;215&lt;/volume&gt;&lt;dates&gt;&lt;year&gt;2011&lt;/year&gt;&lt;/dates&gt;&lt;urls&gt;&lt;/urls&gt;&lt;/record&gt;&lt;/Cite&gt;&lt;/EndNote&gt;</w:instrText>
      </w:r>
      <w:r w:rsidRPr="000B121E">
        <w:rPr>
          <w:rFonts w:cs="Times New Roman"/>
          <w:color w:val="000000" w:themeColor="text1"/>
          <w:szCs w:val="24"/>
        </w:rPr>
        <w:fldChar w:fldCharType="separate"/>
      </w:r>
      <w:r w:rsidRPr="000B121E">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"_ENREF_58" \o "Ouyang, 2007 #756"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Ouyang, 2007</w:t>
      </w:r>
      <w:r w:rsidR="0047706C">
        <w:rPr>
          <w:rFonts w:cs="Times New Roman"/>
          <w:noProof/>
          <w:color w:val="000000" w:themeColor="text1"/>
          <w:szCs w:val="24"/>
        </w:rPr>
        <w:fldChar w:fldCharType="end"/>
      </w:r>
      <w:r w:rsidRPr="000B121E">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"_ENREF_65" \o "Sodhi, 2011 #757"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Sodhi &amp; Tang, 2011</w:t>
      </w:r>
      <w:r w:rsidR="0047706C">
        <w:rPr>
          <w:rFonts w:cs="Times New Roman"/>
          <w:noProof/>
          <w:color w:val="000000" w:themeColor="text1"/>
          <w:szCs w:val="24"/>
        </w:rPr>
        <w:fldChar w:fldCharType="end"/>
      </w:r>
      <w:r w:rsidRPr="000B121E">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w:t>
      </w:r>
    </w:p>
    <w:p w14:paraId="04255AA0" w14:textId="5D04B251"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28127063" w14:textId="40030F52" w:rsidR="004617F2" w:rsidRDefault="004617F2" w:rsidP="000B121E">
      <w:pPr>
        <w:shd w:val="clear" w:color="auto" w:fill="FFFFFF" w:themeFill="background1"/>
        <w:spacing w:after="0" w:line="360" w:lineRule="auto"/>
        <w:rPr>
          <w:ins w:id="19" w:author="tao huang" w:date="2018-01-09T15:33:00Z"/>
          <w:color w:val="000000" w:themeColor="text1"/>
          <w:szCs w:val="24"/>
        </w:rPr>
      </w:pPr>
      <w:r w:rsidRPr="000B121E">
        <w:rPr>
          <w:color w:val="000000" w:themeColor="text1"/>
          <w:szCs w:val="24"/>
        </w:rPr>
        <w:t>In practice, many retailers generate forecasts at SKU level using a two-stage ‘base-lift’ approach. The forecasts are generated separately depending on whether or not the focal product is being promoted. The ‘base’ forecasts are generated using simple univariate models, while the ‘lift’ effect, which is effectively caused by the marketing activities</w:t>
      </w:r>
      <w:ins w:id="20" w:author="tao huang" w:date="2018-01-09T15:31:00Z">
        <w:r w:rsidR="008F6DBB">
          <w:rPr>
            <w:color w:val="000000" w:themeColor="text1"/>
            <w:szCs w:val="24"/>
          </w:rPr>
          <w:t xml:space="preserve"> including price reductions and promotions</w:t>
        </w:r>
      </w:ins>
      <w:r w:rsidRPr="000B121E">
        <w:rPr>
          <w:color w:val="000000" w:themeColor="text1"/>
          <w:szCs w:val="24"/>
        </w:rPr>
        <w:t>, is estimated by the brand/category manager based on his/her experience. In this context, some previous studies have proposed procedures to help managers improve the accuracy of their j</w:t>
      </w:r>
      <w:r w:rsidRPr="000B121E">
        <w:rPr>
          <w:noProof/>
          <w:color w:val="000000" w:themeColor="text1"/>
          <w:szCs w:val="24"/>
        </w:rPr>
        <w:t>udgments</w:t>
      </w:r>
      <w:r w:rsidRPr="000B121E">
        <w:rPr>
          <w:color w:val="000000" w:themeColor="text1"/>
          <w:szCs w:val="24"/>
        </w:rPr>
        <w:t xml:space="preserve"> </w:t>
      </w:r>
      <w:r w:rsidRPr="000B121E">
        <w:rPr>
          <w:color w:val="000000" w:themeColor="text1"/>
          <w:szCs w:val="24"/>
        </w:rPr>
        <w:fldChar w:fldCharType="begin">
          <w:fldData xml:space="preserve">PEVuZE5vdGU+PENpdGU+PEF1dGhvcj5GaWxkZXM8L0F1dGhvcj48WWVhcj4yMDA4PC9ZZWFyPjxS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</w:fldData>
        </w:fldChar>
      </w:r>
      <w:r w:rsidR="009C5714">
        <w:rPr>
          <w:color w:val="000000" w:themeColor="text1"/>
          <w:szCs w:val="24"/>
        </w:rPr>
        <w:instrText xml:space="preserve"> ADDIN EN.CITE </w:instrText>
      </w:r>
      <w:r w:rsidR="009C5714">
        <w:rPr>
          <w:color w:val="000000" w:themeColor="text1"/>
          <w:szCs w:val="24"/>
        </w:rPr>
        <w:fldChar w:fldCharType="begin">
          <w:fldData xml:space="preserve">PEVuZE5vdGU+PENpdGU+PEF1dGhvcj5GaWxkZXM8L0F1dGhvcj48WWVhcj4yMDA4PC9ZZWFyPjxS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</w:fldData>
        </w:fldChar>
      </w:r>
      <w:r w:rsidR="009C5714">
        <w:rPr>
          <w:color w:val="000000" w:themeColor="text1"/>
          <w:szCs w:val="24"/>
        </w:rPr>
        <w:instrText xml:space="preserve"> ADDIN EN.CITE.DATA </w:instrText>
      </w:r>
      <w:r w:rsidR="009C5714">
        <w:rPr>
          <w:color w:val="000000" w:themeColor="text1"/>
          <w:szCs w:val="24"/>
        </w:rPr>
      </w:r>
      <w:r w:rsidR="009C5714">
        <w:rPr>
          <w:color w:val="000000" w:themeColor="text1"/>
          <w:szCs w:val="24"/>
        </w:rPr>
        <w:fldChar w:fldCharType="end"/>
      </w:r>
      <w:r w:rsidRPr="000B121E">
        <w:rPr>
          <w:color w:val="000000" w:themeColor="text1"/>
          <w:szCs w:val="24"/>
        </w:rPr>
      </w:r>
      <w:r w:rsidRPr="000B121E">
        <w:rPr>
          <w:color w:val="000000" w:themeColor="text1"/>
          <w:szCs w:val="24"/>
        </w:rPr>
        <w:fldChar w:fldCharType="separate"/>
      </w:r>
      <w:r w:rsidR="009C5714">
        <w:rPr>
          <w:noProof/>
          <w:color w:val="000000" w:themeColor="text1"/>
          <w:szCs w:val="24"/>
        </w:rPr>
        <w:t xml:space="preserve">(e.g., </w:t>
      </w:r>
      <w:r w:rsidR="0047706C">
        <w:rPr>
          <w:noProof/>
          <w:color w:val="000000" w:themeColor="text1"/>
          <w:szCs w:val="24"/>
        </w:rPr>
        <w:fldChar w:fldCharType="begin"/>
      </w:r>
      <w:r w:rsidR="0047706C">
        <w:rPr>
          <w:noProof/>
          <w:color w:val="000000" w:themeColor="text1"/>
          <w:szCs w:val="24"/>
        </w:rPr>
        <w:instrText xml:space="preserve"> HYPERLINK \l "_ENREF_31" \o "Fildes, 2008 #159" </w:instrText>
      </w:r>
      <w:r w:rsidR="0047706C">
        <w:rPr>
          <w:noProof/>
          <w:color w:val="000000" w:themeColor="text1"/>
          <w:szCs w:val="24"/>
        </w:rPr>
      </w:r>
      <w:r w:rsidR="0047706C">
        <w:rPr>
          <w:noProof/>
          <w:color w:val="000000" w:themeColor="text1"/>
          <w:szCs w:val="24"/>
        </w:rPr>
        <w:fldChar w:fldCharType="separate"/>
      </w:r>
      <w:r w:rsidR="0047706C">
        <w:rPr>
          <w:noProof/>
          <w:color w:val="000000" w:themeColor="text1"/>
          <w:szCs w:val="24"/>
        </w:rPr>
        <w:t>Fildes, Nikolopoulos, Crone, &amp; Syntetos, 2008</w:t>
      </w:r>
      <w:r w:rsidR="0047706C">
        <w:rPr>
          <w:noProof/>
          <w:color w:val="000000" w:themeColor="text1"/>
          <w:szCs w:val="24"/>
        </w:rPr>
        <w:fldChar w:fldCharType="end"/>
      </w:r>
      <w:r w:rsidR="009C5714">
        <w:rPr>
          <w:noProof/>
          <w:color w:val="000000" w:themeColor="text1"/>
          <w:szCs w:val="24"/>
        </w:rPr>
        <w:t xml:space="preserve">; </w:t>
      </w:r>
      <w:r w:rsidR="0047706C">
        <w:rPr>
          <w:noProof/>
          <w:color w:val="000000" w:themeColor="text1"/>
          <w:szCs w:val="24"/>
        </w:rPr>
        <w:fldChar w:fldCharType="begin"/>
      </w:r>
      <w:r w:rsidR="0047706C">
        <w:rPr>
          <w:noProof/>
          <w:color w:val="000000" w:themeColor="text1"/>
          <w:szCs w:val="24"/>
        </w:rPr>
        <w:instrText xml:space="preserve"> HYPERLINK \l "_ENREF_34" \o "Goodwin, 2002 #652" </w:instrText>
      </w:r>
      <w:r w:rsidR="0047706C">
        <w:rPr>
          <w:noProof/>
          <w:color w:val="000000" w:themeColor="text1"/>
          <w:szCs w:val="24"/>
        </w:rPr>
      </w:r>
      <w:r w:rsidR="0047706C">
        <w:rPr>
          <w:noProof/>
          <w:color w:val="000000" w:themeColor="text1"/>
          <w:szCs w:val="24"/>
        </w:rPr>
        <w:fldChar w:fldCharType="separate"/>
      </w:r>
      <w:r w:rsidR="0047706C">
        <w:rPr>
          <w:noProof/>
          <w:color w:val="000000" w:themeColor="text1"/>
          <w:szCs w:val="24"/>
        </w:rPr>
        <w:t>Goodwin, 2002</w:t>
      </w:r>
      <w:r w:rsidR="0047706C">
        <w:rPr>
          <w:noProof/>
          <w:color w:val="000000" w:themeColor="text1"/>
          <w:szCs w:val="24"/>
        </w:rPr>
        <w:fldChar w:fldCharType="end"/>
      </w:r>
      <w:r w:rsidR="009C5714">
        <w:rPr>
          <w:noProof/>
          <w:color w:val="000000" w:themeColor="text1"/>
          <w:szCs w:val="24"/>
        </w:rPr>
        <w:t xml:space="preserve">; </w:t>
      </w:r>
      <w:r w:rsidR="0047706C">
        <w:rPr>
          <w:noProof/>
          <w:color w:val="000000" w:themeColor="text1"/>
          <w:szCs w:val="24"/>
        </w:rPr>
        <w:fldChar w:fldCharType="begin"/>
      </w:r>
      <w:r w:rsidR="0047706C">
        <w:rPr>
          <w:noProof/>
          <w:color w:val="000000" w:themeColor="text1"/>
          <w:szCs w:val="24"/>
        </w:rPr>
        <w:instrText xml:space="preserve"> HYPERLINK \l "_ENREF_56" \o "Nikolopoulos, 2010 #605" </w:instrText>
      </w:r>
      <w:r w:rsidR="0047706C">
        <w:rPr>
          <w:noProof/>
          <w:color w:val="000000" w:themeColor="text1"/>
          <w:szCs w:val="24"/>
        </w:rPr>
      </w:r>
      <w:r w:rsidR="0047706C">
        <w:rPr>
          <w:noProof/>
          <w:color w:val="000000" w:themeColor="text1"/>
          <w:szCs w:val="24"/>
        </w:rPr>
        <w:fldChar w:fldCharType="separate"/>
      </w:r>
      <w:r w:rsidR="0047706C">
        <w:rPr>
          <w:noProof/>
          <w:color w:val="000000" w:themeColor="text1"/>
          <w:szCs w:val="24"/>
        </w:rPr>
        <w:t>Nikolopoulos, 2010</w:t>
      </w:r>
      <w:r w:rsidR="0047706C">
        <w:rPr>
          <w:noProof/>
          <w:color w:val="000000" w:themeColor="text1"/>
          <w:szCs w:val="24"/>
        </w:rPr>
        <w:fldChar w:fldCharType="end"/>
      </w:r>
      <w:r w:rsidR="009C5714">
        <w:rPr>
          <w:noProof/>
          <w:color w:val="000000" w:themeColor="text1"/>
          <w:szCs w:val="24"/>
        </w:rPr>
        <w:t>)</w:t>
      </w:r>
      <w:r w:rsidRPr="000B121E">
        <w:rPr>
          <w:color w:val="000000" w:themeColor="text1"/>
          <w:szCs w:val="24"/>
        </w:rPr>
        <w:fldChar w:fldCharType="end"/>
      </w:r>
      <w:r w:rsidRPr="000B121E">
        <w:rPr>
          <w:color w:val="000000" w:themeColor="text1"/>
          <w:szCs w:val="24"/>
        </w:rPr>
        <w:t xml:space="preserve">. Others have developed models to estimate the ‘lift’ effect based on data </w:t>
      </w:r>
      <w:r w:rsidRPr="000B121E">
        <w:rPr>
          <w:color w:val="000000" w:themeColor="text1"/>
          <w:szCs w:val="24"/>
        </w:rPr>
        <w:fldChar w:fldCharType="begin">
          <w:fldData xml:space="preserve">PEVuZE5vdGU+PENpdGU+PEF1dGhvcj5Db29wZXI8L0F1dGhvcj48WWVhcj4xOTk5PC9ZZWFyPjxS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</w:fldData>
        </w:fldChar>
      </w:r>
      <w:r w:rsidR="00303111">
        <w:rPr>
          <w:color w:val="000000" w:themeColor="text1"/>
          <w:szCs w:val="24"/>
        </w:rPr>
        <w:instrText xml:space="preserve"> ADDIN EN.CITE </w:instrText>
      </w:r>
      <w:r w:rsidR="00303111">
        <w:rPr>
          <w:color w:val="000000" w:themeColor="text1"/>
          <w:szCs w:val="24"/>
        </w:rPr>
        <w:fldChar w:fldCharType="begin">
          <w:fldData xml:space="preserve">PEVuZE5vdGU+PENpdGU+PEF1dGhvcj5Db29wZXI8L0F1dGhvcj48WWVhcj4xOTk5PC9ZZWFyPjxS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</w:fldData>
        </w:fldChar>
      </w:r>
      <w:r w:rsidR="00303111">
        <w:rPr>
          <w:color w:val="000000" w:themeColor="text1"/>
          <w:szCs w:val="24"/>
        </w:rPr>
        <w:instrText xml:space="preserve"> ADDIN EN.CITE.DATA </w:instrText>
      </w:r>
      <w:r w:rsidR="00303111">
        <w:rPr>
          <w:color w:val="000000" w:themeColor="text1"/>
          <w:szCs w:val="24"/>
        </w:rPr>
      </w:r>
      <w:r w:rsidR="00303111">
        <w:rPr>
          <w:color w:val="000000" w:themeColor="text1"/>
          <w:szCs w:val="24"/>
        </w:rPr>
        <w:fldChar w:fldCharType="end"/>
      </w:r>
      <w:r w:rsidRPr="000B121E">
        <w:rPr>
          <w:color w:val="000000" w:themeColor="text1"/>
          <w:szCs w:val="24"/>
        </w:rPr>
        <w:fldChar w:fldCharType="separate"/>
      </w:r>
      <w:r w:rsidR="00153750">
        <w:rPr>
          <w:noProof/>
          <w:color w:val="000000" w:themeColor="text1"/>
          <w:szCs w:val="24"/>
        </w:rPr>
        <w:t>(</w:t>
      </w:r>
      <w:r w:rsidR="0047706C">
        <w:rPr>
          <w:noProof/>
          <w:color w:val="000000" w:themeColor="text1"/>
          <w:szCs w:val="24"/>
        </w:rPr>
        <w:fldChar w:fldCharType="begin"/>
      </w:r>
      <w:r w:rsidR="0047706C">
        <w:rPr>
          <w:noProof/>
          <w:color w:val="000000" w:themeColor="text1"/>
          <w:szCs w:val="24"/>
        </w:rPr>
        <w:instrText xml:space="preserve"> HYPERLINK \l "_ENREF_21" \o "Cooper, 1999 #662" </w:instrText>
      </w:r>
      <w:r w:rsidR="0047706C">
        <w:rPr>
          <w:noProof/>
          <w:color w:val="000000" w:themeColor="text1"/>
          <w:szCs w:val="24"/>
        </w:rPr>
      </w:r>
      <w:r w:rsidR="0047706C">
        <w:rPr>
          <w:noProof/>
          <w:color w:val="000000" w:themeColor="text1"/>
          <w:szCs w:val="24"/>
        </w:rPr>
        <w:fldChar w:fldCharType="separate"/>
      </w:r>
      <w:r w:rsidR="0047706C">
        <w:rPr>
          <w:noProof/>
          <w:color w:val="000000" w:themeColor="text1"/>
          <w:szCs w:val="24"/>
        </w:rPr>
        <w:t>Cooper et al., 1999</w:t>
      </w:r>
      <w:r w:rsidR="0047706C">
        <w:rPr>
          <w:noProof/>
          <w:color w:val="000000" w:themeColor="text1"/>
          <w:szCs w:val="24"/>
        </w:rPr>
        <w:fldChar w:fldCharType="end"/>
      </w:r>
      <w:r w:rsidR="00153750">
        <w:rPr>
          <w:noProof/>
          <w:color w:val="000000" w:themeColor="text1"/>
          <w:szCs w:val="24"/>
        </w:rPr>
        <w:t xml:space="preserve">; </w:t>
      </w:r>
      <w:r w:rsidR="0047706C">
        <w:rPr>
          <w:noProof/>
          <w:color w:val="000000" w:themeColor="text1"/>
          <w:szCs w:val="24"/>
        </w:rPr>
        <w:fldChar w:fldCharType="begin"/>
      </w:r>
      <w:r w:rsidR="0047706C">
        <w:rPr>
          <w:noProof/>
          <w:color w:val="000000" w:themeColor="text1"/>
          <w:szCs w:val="24"/>
        </w:rPr>
        <w:instrText xml:space="preserve"> HYPERLINK \l "_ENREF_22" \o "Cooper, 2000 #24" </w:instrText>
      </w:r>
      <w:r w:rsidR="0047706C">
        <w:rPr>
          <w:noProof/>
          <w:color w:val="000000" w:themeColor="text1"/>
          <w:szCs w:val="24"/>
        </w:rPr>
      </w:r>
      <w:r w:rsidR="0047706C">
        <w:rPr>
          <w:noProof/>
          <w:color w:val="000000" w:themeColor="text1"/>
          <w:szCs w:val="24"/>
        </w:rPr>
        <w:fldChar w:fldCharType="separate"/>
      </w:r>
      <w:r w:rsidR="0047706C">
        <w:rPr>
          <w:noProof/>
          <w:color w:val="000000" w:themeColor="text1"/>
          <w:szCs w:val="24"/>
        </w:rPr>
        <w:t>Cooper &amp; Giuffrida, 2000</w:t>
      </w:r>
      <w:r w:rsidR="0047706C">
        <w:rPr>
          <w:noProof/>
          <w:color w:val="000000" w:themeColor="text1"/>
          <w:szCs w:val="24"/>
        </w:rPr>
        <w:fldChar w:fldCharType="end"/>
      </w:r>
      <w:r w:rsidR="00153750">
        <w:rPr>
          <w:noProof/>
          <w:color w:val="000000" w:themeColor="text1"/>
          <w:szCs w:val="24"/>
        </w:rPr>
        <w:t xml:space="preserve">; </w:t>
      </w:r>
      <w:r w:rsidR="0047706C">
        <w:rPr>
          <w:noProof/>
          <w:color w:val="000000" w:themeColor="text1"/>
          <w:szCs w:val="24"/>
        </w:rPr>
        <w:fldChar w:fldCharType="begin"/>
      </w:r>
      <w:r w:rsidR="0047706C">
        <w:rPr>
          <w:noProof/>
          <w:color w:val="000000" w:themeColor="text1"/>
          <w:szCs w:val="24"/>
        </w:rPr>
        <w:instrText xml:space="preserve"> HYPERLINK \l "_ENREF_69" \o "Trusov, 2006 #25" </w:instrText>
      </w:r>
      <w:r w:rsidR="0047706C">
        <w:rPr>
          <w:noProof/>
          <w:color w:val="000000" w:themeColor="text1"/>
          <w:szCs w:val="24"/>
        </w:rPr>
      </w:r>
      <w:r w:rsidR="0047706C">
        <w:rPr>
          <w:noProof/>
          <w:color w:val="000000" w:themeColor="text1"/>
          <w:szCs w:val="24"/>
        </w:rPr>
        <w:fldChar w:fldCharType="separate"/>
      </w:r>
      <w:r w:rsidR="0047706C">
        <w:rPr>
          <w:noProof/>
          <w:color w:val="000000" w:themeColor="text1"/>
          <w:szCs w:val="24"/>
        </w:rPr>
        <w:t>Trusov, Bodapati, &amp; Cooper, 2006</w:t>
      </w:r>
      <w:r w:rsidR="0047706C">
        <w:rPr>
          <w:noProof/>
          <w:color w:val="000000" w:themeColor="text1"/>
          <w:szCs w:val="24"/>
        </w:rPr>
        <w:fldChar w:fldCharType="end"/>
      </w:r>
      <w:r w:rsidR="00153750">
        <w:rPr>
          <w:noProof/>
          <w:color w:val="000000" w:themeColor="text1"/>
          <w:szCs w:val="24"/>
        </w:rPr>
        <w:t>)</w:t>
      </w:r>
      <w:r w:rsidRPr="000B121E">
        <w:rPr>
          <w:color w:val="000000" w:themeColor="text1"/>
          <w:szCs w:val="24"/>
        </w:rPr>
        <w:fldChar w:fldCharType="end"/>
      </w:r>
      <w:r w:rsidRPr="000B121E">
        <w:rPr>
          <w:color w:val="000000" w:themeColor="text1"/>
          <w:szCs w:val="24"/>
        </w:rPr>
        <w:t xml:space="preserve">. </w:t>
      </w:r>
      <w:del w:id="21" w:author="Fildes, Robert" w:date="2017-12-12T14:43:00Z">
        <w:r w:rsidRPr="000B121E" w:rsidDel="003A7F2F">
          <w:rPr>
            <w:color w:val="000000" w:themeColor="text1"/>
            <w:szCs w:val="24"/>
          </w:rPr>
          <w:delText xml:space="preserve">Some studies </w:delText>
        </w:r>
      </w:del>
      <w:ins w:id="22" w:author="Fildes, Robert" w:date="2017-12-12T14:43:00Z">
        <w:r w:rsidR="003A7F2F">
          <w:rPr>
            <w:color w:val="000000" w:themeColor="text1"/>
            <w:szCs w:val="24"/>
          </w:rPr>
          <w:t>A third approach develops</w:t>
        </w:r>
      </w:ins>
      <w:del w:id="23" w:author="Fildes, Robert" w:date="2017-12-12T14:43:00Z">
        <w:r w:rsidRPr="000B121E" w:rsidDel="003A7F2F">
          <w:rPr>
            <w:color w:val="000000" w:themeColor="text1"/>
            <w:szCs w:val="24"/>
          </w:rPr>
          <w:delText>propose</w:delText>
        </w:r>
      </w:del>
      <w:r w:rsidRPr="000B121E">
        <w:rPr>
          <w:color w:val="000000" w:themeColor="text1"/>
          <w:szCs w:val="24"/>
        </w:rPr>
        <w:t xml:space="preserve"> methods to directly generate the final forecast of the product sales. For example, </w:t>
      </w:r>
      <w:r w:rsidR="0047706C">
        <w:rPr>
          <w:color w:val="000000" w:themeColor="text1"/>
          <w:szCs w:val="24"/>
        </w:rPr>
        <w:fldChar w:fldCharType="begin"/>
      </w:r>
      <w:r w:rsidR="0047706C">
        <w:rPr>
          <w:color w:val="000000" w:themeColor="text1"/>
          <w:szCs w:val="24"/>
        </w:rPr>
        <w:instrText xml:space="preserve"> HYPERLINK \l "_ENREF_35" \o "Gür Ali, 2009 #715" </w:instrText>
      </w:r>
      <w:r w:rsidR="0047706C">
        <w:rPr>
          <w:color w:val="000000" w:themeColor="text1"/>
          <w:szCs w:val="24"/>
        </w:rPr>
      </w:r>
      <w:r w:rsidR="0047706C">
        <w:rPr>
          <w:color w:val="000000" w:themeColor="text1"/>
          <w:szCs w:val="24"/>
        </w:rPr>
        <w:fldChar w:fldCharType="separate"/>
      </w:r>
      <w:r w:rsidR="0047706C">
        <w:rPr>
          <w:color w:val="000000" w:themeColor="text1"/>
          <w:szCs w:val="24"/>
        </w:rPr>
        <w:fldChar w:fldCharType="begin"/>
      </w:r>
      <w:r w:rsidR="0047706C">
        <w:rPr>
          <w:color w:val="000000" w:themeColor="text1"/>
          <w:szCs w:val="24"/>
        </w:rPr>
        <w:instrText xml:space="preserve"> ADDIN EN.CITE &lt;EndNote&gt;&lt;Cite AuthorYear="1"&gt;&lt;Author&gt;Gür Ali&lt;/Author&gt;&lt;Year&gt;2009&lt;/Year&gt;&lt;RecNum&gt;715&lt;/RecNum&gt;&lt;DisplayText&gt;Gür Ali, SayIn, van Woensel, and Fransoo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r w:rsidR="0047706C">
        <w:rPr>
          <w:color w:val="000000" w:themeColor="text1"/>
          <w:szCs w:val="24"/>
        </w:rPr>
        <w:fldChar w:fldCharType="separate"/>
      </w:r>
      <w:r w:rsidR="0047706C">
        <w:rPr>
          <w:noProof/>
          <w:color w:val="000000" w:themeColor="text1"/>
          <w:szCs w:val="24"/>
        </w:rPr>
        <w:t>Gür Ali, SayIn, van Woensel, and Fransoo (2009)</w:t>
      </w:r>
      <w:r w:rsidR="0047706C">
        <w:rPr>
          <w:color w:val="000000" w:themeColor="text1"/>
          <w:szCs w:val="24"/>
        </w:rPr>
        <w:fldChar w:fldCharType="end"/>
      </w:r>
      <w:r w:rsidR="0047706C">
        <w:rPr>
          <w:color w:val="000000" w:themeColor="text1"/>
          <w:szCs w:val="24"/>
        </w:rPr>
        <w:fldChar w:fldCharType="end"/>
      </w:r>
      <w:ins w:id="24" w:author="tao huang" w:date="2018-01-09T15:36:00Z">
        <w:r w:rsidR="00303111">
          <w:rPr>
            <w:color w:val="000000" w:themeColor="text1"/>
            <w:szCs w:val="24"/>
          </w:rPr>
          <w:t xml:space="preserve"> </w:t>
        </w:r>
      </w:ins>
      <w:del w:id="25" w:author="tao huang" w:date="2018-01-09T15:36:00Z">
        <w:r w:rsidR="003F64F4" w:rsidDel="00303111">
          <w:fldChar w:fldCharType="begin"/>
        </w:r>
        <w:r w:rsidR="003F64F4" w:rsidDel="00303111">
          <w:delInstrText xml:space="preserve"> HYPERLINK \l "_ENREF_30" \o "Gür Ali, 2009 #715" </w:delInstrText>
        </w:r>
        <w:r w:rsidR="003F64F4" w:rsidDel="00303111">
          <w:fldChar w:fldCharType="separate"/>
        </w:r>
        <w:r w:rsidRPr="000B121E" w:rsidDel="00303111">
          <w:rPr>
            <w:noProof/>
            <w:color w:val="000000" w:themeColor="text1"/>
            <w:szCs w:val="24"/>
          </w:rPr>
          <w:delText>Gür Ali, et al. (2009</w:delText>
        </w:r>
        <w:r w:rsidR="003F64F4" w:rsidDel="00303111">
          <w:rPr>
            <w:noProof/>
            <w:color w:val="000000" w:themeColor="text1"/>
            <w:szCs w:val="24"/>
          </w:rPr>
          <w:fldChar w:fldCharType="end"/>
        </w:r>
        <w:r w:rsidRPr="000B121E" w:rsidDel="00303111">
          <w:rPr>
            <w:noProof/>
            <w:color w:val="000000" w:themeColor="text1"/>
            <w:szCs w:val="24"/>
          </w:rPr>
          <w:delText xml:space="preserve">) </w:delText>
        </w:r>
      </w:del>
      <w:r w:rsidRPr="000B121E">
        <w:rPr>
          <w:noProof/>
          <w:color w:val="000000" w:themeColor="text1"/>
          <w:szCs w:val="24"/>
        </w:rPr>
        <w:t xml:space="preserve">proposed the regression tree method with a range of variables constructed from the sales, price, and promotion of the focal product. </w:t>
      </w:r>
      <w:r w:rsidR="0047706C">
        <w:rPr>
          <w:noProof/>
          <w:color w:val="000000" w:themeColor="text1"/>
          <w:szCs w:val="24"/>
        </w:rPr>
        <w:fldChar w:fldCharType="begin"/>
      </w:r>
      <w:r w:rsidR="0047706C">
        <w:rPr>
          <w:noProof/>
          <w:color w:val="000000" w:themeColor="text1"/>
          <w:szCs w:val="24"/>
        </w:rPr>
        <w:instrText xml:space="preserve"> HYPERLINK \l "_ENREF_38" \o "Huang, 2014 #732" </w:instrText>
      </w:r>
      <w:r w:rsidR="0047706C">
        <w:rPr>
          <w:noProof/>
          <w:color w:val="000000" w:themeColor="text1"/>
          <w:szCs w:val="24"/>
        </w:rPr>
      </w:r>
      <w:r w:rsidR="0047706C">
        <w:rPr>
          <w:noProof/>
          <w:color w:val="000000" w:themeColor="text1"/>
          <w:szCs w:val="24"/>
        </w:rPr>
        <w:fldChar w:fldCharType="separate"/>
      </w:r>
      <w:r w:rsidR="0047706C" w:rsidRPr="000B121E">
        <w:rPr>
          <w:color w:val="000000" w:themeColor="text1"/>
          <w:szCs w:val="24"/>
        </w:rPr>
        <w:fldChar w:fldCharType="begin"/>
      </w:r>
      <w:r w:rsidR="0047706C">
        <w:rPr>
          <w:color w:val="000000" w:themeColor="text1"/>
          <w:szCs w:val="24"/>
        </w:rPr>
        <w:instrText xml:space="preserve"> ADDIN EN.CITE &lt;EndNote&gt;&lt;Cite AuthorYear="1"&gt;&lt;Author&gt;Huang&lt;/Author&gt;&lt;Year&gt;2014&lt;/Year&gt;&lt;RecNum&gt;732&lt;/RecNum&gt;&lt;DisplayText&gt;Huang, Fildes, and Soopramanien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information&lt;/keyword&gt;&lt;/keywords&gt;&lt;dates&gt;&lt;year&gt;2014&lt;/year&gt;&lt;pub-dates&gt;&lt;date&gt;9/1/&lt;/date&gt;&lt;/pub-dates&gt;&lt;/dates&gt;&lt;isbn&gt;0377-2217&lt;/isbn&gt;&lt;urls&gt;&lt;/urls&gt;&lt;/record&gt;&lt;/Cite&gt;&lt;/EndNote&gt;</w:instrText>
      </w:r>
      <w:r w:rsidR="0047706C" w:rsidRPr="000B121E">
        <w:rPr>
          <w:color w:val="000000" w:themeColor="text1"/>
          <w:szCs w:val="24"/>
        </w:rPr>
        <w:fldChar w:fldCharType="separate"/>
      </w:r>
      <w:r w:rsidR="0047706C">
        <w:rPr>
          <w:noProof/>
          <w:color w:val="000000" w:themeColor="text1"/>
          <w:szCs w:val="24"/>
        </w:rPr>
        <w:t>Huang, Fildes, and Soopramanien (2014)</w:t>
      </w:r>
      <w:r w:rsidR="0047706C" w:rsidRPr="000B121E">
        <w:rPr>
          <w:color w:val="000000" w:themeColor="text1"/>
          <w:szCs w:val="24"/>
        </w:rPr>
        <w:fldChar w:fldCharType="end"/>
      </w:r>
      <w:r w:rsidR="0047706C">
        <w:rPr>
          <w:noProof/>
          <w:color w:val="000000" w:themeColor="text1"/>
          <w:szCs w:val="24"/>
        </w:rPr>
        <w:fldChar w:fldCharType="end"/>
      </w:r>
      <w:r w:rsidRPr="000B121E">
        <w:rPr>
          <w:color w:val="000000" w:themeColor="text1"/>
          <w:szCs w:val="24"/>
        </w:rPr>
        <w:t xml:space="preserve"> proposed</w:t>
      </w:r>
      <w:ins w:id="26" w:author="Fildes, Robert" w:date="2017-12-12T14:43:00Z">
        <w:r w:rsidR="003A7F2F">
          <w:rPr>
            <w:color w:val="000000" w:themeColor="text1"/>
            <w:szCs w:val="24"/>
          </w:rPr>
          <w:t xml:space="preserve"> </w:t>
        </w:r>
        <w:del w:id="27" w:author="tao huang" w:date="2018-01-09T15:37:00Z">
          <w:r w:rsidR="003A7F2F" w:rsidDel="00415A7E">
            <w:rPr>
              <w:color w:val="000000" w:themeColor="text1"/>
              <w:szCs w:val="24"/>
            </w:rPr>
            <w:delText>a</w:delText>
          </w:r>
        </w:del>
      </w:ins>
      <w:del w:id="28" w:author="tao huang" w:date="2018-01-09T15:37:00Z">
        <w:r w:rsidRPr="000B121E" w:rsidDel="00415A7E">
          <w:rPr>
            <w:color w:val="000000" w:themeColor="text1"/>
            <w:szCs w:val="24"/>
          </w:rPr>
          <w:delText xml:space="preserve"> </w:delText>
        </w:r>
      </w:del>
      <w:r w:rsidRPr="000B121E">
        <w:rPr>
          <w:noProof/>
          <w:color w:val="000000" w:themeColor="text1"/>
          <w:szCs w:val="24"/>
        </w:rPr>
        <w:t>two-stage</w:t>
      </w:r>
      <w:r w:rsidRPr="000B121E">
        <w:rPr>
          <w:color w:val="000000" w:themeColor="text1"/>
          <w:szCs w:val="24"/>
        </w:rPr>
        <w:t xml:space="preserve"> general-to-specific Autoregressive </w:t>
      </w:r>
      <w:commentRangeStart w:id="29"/>
      <w:commentRangeStart w:id="30"/>
      <w:r w:rsidRPr="000B121E">
        <w:rPr>
          <w:color w:val="000000" w:themeColor="text1"/>
          <w:szCs w:val="24"/>
        </w:rPr>
        <w:t>Distributed</w:t>
      </w:r>
      <w:commentRangeEnd w:id="29"/>
      <w:r w:rsidRPr="000B121E">
        <w:rPr>
          <w:rStyle w:val="CommentReference"/>
          <w:color w:val="000000" w:themeColor="text1"/>
          <w:sz w:val="24"/>
          <w:szCs w:val="24"/>
        </w:rPr>
        <w:commentReference w:id="29"/>
      </w:r>
      <w:commentRangeEnd w:id="30"/>
      <w:r w:rsidRPr="000B121E">
        <w:rPr>
          <w:rStyle w:val="CommentReference"/>
          <w:color w:val="000000" w:themeColor="text1"/>
          <w:sz w:val="24"/>
          <w:szCs w:val="24"/>
        </w:rPr>
        <w:commentReference w:id="30"/>
      </w:r>
      <w:r w:rsidRPr="000B121E">
        <w:rPr>
          <w:color w:val="000000" w:themeColor="text1"/>
          <w:szCs w:val="24"/>
        </w:rPr>
        <w:t xml:space="preserve"> Lag (ADL) models which incorporate</w:t>
      </w:r>
      <w:ins w:id="31" w:author="Fildes, Robert" w:date="2017-12-12T14:43:00Z">
        <w:r w:rsidR="003A7F2F">
          <w:rPr>
            <w:color w:val="000000" w:themeColor="text1"/>
            <w:szCs w:val="24"/>
          </w:rPr>
          <w:t>d</w:t>
        </w:r>
      </w:ins>
      <w:r w:rsidRPr="000B121E">
        <w:rPr>
          <w:color w:val="000000" w:themeColor="text1"/>
          <w:szCs w:val="24"/>
        </w:rPr>
        <w:t xml:space="preserve"> the promotional information of not only the focal product but also of the competitive products within the same product category. </w:t>
      </w:r>
      <w:r w:rsidR="0047706C">
        <w:rPr>
          <w:color w:val="000000" w:themeColor="text1"/>
          <w:szCs w:val="24"/>
        </w:rPr>
        <w:fldChar w:fldCharType="begin"/>
      </w:r>
      <w:r w:rsidR="0047706C">
        <w:rPr>
          <w:color w:val="000000" w:themeColor="text1"/>
          <w:szCs w:val="24"/>
        </w:rPr>
        <w:instrText xml:space="preserve"> HYPERLINK \l "_ENREF_45" \o "Ma, 2016 #733" </w:instrText>
      </w:r>
      <w:r w:rsidR="0047706C">
        <w:rPr>
          <w:color w:val="000000" w:themeColor="text1"/>
          <w:szCs w:val="24"/>
        </w:rPr>
      </w:r>
      <w:r w:rsidR="0047706C">
        <w:rPr>
          <w:color w:val="000000" w:themeColor="text1"/>
          <w:szCs w:val="24"/>
        </w:rPr>
        <w:fldChar w:fldCharType="separate"/>
      </w:r>
      <w:r w:rsidR="0047706C" w:rsidRPr="000B121E">
        <w:rPr>
          <w:color w:val="000000" w:themeColor="text1"/>
          <w:szCs w:val="24"/>
        </w:rPr>
        <w:fldChar w:fldCharType="begin"/>
      </w:r>
      <w:r w:rsidR="0047706C">
        <w:rPr>
          <w:color w:val="000000" w:themeColor="text1"/>
          <w:szCs w:val="24"/>
        </w:rPr>
        <w:instrText xml:space="preserve"> ADDIN EN.CITE &lt;EndNote&gt;&lt;Cite AuthorYear="1"&gt;&lt;Author&gt;Ma&lt;/Author&gt;&lt;Year&gt;2016&lt;/Year&gt;&lt;RecNum&gt;733&lt;/RecNum&gt;&lt;DisplayText&gt;Ma, Fildes, and Huang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urls&gt;&lt;/record&gt;&lt;/Cite&gt;&lt;/EndNote&gt;</w:instrText>
      </w:r>
      <w:r w:rsidR="0047706C" w:rsidRPr="000B121E">
        <w:rPr>
          <w:color w:val="000000" w:themeColor="text1"/>
          <w:szCs w:val="24"/>
        </w:rPr>
        <w:fldChar w:fldCharType="separate"/>
      </w:r>
      <w:r w:rsidR="0047706C">
        <w:rPr>
          <w:noProof/>
          <w:color w:val="000000" w:themeColor="text1"/>
          <w:szCs w:val="24"/>
        </w:rPr>
        <w:t>Ma, Fildes, and Huang (2016)</w:t>
      </w:r>
      <w:r w:rsidR="0047706C" w:rsidRPr="000B121E">
        <w:rPr>
          <w:color w:val="000000" w:themeColor="text1"/>
          <w:szCs w:val="24"/>
        </w:rPr>
        <w:fldChar w:fldCharType="end"/>
      </w:r>
      <w:r w:rsidR="0047706C">
        <w:rPr>
          <w:color w:val="000000" w:themeColor="text1"/>
          <w:szCs w:val="24"/>
        </w:rPr>
        <w:fldChar w:fldCharType="end"/>
      </w:r>
      <w:r w:rsidRPr="000B121E">
        <w:rPr>
          <w:color w:val="000000" w:themeColor="text1"/>
          <w:szCs w:val="24"/>
        </w:rPr>
        <w:t xml:space="preserve"> further integrate the promotional information of the products from related product </w:t>
      </w:r>
      <w:commentRangeStart w:id="32"/>
      <w:r w:rsidRPr="000B121E">
        <w:rPr>
          <w:color w:val="000000" w:themeColor="text1"/>
          <w:szCs w:val="24"/>
        </w:rPr>
        <w:t>categories</w:t>
      </w:r>
      <w:commentRangeEnd w:id="32"/>
      <w:r w:rsidRPr="000B121E">
        <w:rPr>
          <w:rStyle w:val="CommentReference"/>
          <w:color w:val="000000" w:themeColor="text1"/>
          <w:sz w:val="24"/>
          <w:szCs w:val="24"/>
        </w:rPr>
        <w:commentReference w:id="32"/>
      </w:r>
      <w:r w:rsidRPr="000B121E">
        <w:rPr>
          <w:color w:val="000000" w:themeColor="text1"/>
          <w:szCs w:val="24"/>
        </w:rPr>
        <w:t>.</w:t>
      </w:r>
    </w:p>
    <w:p w14:paraId="28E01080" w14:textId="77777777" w:rsidR="003E7630" w:rsidRDefault="003E7630" w:rsidP="000B121E">
      <w:pPr>
        <w:shd w:val="clear" w:color="auto" w:fill="FFFFFF" w:themeFill="background1"/>
        <w:spacing w:after="0" w:line="360" w:lineRule="auto"/>
        <w:rPr>
          <w:ins w:id="33" w:author="tao huang" w:date="2018-01-09T15:37:00Z"/>
          <w:color w:val="000000" w:themeColor="text1"/>
          <w:szCs w:val="24"/>
        </w:rPr>
      </w:pPr>
    </w:p>
    <w:p w14:paraId="37F8C87A" w14:textId="6889FE31" w:rsidR="00303111" w:rsidRPr="000B121E" w:rsidDel="003E7630" w:rsidRDefault="0047706C" w:rsidP="000B121E">
      <w:pPr>
        <w:shd w:val="clear" w:color="auto" w:fill="FFFFFF" w:themeFill="background1"/>
        <w:spacing w:after="0" w:line="360" w:lineRule="auto"/>
        <w:rPr>
          <w:del w:id="34" w:author="tao huang" w:date="2018-01-09T15:37:00Z"/>
          <w:color w:val="000000" w:themeColor="text1"/>
          <w:szCs w:val="24"/>
        </w:rPr>
      </w:pPr>
      <w:r>
        <w:rPr>
          <w:color w:val="000000" w:themeColor="text1"/>
          <w:szCs w:val="24"/>
        </w:rPr>
        <w:fldChar w:fldCharType="begin"/>
      </w:r>
      <w:r>
        <w:rPr>
          <w:color w:val="000000" w:themeColor="text1"/>
          <w:szCs w:val="24"/>
        </w:rPr>
        <w:instrText xml:space="preserve"> HYPERLINK \l "_ENREF_41" \o "Huang, 2014 #732" </w:instrText>
      </w:r>
      <w:r>
        <w:rPr>
          <w:color w:val="000000" w:themeColor="text1"/>
          <w:szCs w:val="24"/>
        </w:rPr>
      </w:r>
      <w:r>
        <w:rPr>
          <w:color w:val="000000" w:themeColor="text1"/>
          <w:szCs w:val="24"/>
        </w:rPr>
        <w:fldChar w:fldCharType="separate"/>
      </w:r>
      <w:del w:id="35" w:author="tao huang" w:date="2018-01-09T15:37:00Z">
        <w:r w:rsidDel="00303111">
          <w:rPr>
            <w:color w:val="000000" w:themeColor="text1"/>
            <w:szCs w:val="24"/>
          </w:rPr>
          <w:fldChar w:fldCharType="begin"/>
        </w:r>
        <w:r w:rsidDel="00303111">
          <w:rPr>
            <w:color w:val="000000" w:themeColor="text1"/>
            <w:szCs w:val="24"/>
          </w:rPr>
          <w:del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information&lt;/keyword&gt;&lt;/keywords&gt;&lt;dates&gt;&lt;year&gt;2014&lt;/year&gt;&lt;pub-dates&gt;&lt;date&gt;9/1/&lt;/date&gt;&lt;/pub-dates&gt;&lt;/dates&gt;&lt;isbn&gt;0377-2217&lt;/isbn&gt;&lt;urls&gt;&lt;/urls&gt;&lt;/record&gt;&lt;/Cite&gt;&lt;/EndNote&gt;</w:delInstrText>
        </w:r>
        <w:r w:rsidDel="00303111">
          <w:rPr>
            <w:color w:val="000000" w:themeColor="text1"/>
            <w:szCs w:val="24"/>
          </w:rPr>
          <w:fldChar w:fldCharType="separate"/>
        </w:r>
        <w:r w:rsidDel="00303111">
          <w:rPr>
            <w:noProof/>
            <w:color w:val="000000" w:themeColor="text1"/>
            <w:szCs w:val="24"/>
          </w:rPr>
          <w:delText>Huang et al. (2014)</w:delText>
        </w:r>
        <w:r w:rsidDel="00303111">
          <w:rPr>
            <w:color w:val="000000" w:themeColor="text1"/>
            <w:szCs w:val="24"/>
          </w:rPr>
          <w:fldChar w:fldCharType="end"/>
        </w:r>
      </w:del>
      <w:r>
        <w:rPr>
          <w:color w:val="000000" w:themeColor="text1"/>
          <w:szCs w:val="24"/>
        </w:rPr>
        <w:fldChar w:fldCharType="end"/>
      </w:r>
    </w:p>
    <w:p w14:paraId="666E5725" w14:textId="60EC8ECA" w:rsidR="004617F2" w:rsidRPr="000B121E" w:rsidDel="003E7630" w:rsidRDefault="004617F2" w:rsidP="000B121E">
      <w:pPr>
        <w:shd w:val="clear" w:color="auto" w:fill="FFFFFF" w:themeFill="background1"/>
        <w:spacing w:after="0" w:line="360" w:lineRule="auto"/>
        <w:rPr>
          <w:del w:id="36" w:author="tao huang" w:date="2018-01-09T15:37:00Z"/>
          <w:rFonts w:cs="Times New Roman"/>
          <w:color w:val="000000" w:themeColor="text1"/>
          <w:szCs w:val="24"/>
        </w:rPr>
      </w:pPr>
      <w:del w:id="37" w:author="tao huang" w:date="2018-01-09T15:37:00Z">
        <w:r w:rsidRPr="000B121E" w:rsidDel="003E7630">
          <w:rPr>
            <w:color w:val="000000" w:themeColor="text1"/>
            <w:szCs w:val="24"/>
          </w:rPr>
          <w:delText xml:space="preserve"> </w:delText>
        </w:r>
      </w:del>
    </w:p>
    <w:p w14:paraId="32120471" w14:textId="0C01EFE1"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However, </w:t>
      </w:r>
      <w:ins w:id="38" w:author="Fildes, Robert" w:date="2017-12-12T14:44:00Z">
        <w:r w:rsidR="003A7F2F">
          <w:rPr>
            <w:rFonts w:cs="Times New Roman"/>
            <w:color w:val="000000" w:themeColor="text1"/>
            <w:szCs w:val="24"/>
          </w:rPr>
          <w:t xml:space="preserve">all </w:t>
        </w:r>
      </w:ins>
      <w:r w:rsidRPr="000B121E">
        <w:rPr>
          <w:rFonts w:cs="Times New Roman"/>
          <w:color w:val="000000" w:themeColor="text1"/>
          <w:szCs w:val="24"/>
        </w:rPr>
        <w:t xml:space="preserve">these studies assume that the impact of marketing activities on product sales remains constant over time. In practice, the effect of prices and promotions may change due to </w:t>
      </w:r>
      <w:ins w:id="39" w:author="Fildes, Robert" w:date="2017-12-12T14:44:00Z">
        <w:r w:rsidR="003A7F2F">
          <w:rPr>
            <w:rFonts w:cs="Times New Roman"/>
            <w:color w:val="000000" w:themeColor="text1"/>
            <w:szCs w:val="24"/>
          </w:rPr>
          <w:t xml:space="preserve">the </w:t>
        </w:r>
      </w:ins>
      <w:r w:rsidRPr="000B121E">
        <w:rPr>
          <w:rFonts w:cs="Times New Roman"/>
          <w:color w:val="000000" w:themeColor="text1"/>
          <w:szCs w:val="24"/>
        </w:rPr>
        <w:t xml:space="preserve">many non-controllable factors which may include, for instance, </w:t>
      </w:r>
      <w:del w:id="40" w:author="Fildes, Robert" w:date="2017-12-12T14:45:00Z">
        <w:r w:rsidRPr="000B121E" w:rsidDel="003A7F2F">
          <w:rPr>
            <w:rFonts w:cs="Times New Roman"/>
            <w:color w:val="000000" w:themeColor="text1"/>
            <w:szCs w:val="24"/>
          </w:rPr>
          <w:delText xml:space="preserve">the </w:delText>
        </w:r>
      </w:del>
      <w:r w:rsidRPr="000B121E">
        <w:rPr>
          <w:rFonts w:cs="Times New Roman"/>
          <w:color w:val="000000" w:themeColor="text1"/>
          <w:szCs w:val="24"/>
        </w:rPr>
        <w:t>chang</w:t>
      </w:r>
      <w:ins w:id="41" w:author="Fildes, Robert" w:date="2017-12-12T14:45:00Z">
        <w:r w:rsidR="003A7F2F">
          <w:rPr>
            <w:rFonts w:cs="Times New Roman"/>
            <w:color w:val="000000" w:themeColor="text1"/>
            <w:szCs w:val="24"/>
          </w:rPr>
          <w:t xml:space="preserve">ing </w:t>
        </w:r>
      </w:ins>
      <w:del w:id="42" w:author="Fildes, Robert" w:date="2017-12-12T14:45:00Z">
        <w:r w:rsidRPr="000B121E" w:rsidDel="003A7F2F">
          <w:rPr>
            <w:rFonts w:cs="Times New Roman"/>
            <w:color w:val="000000" w:themeColor="text1"/>
            <w:szCs w:val="24"/>
          </w:rPr>
          <w:delText xml:space="preserve">e of </w:delText>
        </w:r>
      </w:del>
      <w:r w:rsidRPr="000B121E">
        <w:rPr>
          <w:rFonts w:cs="Times New Roman"/>
          <w:color w:val="000000" w:themeColor="text1"/>
          <w:szCs w:val="24"/>
        </w:rPr>
        <w:t xml:space="preserve">economic conditions, </w:t>
      </w:r>
      <w:del w:id="43" w:author="Fildes, Robert" w:date="2017-12-12T14:45:00Z">
        <w:r w:rsidRPr="000B121E" w:rsidDel="003A7F2F">
          <w:rPr>
            <w:rFonts w:cs="Times New Roman"/>
            <w:color w:val="000000" w:themeColor="text1"/>
            <w:szCs w:val="24"/>
          </w:rPr>
          <w:delText xml:space="preserve">the </w:delText>
        </w:r>
      </w:del>
      <w:r w:rsidRPr="000B121E">
        <w:rPr>
          <w:rFonts w:cs="Times New Roman"/>
          <w:color w:val="000000" w:themeColor="text1"/>
          <w:szCs w:val="24"/>
        </w:rPr>
        <w:t>change</w:t>
      </w:r>
      <w:ins w:id="44" w:author="Fildes, Robert" w:date="2017-12-12T14:45:00Z">
        <w:r w:rsidR="003A7F2F">
          <w:rPr>
            <w:rFonts w:cs="Times New Roman"/>
            <w:color w:val="000000" w:themeColor="text1"/>
            <w:szCs w:val="24"/>
          </w:rPr>
          <w:t>s</w:t>
        </w:r>
      </w:ins>
      <w:r w:rsidRPr="000B121E">
        <w:rPr>
          <w:rFonts w:cs="Times New Roman"/>
          <w:color w:val="000000" w:themeColor="text1"/>
          <w:szCs w:val="24"/>
        </w:rPr>
        <w:t xml:space="preserve"> </w:t>
      </w:r>
      <w:r w:rsidRPr="000B121E">
        <w:rPr>
          <w:rFonts w:cs="Times New Roman"/>
          <w:noProof/>
          <w:color w:val="000000" w:themeColor="text1"/>
          <w:szCs w:val="24"/>
        </w:rPr>
        <w:t>in</w:t>
      </w:r>
      <w:r w:rsidRPr="000B121E">
        <w:rPr>
          <w:rFonts w:cs="Times New Roman"/>
          <w:color w:val="000000" w:themeColor="text1"/>
          <w:szCs w:val="24"/>
        </w:rPr>
        <w:t xml:space="preserve"> consumer tastes, and the entry of new competitors etc.</w:t>
      </w:r>
      <w:ins w:id="45" w:author="Fildes, Robert" w:date="2017-12-12T14:45:00Z">
        <w:r w:rsidR="003A7F2F">
          <w:rPr>
            <w:rFonts w:cs="Times New Roman"/>
            <w:color w:val="000000" w:themeColor="text1"/>
            <w:szCs w:val="24"/>
          </w:rPr>
          <w:t>, some of</w:t>
        </w:r>
      </w:ins>
      <w:r w:rsidRPr="000B121E">
        <w:rPr>
          <w:rFonts w:cs="Times New Roman"/>
          <w:color w:val="000000" w:themeColor="text1"/>
          <w:szCs w:val="24"/>
        </w:rPr>
        <w:t xml:space="preserve"> which are</w:t>
      </w:r>
      <w:del w:id="46" w:author="Fildes, Robert" w:date="2017-12-12T14:45:00Z">
        <w:r w:rsidRPr="000B121E" w:rsidDel="003A7F2F">
          <w:rPr>
            <w:rFonts w:cs="Times New Roman"/>
            <w:color w:val="000000" w:themeColor="text1"/>
            <w:szCs w:val="24"/>
          </w:rPr>
          <w:delText xml:space="preserve"> usually</w:delText>
        </w:r>
      </w:del>
      <w:r w:rsidRPr="000B121E">
        <w:rPr>
          <w:rFonts w:cs="Times New Roman"/>
          <w:color w:val="000000" w:themeColor="text1"/>
          <w:szCs w:val="24"/>
        </w:rPr>
        <w:t xml:space="preserve"> neither observable or measurable </w:t>
      </w:r>
      <w:r w:rsidRPr="000B121E">
        <w:rPr>
          <w:rFonts w:cs="Times New Roman"/>
          <w:color w:val="000000" w:themeColor="text1"/>
          <w:szCs w:val="24"/>
        </w:rPr>
        <w:fldChar w:fldCharType="begin"/>
      </w:r>
      <w:r w:rsidRPr="000B121E">
        <w:rPr>
          <w:rFonts w:cs="Times New Roman"/>
          <w:color w:val="000000" w:themeColor="text1"/>
          <w:szCs w:val="24"/>
        </w:rPr>
        <w:instrText xml:space="preserve"> ADDIN EN.CITE &lt;EndNote&gt;&lt;Cite&gt;&lt;Author&gt;Wildt&lt;/Author&gt;&lt;Year&gt;1976&lt;/Year&gt;&lt;RecNum&gt;635&lt;/RecNum&gt;&lt;DisplayText&gt;(Wildt, 1976; Wildt &amp;amp; Winer, 1983)&lt;/DisplayText&gt;&lt;record&gt;&lt;rec-number&gt;635&lt;/rec-number&gt;&lt;foreign-keys&gt;&lt;key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Cite&gt;&lt;Author&gt;Wildt&lt;/Author&gt;&lt;Year&gt;1983&lt;/Year&gt;&lt;RecNum&gt;218&lt;/RecNum&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Pr="000B121E">
        <w:rPr>
          <w:rFonts w:cs="Times New Roman"/>
          <w:color w:val="000000" w:themeColor="text1"/>
          <w:szCs w:val="24"/>
        </w:rPr>
        <w:fldChar w:fldCharType="separate"/>
      </w:r>
      <w:r w:rsidRPr="000B121E">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"_ENREF_74" \o "Wildt, 1976 #635"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Wildt, 1976</w:t>
      </w:r>
      <w:r w:rsidR="0047706C">
        <w:rPr>
          <w:rFonts w:cs="Times New Roman"/>
          <w:noProof/>
          <w:color w:val="000000" w:themeColor="text1"/>
          <w:szCs w:val="24"/>
        </w:rPr>
        <w:fldChar w:fldCharType="end"/>
      </w:r>
      <w:r w:rsidRPr="000B121E">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"_ENREF_75" \o "Wildt, 1983 #218"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Wildt &amp; Winer, 1983</w:t>
      </w:r>
      <w:r w:rsidR="0047706C">
        <w:rPr>
          <w:rFonts w:cs="Times New Roman"/>
          <w:noProof/>
          <w:color w:val="000000" w:themeColor="text1"/>
          <w:szCs w:val="24"/>
        </w:rPr>
        <w:fldChar w:fldCharType="end"/>
      </w:r>
      <w:r w:rsidRPr="000B121E">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Customers may become more sensitive to price</w:t>
      </w:r>
      <w:ins w:id="47" w:author="tao huang" w:date="2018-01-09T15:41:00Z">
        <w:r w:rsidR="00BE73E4">
          <w:rPr>
            <w:rFonts w:cs="Times New Roman"/>
            <w:color w:val="000000" w:themeColor="text1"/>
            <w:szCs w:val="24"/>
          </w:rPr>
          <w:t>s</w:t>
        </w:r>
      </w:ins>
      <w:r w:rsidRPr="000B121E">
        <w:rPr>
          <w:rFonts w:cs="Times New Roman"/>
          <w:color w:val="000000" w:themeColor="text1"/>
          <w:szCs w:val="24"/>
        </w:rPr>
        <w:t xml:space="preserve"> </w:t>
      </w:r>
      <w:del w:id="48" w:author="tao huang" w:date="2018-01-09T15:40:00Z">
        <w:r w:rsidRPr="000B121E" w:rsidDel="00AE638F">
          <w:rPr>
            <w:rFonts w:cs="Times New Roman"/>
            <w:color w:val="000000" w:themeColor="text1"/>
            <w:szCs w:val="24"/>
          </w:rPr>
          <w:delText xml:space="preserve">reductions </w:delText>
        </w:r>
      </w:del>
      <w:r w:rsidRPr="000B121E">
        <w:rPr>
          <w:rFonts w:cs="Times New Roman"/>
          <w:color w:val="000000" w:themeColor="text1"/>
          <w:szCs w:val="24"/>
        </w:rPr>
        <w:t xml:space="preserve">and promotions during an economic crunch. </w:t>
      </w:r>
      <w:r w:rsidRPr="000B121E">
        <w:rPr>
          <w:rFonts w:cs="Times New Roman"/>
          <w:bCs/>
          <w:color w:val="000000" w:themeColor="text1"/>
          <w:szCs w:val="24"/>
        </w:rPr>
        <w:t xml:space="preserve">They may change their tastes due to factors including </w:t>
      </w:r>
      <w:del w:id="49" w:author="Fildes, Robert" w:date="2017-12-12T14:46:00Z">
        <w:r w:rsidRPr="000B121E" w:rsidDel="003A7F2F">
          <w:rPr>
            <w:rFonts w:cs="Times New Roman"/>
            <w:bCs/>
            <w:color w:val="000000" w:themeColor="text1"/>
            <w:szCs w:val="24"/>
          </w:rPr>
          <w:delText xml:space="preserve">cognitive bias, the change of </w:delText>
        </w:r>
      </w:del>
      <w:r w:rsidRPr="000B121E">
        <w:rPr>
          <w:rFonts w:cs="Times New Roman"/>
          <w:bCs/>
          <w:color w:val="000000" w:themeColor="text1"/>
          <w:szCs w:val="24"/>
        </w:rPr>
        <w:t xml:space="preserve">their familiarity </w:t>
      </w:r>
      <w:r w:rsidRPr="000B121E">
        <w:rPr>
          <w:rFonts w:cs="Times New Roman"/>
          <w:bCs/>
          <w:noProof/>
          <w:color w:val="000000" w:themeColor="text1"/>
          <w:szCs w:val="24"/>
        </w:rPr>
        <w:t>with</w:t>
      </w:r>
      <w:r w:rsidRPr="000B121E">
        <w:rPr>
          <w:rFonts w:cs="Times New Roman"/>
          <w:bCs/>
          <w:color w:val="000000" w:themeColor="text1"/>
          <w:szCs w:val="24"/>
        </w:rPr>
        <w:t xml:space="preserve"> the product, and the</w:t>
      </w:r>
      <w:ins w:id="50" w:author="Fildes, Robert" w:date="2017-12-12T14:47:00Z">
        <w:r w:rsidR="003A7F2F">
          <w:rPr>
            <w:rFonts w:cs="Times New Roman"/>
            <w:bCs/>
            <w:color w:val="000000" w:themeColor="text1"/>
            <w:szCs w:val="24"/>
          </w:rPr>
          <w:t>ir</w:t>
        </w:r>
      </w:ins>
      <w:r w:rsidRPr="000B121E">
        <w:rPr>
          <w:rFonts w:cs="Times New Roman"/>
          <w:bCs/>
          <w:color w:val="000000" w:themeColor="text1"/>
          <w:szCs w:val="24"/>
        </w:rPr>
        <w:t xml:space="preserve"> chang</w:t>
      </w:r>
      <w:ins w:id="51" w:author="Fildes, Robert" w:date="2017-12-12T14:47:00Z">
        <w:r w:rsidR="003A7F2F">
          <w:rPr>
            <w:rFonts w:cs="Times New Roman"/>
            <w:bCs/>
            <w:color w:val="000000" w:themeColor="text1"/>
            <w:szCs w:val="24"/>
          </w:rPr>
          <w:t>ing</w:t>
        </w:r>
      </w:ins>
      <w:del w:id="52" w:author="Fildes, Robert" w:date="2017-12-12T14:47:00Z">
        <w:r w:rsidRPr="000B121E" w:rsidDel="003A7F2F">
          <w:rPr>
            <w:rFonts w:cs="Times New Roman"/>
            <w:bCs/>
            <w:color w:val="000000" w:themeColor="text1"/>
            <w:szCs w:val="24"/>
          </w:rPr>
          <w:delText>e</w:delText>
        </w:r>
      </w:del>
      <w:r w:rsidRPr="000B121E">
        <w:rPr>
          <w:rFonts w:cs="Times New Roman"/>
          <w:bCs/>
          <w:color w:val="000000" w:themeColor="text1"/>
          <w:szCs w:val="24"/>
        </w:rPr>
        <w:t xml:space="preserve"> </w:t>
      </w:r>
      <w:del w:id="53" w:author="Fildes, Robert" w:date="2017-12-12T14:47:00Z">
        <w:r w:rsidRPr="000B121E" w:rsidDel="003A7F2F">
          <w:rPr>
            <w:rFonts w:cs="Times New Roman"/>
            <w:bCs/>
            <w:color w:val="000000" w:themeColor="text1"/>
            <w:szCs w:val="24"/>
          </w:rPr>
          <w:delText xml:space="preserve">of their </w:delText>
        </w:r>
      </w:del>
      <w:r w:rsidRPr="000B121E">
        <w:rPr>
          <w:rFonts w:cs="Times New Roman"/>
          <w:bCs/>
          <w:color w:val="000000" w:themeColor="text1"/>
          <w:szCs w:val="24"/>
        </w:rPr>
        <w:t xml:space="preserve">lifestyle and social status </w:t>
      </w:r>
      <w:r w:rsidRPr="000B121E">
        <w:rPr>
          <w:rFonts w:cs="Times New Roman"/>
          <w:bCs/>
          <w:color w:val="000000" w:themeColor="text1"/>
          <w:szCs w:val="24"/>
        </w:rPr>
        <w:fldChar w:fldCharType="begin"/>
      </w:r>
      <w:r w:rsidR="009C5714">
        <w:rPr>
          <w:rFonts w:cs="Times New Roman"/>
          <w:bCs/>
          <w:color w:val="000000" w:themeColor="text1"/>
          <w:szCs w:val="24"/>
        </w:rPr>
        <w:instrText xml:space="preserve"> ADDIN EN.CITE &lt;EndNote&gt;&lt;Cite&gt;&lt;Author&gt;Meeran&lt;/Author&gt;&lt;Year&gt;2017&lt;/Year&gt;&lt;RecNum&gt;2&lt;/RecNum&gt;&lt;DisplayText&gt;(Meeran, Jahanbin, Goodwin, &amp;amp; Quariguasi Frota Neto,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Pr="000B121E">
        <w:rPr>
          <w:rFonts w:cs="Times New Roman"/>
          <w:bCs/>
          <w:color w:val="000000" w:themeColor="text1"/>
          <w:szCs w:val="24"/>
        </w:rPr>
        <w:fldChar w:fldCharType="separate"/>
      </w:r>
      <w:r w:rsidR="009C5714">
        <w:rPr>
          <w:rFonts w:cs="Times New Roman"/>
          <w:bCs/>
          <w:noProof/>
          <w:color w:val="000000" w:themeColor="text1"/>
          <w:szCs w:val="24"/>
        </w:rPr>
        <w:t>(</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"_ENREF_49" \o "Meeran, 2017 #2"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Meeran, Jahanbin, Goodwin, &amp; Quariguasi Frota Neto, 2017</w:t>
      </w:r>
      <w:r w:rsidR="0047706C">
        <w:rPr>
          <w:rFonts w:cs="Times New Roman"/>
          <w:bCs/>
          <w:noProof/>
          <w:color w:val="000000" w:themeColor="text1"/>
          <w:szCs w:val="24"/>
        </w:rPr>
        <w:fldChar w:fldCharType="end"/>
      </w:r>
      <w:r w:rsidR="009C5714">
        <w:rPr>
          <w:rFonts w:cs="Times New Roman"/>
          <w:bCs/>
          <w:noProof/>
          <w:color w:val="000000" w:themeColor="text1"/>
          <w:szCs w:val="24"/>
        </w:rPr>
        <w:t>)</w:t>
      </w:r>
      <w:r w:rsidRPr="000B121E">
        <w:rPr>
          <w:rFonts w:cs="Times New Roman"/>
          <w:bCs/>
          <w:color w:val="000000" w:themeColor="text1"/>
          <w:szCs w:val="24"/>
        </w:rPr>
        <w:fldChar w:fldCharType="end"/>
      </w:r>
      <w:r w:rsidRPr="000B121E">
        <w:rPr>
          <w:rFonts w:cs="Times New Roman"/>
          <w:bCs/>
          <w:color w:val="000000" w:themeColor="text1"/>
          <w:szCs w:val="24"/>
        </w:rPr>
        <w:t xml:space="preserve">. </w:t>
      </w:r>
      <w:r w:rsidRPr="000B121E">
        <w:rPr>
          <w:rFonts w:cs="Times New Roman"/>
          <w:color w:val="000000" w:themeColor="text1"/>
          <w:szCs w:val="24"/>
        </w:rPr>
        <w:t>When a new competitor enters the market, the effect of price</w:t>
      </w:r>
      <w:ins w:id="54" w:author="tao huang" w:date="2018-01-09T15:41:00Z">
        <w:r w:rsidR="00AE638F">
          <w:rPr>
            <w:rFonts w:cs="Times New Roman"/>
            <w:color w:val="000000" w:themeColor="text1"/>
            <w:szCs w:val="24"/>
          </w:rPr>
          <w:t>s</w:t>
        </w:r>
      </w:ins>
      <w:ins w:id="55" w:author="tao huang" w:date="2018-01-09T15:39:00Z">
        <w:r w:rsidR="001C21EF">
          <w:rPr>
            <w:rFonts w:cs="Times New Roman"/>
            <w:color w:val="000000" w:themeColor="text1"/>
            <w:szCs w:val="24"/>
          </w:rPr>
          <w:t xml:space="preserve"> </w:t>
        </w:r>
      </w:ins>
      <w:del w:id="56" w:author="tao huang" w:date="2018-01-09T15:39:00Z">
        <w:r w:rsidRPr="000B121E" w:rsidDel="001C21EF">
          <w:rPr>
            <w:rFonts w:cs="Times New Roman"/>
            <w:color w:val="000000" w:themeColor="text1"/>
            <w:szCs w:val="24"/>
          </w:rPr>
          <w:delText>s</w:delText>
        </w:r>
      </w:del>
      <w:del w:id="57" w:author="tao huang" w:date="2018-01-09T15:40:00Z">
        <w:r w:rsidRPr="000B121E" w:rsidDel="00AE638F">
          <w:rPr>
            <w:rFonts w:cs="Times New Roman"/>
            <w:color w:val="000000" w:themeColor="text1"/>
            <w:szCs w:val="24"/>
          </w:rPr>
          <w:delText xml:space="preserve"> </w:delText>
        </w:r>
      </w:del>
      <w:r w:rsidRPr="000B121E">
        <w:rPr>
          <w:rFonts w:cs="Times New Roman"/>
          <w:color w:val="000000" w:themeColor="text1"/>
          <w:szCs w:val="24"/>
        </w:rPr>
        <w:t>and promotions of the focal product may be reduced not only because the new competitor launches their marketing activities but also because customers seek variety. In the year of 2014, the German low-price retail chain Aldi</w:t>
      </w:r>
      <w:del w:id="58" w:author="Fildes, Robert" w:date="2017-12-12T14:47:00Z">
        <w:r w:rsidRPr="000B121E" w:rsidDel="003A7F2F">
          <w:rPr>
            <w:rFonts w:cs="Times New Roman"/>
            <w:color w:val="000000" w:themeColor="text1"/>
            <w:szCs w:val="24"/>
          </w:rPr>
          <w:delText xml:space="preserve"> has</w:delText>
        </w:r>
      </w:del>
      <w:r w:rsidRPr="000B121E">
        <w:rPr>
          <w:rFonts w:cs="Times New Roman"/>
          <w:color w:val="000000" w:themeColor="text1"/>
          <w:szCs w:val="24"/>
        </w:rPr>
        <w:t xml:space="preserve"> opened more than 400 stores in the United States, </w:t>
      </w:r>
      <w:ins w:id="59" w:author="Fildes, Robert" w:date="2017-12-12T14:47:00Z">
        <w:r w:rsidR="001F695B">
          <w:rPr>
            <w:rFonts w:cs="Times New Roman"/>
            <w:color w:val="000000" w:themeColor="text1"/>
            <w:szCs w:val="24"/>
          </w:rPr>
          <w:t>leading to changes in</w:t>
        </w:r>
        <w:r w:rsidR="003A7F2F">
          <w:rPr>
            <w:rFonts w:cs="Times New Roman"/>
            <w:color w:val="000000" w:themeColor="text1"/>
            <w:szCs w:val="24"/>
          </w:rPr>
          <w:t xml:space="preserve"> customer </w:t>
        </w:r>
      </w:ins>
      <w:ins w:id="60" w:author="Fildes, Robert" w:date="2017-12-12T14:48:00Z">
        <w:r w:rsidR="003A7F2F">
          <w:rPr>
            <w:rFonts w:cs="Times New Roman"/>
            <w:color w:val="000000" w:themeColor="text1"/>
            <w:szCs w:val="24"/>
          </w:rPr>
          <w:t>grocery purchasing</w:t>
        </w:r>
        <w:r w:rsidR="001F695B">
          <w:rPr>
            <w:rFonts w:cs="Times New Roman"/>
            <w:color w:val="000000" w:themeColor="text1"/>
            <w:szCs w:val="24"/>
          </w:rPr>
          <w:t xml:space="preserve"> habits</w:t>
        </w:r>
        <w:r w:rsidR="003A7F2F">
          <w:rPr>
            <w:rFonts w:cs="Times New Roman"/>
            <w:color w:val="000000" w:themeColor="text1"/>
            <w:szCs w:val="24"/>
          </w:rPr>
          <w:t xml:space="preserve">, </w:t>
        </w:r>
      </w:ins>
      <w:r w:rsidRPr="000B121E">
        <w:rPr>
          <w:rFonts w:cs="Times New Roman"/>
          <w:color w:val="000000" w:themeColor="text1"/>
          <w:szCs w:val="24"/>
        </w:rPr>
        <w:t xml:space="preserve">which </w:t>
      </w:r>
      <w:ins w:id="61" w:author="Fildes, Robert" w:date="2017-12-12T14:47:00Z">
        <w:r w:rsidR="003A7F2F">
          <w:rPr>
            <w:rFonts w:cs="Times New Roman"/>
            <w:color w:val="000000" w:themeColor="text1"/>
            <w:szCs w:val="24"/>
          </w:rPr>
          <w:t xml:space="preserve">then </w:t>
        </w:r>
      </w:ins>
      <w:r w:rsidRPr="000B121E">
        <w:rPr>
          <w:rFonts w:cs="Times New Roman"/>
          <w:color w:val="000000" w:themeColor="text1"/>
          <w:szCs w:val="24"/>
        </w:rPr>
        <w:t xml:space="preserve">put pressures on existing retail chains </w:t>
      </w:r>
      <w:r w:rsidRPr="000B121E">
        <w:rPr>
          <w:rFonts w:cs="Times New Roman"/>
          <w:color w:val="000000" w:themeColor="text1"/>
          <w:szCs w:val="24"/>
        </w:rPr>
        <w:fldChar w:fldCharType="begin"/>
      </w:r>
      <w:r w:rsidRPr="000B121E">
        <w:rPr>
          <w:rFonts w:cs="Times New Roman"/>
          <w:color w:val="000000" w:themeColor="text1"/>
          <w:szCs w:val="24"/>
        </w:rPr>
        <w:instrText xml:space="preserve"> ADDIN EN.CITE &lt;EndNote&gt;&lt;Cite&gt;&lt;Author&gt;Loeb&lt;/Author&gt;&lt;Year&gt;2015&lt;/Year&gt;&lt;RecNum&gt;734&lt;/RecNum&gt;&lt;DisplayText&gt;(Loeb, 2015)&lt;/DisplayText&gt;&lt;record&gt;&lt;rec-number&gt;734&lt;/rec-number&gt;&lt;foreign-keys&gt;&lt;key app="EN" db-id="fwzpfdt205x9v6eprsvv25dpxftedxv0z0a9" timestamp="1473938264"&gt;734&lt;/key&gt;&lt;/foreign-keys&gt;&lt;ref-type name="Web Page"&gt;12&lt;/ref-type&gt;&lt;contributors&gt;&lt;authors&gt;&lt;author&gt;Walter Loeb &lt;/author&gt;&lt;/authors&gt;&lt;/contributors&gt;&lt;titles&gt;&lt;title&gt;Unrelenting Competition: The Biggest Retail Story of 2015&lt;/title&gt;&lt;/titles&gt;&lt;volume&gt;&lt;style face="normal" font="default" charset="134" size="100%"&gt;2016&lt;/style&gt;&lt;/volume&gt;&lt;dates&gt;&lt;year&gt;&lt;style face="normal" font="default" charset="134" size="100%"&gt;2015&lt;/style&gt;&lt;/year&gt;&lt;/dates&gt;&lt;pub-location&gt;http://www.forbes.com/sites/walterloeb/2014/12/16/unrelenting-competition-the-retail-story-of-2015/#24addfca3ec4&lt;/pub-location&gt;&lt;urls&gt;&lt;/urls&gt;&lt;/record&gt;&lt;/Cite&gt;&lt;/EndNote&gt;</w:instrText>
      </w:r>
      <w:r w:rsidRPr="000B121E">
        <w:rPr>
          <w:rFonts w:cs="Times New Roman"/>
          <w:color w:val="000000" w:themeColor="text1"/>
          <w:szCs w:val="24"/>
        </w:rPr>
        <w:fldChar w:fldCharType="separate"/>
      </w:r>
      <w:r w:rsidRPr="000B121E">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"_ENREF_43" \o "Loeb, 2015 #734"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Loeb, 2015</w:t>
      </w:r>
      <w:r w:rsidR="0047706C">
        <w:rPr>
          <w:rFonts w:cs="Times New Roman"/>
          <w:noProof/>
          <w:color w:val="000000" w:themeColor="text1"/>
          <w:szCs w:val="24"/>
        </w:rPr>
        <w:fldChar w:fldCharType="end"/>
      </w:r>
      <w:r w:rsidRPr="000B121E">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w:t>
      </w:r>
    </w:p>
    <w:p w14:paraId="784124AF"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76295245" w14:textId="67CFCF20" w:rsidR="004617F2" w:rsidRPr="000B121E" w:rsidRDefault="004617F2" w:rsidP="000B121E">
      <w:pPr>
        <w:shd w:val="clear" w:color="auto" w:fill="FFFFFF" w:themeFill="background1"/>
        <w:spacing w:after="0" w:line="360" w:lineRule="auto"/>
        <w:rPr>
          <w:color w:val="000000" w:themeColor="text1"/>
          <w:szCs w:val="24"/>
        </w:rPr>
      </w:pPr>
      <w:r w:rsidRPr="000B121E">
        <w:rPr>
          <w:rFonts w:cs="Times New Roman"/>
          <w:color w:val="000000" w:themeColor="text1"/>
          <w:szCs w:val="24"/>
        </w:rPr>
        <w:t xml:space="preserve">Under any of the circumstances described above, conventional models which use constant parameters to represent the effect of the price and promotions may potentially be subject to the structural break problem </w:t>
      </w:r>
      <w:r w:rsidRPr="000B121E">
        <w:rPr>
          <w:rFonts w:cs="Times New Roman"/>
          <w:color w:val="000000" w:themeColor="text1"/>
          <w:szCs w:val="24"/>
        </w:rPr>
        <w:fldChar w:fldCharType="begin"/>
      </w:r>
      <w:r w:rsidRPr="000B121E">
        <w:rPr>
          <w:rFonts w:cs="Times New Roman"/>
          <w:color w:val="000000" w:themeColor="text1"/>
          <w:szCs w:val="24"/>
        </w:rPr>
        <w:instrText xml:space="preserve"> ADDIN EN.CITE &lt;EndNote&gt;&lt;Cite&gt;&lt;Author&gt;Armstrong&lt;/Author&gt;&lt;Year&gt;2001&lt;/Year&gt;&lt;RecNum&gt;215&lt;/RecNum&gt;&lt;DisplayText&gt;(Allen &amp;amp; Fildes, 2001; Armstrong, 2001)&lt;/DisplayText&gt;&lt;record&gt;&lt;rec-number&gt;215&lt;/rec-number&gt;&lt;foreign-keys&gt;&lt;key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Publishers&lt;/publisher&gt;&lt;urls&gt;&lt;/urls&gt;&lt;/record&gt;&lt;/Cite&gt;&lt;Cite&gt;&lt;Author&gt;Allen&lt;/Author&gt;&lt;Year&gt;2001&lt;/Year&gt;&lt;RecNum&gt;204&lt;/RecNum&gt;&lt;record&gt;&lt;rec-number&gt;204&lt;/rec-number&gt;&lt;foreign-keys&gt;&lt;key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Publishers&lt;/publisher&gt;&lt;urls&gt;&lt;/urls&gt;&lt;/record&gt;&lt;/Cite&gt;&lt;/EndNote&gt;</w:instrText>
      </w:r>
      <w:r w:rsidRPr="000B121E">
        <w:rPr>
          <w:rFonts w:cs="Times New Roman"/>
          <w:color w:val="000000" w:themeColor="text1"/>
          <w:szCs w:val="24"/>
        </w:rPr>
        <w:fldChar w:fldCharType="separate"/>
      </w:r>
      <w:r w:rsidRPr="000B121E">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 \o "Allen, 2001 #204"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Allen &amp; Fildes, 2001</w:t>
      </w:r>
      <w:r w:rsidR="0047706C">
        <w:rPr>
          <w:rFonts w:cs="Times New Roman"/>
          <w:noProof/>
          <w:color w:val="000000" w:themeColor="text1"/>
          <w:szCs w:val="24"/>
        </w:rPr>
        <w:fldChar w:fldCharType="end"/>
      </w:r>
      <w:r w:rsidRPr="000B121E">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 \o "Armstrong, 2001 #215"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Armstrong, 2001</w:t>
      </w:r>
      <w:r w:rsidR="0047706C">
        <w:rPr>
          <w:rFonts w:cs="Times New Roman"/>
          <w:noProof/>
          <w:color w:val="000000" w:themeColor="text1"/>
          <w:szCs w:val="24"/>
        </w:rPr>
        <w:fldChar w:fldCharType="end"/>
      </w:r>
      <w:r w:rsidRPr="000B121E">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The model which is subject to structural break may generate biased and less accurate forecasts. This has been historically addressed in the macroeconomics literature </w:t>
      </w:r>
      <w:r w:rsidRPr="000B121E">
        <w:rPr>
          <w:rFonts w:cs="Times New Roman"/>
          <w:color w:val="000000" w:themeColor="text1"/>
          <w:szCs w:val="24"/>
        </w:rPr>
        <w:fldChar w:fldCharType="begin">
          <w:fldData xml:space="preserve">PEVuZE5vdGU+PENpdGU+PEF1dGhvcj5DbGVtZW50czwvQXV0aG9yPjxZZWFyPjE5OTQ8L1llYXI+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</w:fldData>
        </w:fldChar>
      </w:r>
      <w:r w:rsidR="00153750">
        <w:rPr>
          <w:rFonts w:cs="Times New Roman"/>
          <w:color w:val="000000" w:themeColor="text1"/>
          <w:szCs w:val="24"/>
        </w:rPr>
        <w:instrText xml:space="preserve"> ADDIN EN.CITE </w:instrText>
      </w:r>
      <w:r w:rsidR="00153750">
        <w:rPr>
          <w:rFonts w:cs="Times New Roman"/>
          <w:color w:val="000000" w:themeColor="text1"/>
          <w:szCs w:val="24"/>
        </w:rPr>
        <w:fldChar w:fldCharType="begin">
          <w:fldData xml:space="preserve">PEVuZE5vdGU+PENpdGU+PEF1dGhvcj5DbGVtZW50czwvQXV0aG9yPjxZZWFyPjE5OTQ8L1llYXI+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</w:fldData>
        </w:fldChar>
      </w:r>
      <w:r w:rsidR="00153750">
        <w:rPr>
          <w:rFonts w:cs="Times New Roman"/>
          <w:color w:val="000000" w:themeColor="text1"/>
          <w:szCs w:val="24"/>
        </w:rPr>
        <w:instrText xml:space="preserve"> ADDIN EN.CITE.DATA </w:instrText>
      </w:r>
      <w:r w:rsidR="00153750">
        <w:rPr>
          <w:rFonts w:cs="Times New Roman"/>
          <w:color w:val="000000" w:themeColor="text1"/>
          <w:szCs w:val="24"/>
        </w:rPr>
      </w:r>
      <w:r w:rsidR="00153750">
        <w:rPr>
          <w:rFonts w:cs="Times New Roman"/>
          <w:color w:val="000000" w:themeColor="text1"/>
          <w:szCs w:val="24"/>
        </w:rPr>
        <w:fldChar w:fldCharType="end"/>
      </w:r>
      <w:r w:rsidRPr="000B121E">
        <w:rPr>
          <w:rFonts w:cs="Times New Roman"/>
          <w:color w:val="000000" w:themeColor="text1"/>
          <w:szCs w:val="24"/>
        </w:rPr>
      </w:r>
      <w:r w:rsidRPr="000B121E">
        <w:rPr>
          <w:rFonts w:cs="Times New Roman"/>
          <w:color w:val="000000" w:themeColor="text1"/>
          <w:szCs w:val="24"/>
        </w:rPr>
        <w:fldChar w:fldCharType="separate"/>
      </w:r>
      <w:r w:rsidR="00153750">
        <w:rPr>
          <w:rFonts w:cs="Times New Roman"/>
          <w:noProof/>
          <w:color w:val="000000" w:themeColor="text1"/>
          <w:szCs w:val="24"/>
        </w:rPr>
        <w:t xml:space="preserve">(see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"_ENREF_19" \o "Clements, 1994 #647"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Clements &amp; Hendry, 1994</w:t>
      </w:r>
      <w:r w:rsidR="0047706C">
        <w:rPr>
          <w:rFonts w:cs="Times New Roman"/>
          <w:noProof/>
          <w:color w:val="000000" w:themeColor="text1"/>
          <w:szCs w:val="24"/>
        </w:rPr>
        <w:fldChar w:fldCharType="end"/>
      </w:r>
      <w:r w:rsidR="00153750">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"_ENREF_59" \o "Pesaran, 2005 #622"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Pesaran &amp; Timmermann, 2005</w:t>
      </w:r>
      <w:r w:rsidR="0047706C">
        <w:rPr>
          <w:rFonts w:cs="Times New Roman"/>
          <w:noProof/>
          <w:color w:val="000000" w:themeColor="text1"/>
          <w:szCs w:val="24"/>
        </w:rPr>
        <w:fldChar w:fldCharType="end"/>
      </w:r>
      <w:r w:rsidR="00153750">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w:t>
      </w:r>
      <w:ins w:id="62" w:author="tao huang" w:date="2018-01-09T16:18:00Z">
        <w:r w:rsidR="00A513D7">
          <w:rPr>
            <w:rFonts w:cs="Times New Roman"/>
            <w:color w:val="000000" w:themeColor="text1"/>
            <w:szCs w:val="24"/>
          </w:rPr>
          <w:t xml:space="preserve"> </w:t>
        </w:r>
      </w:ins>
      <w:del w:id="63" w:author="tao huang" w:date="2018-01-09T16:18:00Z">
        <w:r w:rsidRPr="000B121E" w:rsidDel="00A513D7">
          <w:rPr>
            <w:rFonts w:cs="Times New Roman"/>
            <w:color w:val="000000" w:themeColor="text1"/>
            <w:szCs w:val="24"/>
          </w:rPr>
          <w:delText xml:space="preserve"> </w:delText>
        </w:r>
      </w:del>
      <w:ins w:id="64" w:author="tao huang" w:date="2018-01-09T16:15:00Z">
        <w:r w:rsidR="00A513D7">
          <w:rPr>
            <w:rFonts w:cs="Times New Roman"/>
            <w:color w:val="000000" w:themeColor="text1"/>
            <w:szCs w:val="24"/>
          </w:rPr>
          <w:t xml:space="preserve">As an example, </w:t>
        </w:r>
      </w:ins>
      <w:r w:rsidR="0047706C">
        <w:rPr>
          <w:rFonts w:cs="Times New Roman"/>
          <w:color w:val="000000" w:themeColor="text1"/>
          <w:szCs w:val="24"/>
        </w:rPr>
        <w:fldChar w:fldCharType="begin"/>
      </w:r>
      <w:r w:rsidR="0047706C">
        <w:rPr>
          <w:rFonts w:cs="Times New Roman"/>
          <w:color w:val="000000" w:themeColor="text1"/>
          <w:szCs w:val="24"/>
        </w:rPr>
        <w:instrText xml:space="preserve"> HYPERLINK \l "_ENREF_6" \o "Ang, 2002 #1393" </w:instrText>
      </w:r>
      <w:r w:rsidR="0047706C">
        <w:rPr>
          <w:rFonts w:cs="Times New Roman"/>
          <w:color w:val="000000" w:themeColor="text1"/>
          <w:szCs w:val="24"/>
        </w:rPr>
      </w:r>
      <w:r w:rsidR="0047706C">
        <w:rPr>
          <w:rFonts w:cs="Times New Roman"/>
          <w:color w:val="000000" w:themeColor="text1"/>
          <w:szCs w:val="24"/>
        </w:rPr>
        <w:fldChar w:fldCharType="separate"/>
      </w:r>
      <w:r w:rsidR="0047706C">
        <w:rPr>
          <w:rFonts w:cs="Times New Roman"/>
          <w:color w:val="000000" w:themeColor="text1"/>
          <w:szCs w:val="24"/>
        </w:rPr>
        <w:fldChar w:fldCharType="begin"/>
      </w:r>
      <w:r w:rsidR="0047706C">
        <w:rPr>
          <w:rFonts w:cs="Times New Roman"/>
          <w:color w:val="000000" w:themeColor="text1"/>
          <w:szCs w:val="24"/>
        </w:rPr>
        <w:instrText xml:space="preserve"> ADDIN EN.CITE &lt;EndNote&gt;&lt;Cite AuthorYear="1"&gt;&lt;Author&gt;Ang&lt;/Author&gt;&lt;Year&gt;2002&lt;/Year&gt;&lt;RecNum&gt;1393&lt;/RecNum&gt;&lt;DisplayText&gt;Ang and Bekaert (2002)&lt;/DisplayText&gt;&lt;record&gt;&lt;rec-number&gt;1393&lt;/rec-number&gt;&lt;foreign-keys&gt;&lt;key app="EN" db-id="tw0zzexel9t203eevw7v2tzwvdtve9dstzew" timestamp="1513089710"&gt;1393&lt;/key&gt;&lt;/foreign-keys&gt;&lt;ref-type name="Journal Article"&gt;17&lt;/ref-type&gt;&lt;contributors&gt;&lt;authors&gt;&lt;author&gt;Ang, Andrew&lt;/author&gt;&lt;author&gt;Bekaert, Geert&lt;/author&gt;&lt;/authors&gt;&lt;/contributors&gt;&lt;titles&gt;&lt;title&gt;Regime Switches in Interest Rates&lt;/title&gt;&lt;secondary-title&gt;Journal of Business &amp;amp; Economic Statistics&lt;/secondary-title&gt;&lt;/titles&gt;&lt;periodical&gt;&lt;full-title&gt;Journal of Business &amp;amp; Economic Statistics&lt;/full-title&gt;&lt;/periodical&gt;&lt;pages&gt;163-182&lt;/pages&gt;&lt;volume&gt;20&lt;/volume&gt;&lt;number&gt;2&lt;/number&gt;&lt;dates&gt;&lt;year&gt;2002&lt;/year&gt;&lt;/dates&gt;&lt;publisher&gt;[American Statistical Association, Taylor &amp;amp; Francis, Ltd.]&lt;/publisher&gt;&lt;isbn&gt;07350015&lt;/isbn&gt;&lt;urls&gt;&lt;related-urls&gt;&lt;url&gt; &lt;/url&gt;&lt;/related-urls&gt;&lt;/urls&gt;&lt;custom1&gt; &lt;/custom1&gt;&lt;/record&gt;&lt;/Cite&gt;&lt;/EndNote&gt;</w:instrText>
      </w:r>
      <w:r w:rsidR="0047706C">
        <w:rPr>
          <w:rFonts w:cs="Times New Roman"/>
          <w:color w:val="000000" w:themeColor="text1"/>
          <w:szCs w:val="24"/>
        </w:rPr>
        <w:fldChar w:fldCharType="separate"/>
      </w:r>
      <w:r w:rsidR="0047706C">
        <w:rPr>
          <w:rFonts w:cs="Times New Roman"/>
          <w:noProof/>
          <w:color w:val="000000" w:themeColor="text1"/>
          <w:szCs w:val="24"/>
        </w:rPr>
        <w:t>Ang and Bekaert (2002)</w:t>
      </w:r>
      <w:r w:rsidR="0047706C">
        <w:rPr>
          <w:rFonts w:cs="Times New Roman"/>
          <w:color w:val="000000" w:themeColor="text1"/>
          <w:szCs w:val="24"/>
        </w:rPr>
        <w:fldChar w:fldCharType="end"/>
      </w:r>
      <w:r w:rsidR="0047706C">
        <w:rPr>
          <w:rFonts w:cs="Times New Roman"/>
          <w:color w:val="000000" w:themeColor="text1"/>
          <w:szCs w:val="24"/>
        </w:rPr>
        <w:fldChar w:fldCharType="end"/>
      </w:r>
      <w:ins w:id="65" w:author="tao huang" w:date="2018-01-09T16:17:00Z">
        <w:r w:rsidR="00A513D7">
          <w:rPr>
            <w:rFonts w:cs="Times New Roman"/>
            <w:color w:val="000000" w:themeColor="text1"/>
            <w:szCs w:val="24"/>
          </w:rPr>
          <w:t xml:space="preserve"> explored the change of the effect of </w:t>
        </w:r>
        <w:commentRangeStart w:id="66"/>
        <w:r w:rsidR="00A513D7" w:rsidRPr="000B121E">
          <w:rPr>
            <w:rFonts w:cs="Times New Roman"/>
            <w:color w:val="000000" w:themeColor="text1"/>
            <w:szCs w:val="24"/>
          </w:rPr>
          <w:t xml:space="preserve">the </w:t>
        </w:r>
        <w:r w:rsidR="00A513D7" w:rsidRPr="000B121E">
          <w:rPr>
            <w:color w:val="000000" w:themeColor="text1"/>
            <w:szCs w:val="24"/>
          </w:rPr>
          <w:t xml:space="preserve">financial interest rate </w:t>
        </w:r>
        <w:commentRangeEnd w:id="66"/>
        <w:r w:rsidR="00A513D7">
          <w:rPr>
            <w:rStyle w:val="CommentReference"/>
          </w:rPr>
          <w:commentReference w:id="66"/>
        </w:r>
      </w:ins>
      <w:ins w:id="67" w:author="tao huang" w:date="2018-01-09T16:18:00Z">
        <w:r w:rsidR="00A513D7">
          <w:rPr>
            <w:color w:val="000000" w:themeColor="text1"/>
            <w:szCs w:val="24"/>
          </w:rPr>
          <w:t xml:space="preserve">on </w:t>
        </w:r>
        <w:r w:rsidR="00A513D7" w:rsidRPr="000B121E">
          <w:rPr>
            <w:color w:val="000000" w:themeColor="text1"/>
            <w:szCs w:val="24"/>
          </w:rPr>
          <w:t>stock market return</w:t>
        </w:r>
        <w:r w:rsidR="00A513D7">
          <w:rPr>
            <w:color w:val="000000" w:themeColor="text1"/>
            <w:szCs w:val="24"/>
          </w:rPr>
          <w:t xml:space="preserve">s due to </w:t>
        </w:r>
        <w:r w:rsidR="00A513D7" w:rsidRPr="000B121E">
          <w:rPr>
            <w:color w:val="000000" w:themeColor="text1"/>
            <w:szCs w:val="24"/>
          </w:rPr>
          <w:t>exogenous factors including</w:t>
        </w:r>
        <w:r w:rsidR="00A513D7">
          <w:rPr>
            <w:color w:val="000000" w:themeColor="text1"/>
            <w:szCs w:val="24"/>
          </w:rPr>
          <w:t xml:space="preserve"> </w:t>
        </w:r>
        <w:r w:rsidR="00A513D7" w:rsidRPr="000B121E">
          <w:rPr>
            <w:color w:val="000000" w:themeColor="text1"/>
            <w:szCs w:val="24"/>
          </w:rPr>
          <w:t>in market sentiment</w:t>
        </w:r>
        <w:r w:rsidR="00A513D7">
          <w:rPr>
            <w:color w:val="000000" w:themeColor="text1"/>
            <w:szCs w:val="24"/>
          </w:rPr>
          <w:t xml:space="preserve"> </w:t>
        </w:r>
        <w:r w:rsidR="00A513D7" w:rsidRPr="00D004B7">
          <w:rPr>
            <w:noProof/>
            <w:color w:val="000000" w:themeColor="text1"/>
            <w:szCs w:val="24"/>
          </w:rPr>
          <w:t>shift</w:t>
        </w:r>
        <w:r w:rsidR="00A513D7">
          <w:rPr>
            <w:noProof/>
            <w:color w:val="000000" w:themeColor="text1"/>
            <w:szCs w:val="24"/>
          </w:rPr>
          <w:t>s</w:t>
        </w:r>
        <w:r w:rsidR="00A513D7" w:rsidRPr="000B121E">
          <w:rPr>
            <w:color w:val="000000" w:themeColor="text1"/>
            <w:szCs w:val="24"/>
          </w:rPr>
          <w:t xml:space="preserve"> </w:t>
        </w:r>
        <w:r w:rsidR="00A513D7">
          <w:rPr>
            <w:color w:val="000000" w:themeColor="text1"/>
            <w:szCs w:val="24"/>
          </w:rPr>
          <w:t>and</w:t>
        </w:r>
        <w:r w:rsidR="00A513D7" w:rsidRPr="000B121E">
          <w:rPr>
            <w:color w:val="000000" w:themeColor="text1"/>
            <w:szCs w:val="24"/>
          </w:rPr>
          <w:t xml:space="preserve"> new regulations</w:t>
        </w:r>
        <w:r w:rsidR="00A513D7">
          <w:rPr>
            <w:color w:val="000000" w:themeColor="text1"/>
            <w:szCs w:val="24"/>
          </w:rPr>
          <w:t>.</w:t>
        </w:r>
      </w:ins>
      <w:ins w:id="68" w:author="tao huang" w:date="2018-01-09T16:19:00Z">
        <w:r w:rsidR="00A513D7">
          <w:rPr>
            <w:color w:val="000000" w:themeColor="text1"/>
            <w:szCs w:val="24"/>
          </w:rPr>
          <w:t xml:space="preserve"> </w:t>
        </w:r>
      </w:ins>
      <w:r w:rsidRPr="000B121E">
        <w:rPr>
          <w:rFonts w:cs="Times New Roman"/>
          <w:color w:val="000000" w:themeColor="text1"/>
          <w:szCs w:val="24"/>
        </w:rPr>
        <w:t>However, the problem of</w:t>
      </w:r>
      <w:r w:rsidR="00D004B7">
        <w:rPr>
          <w:rFonts w:cs="Times New Roman"/>
          <w:color w:val="000000" w:themeColor="text1"/>
          <w:szCs w:val="24"/>
        </w:rPr>
        <w:t xml:space="preserve"> the</w:t>
      </w:r>
      <w:r w:rsidRPr="000B121E">
        <w:rPr>
          <w:rFonts w:cs="Times New Roman"/>
          <w:color w:val="000000" w:themeColor="text1"/>
          <w:szCs w:val="24"/>
        </w:rPr>
        <w:t xml:space="preserve"> </w:t>
      </w:r>
      <w:r w:rsidRPr="00D004B7">
        <w:rPr>
          <w:rFonts w:cs="Times New Roman"/>
          <w:noProof/>
          <w:color w:val="000000" w:themeColor="text1"/>
          <w:szCs w:val="24"/>
        </w:rPr>
        <w:t>structural</w:t>
      </w:r>
      <w:r w:rsidRPr="000B121E">
        <w:rPr>
          <w:rFonts w:cs="Times New Roman"/>
          <w:color w:val="000000" w:themeColor="text1"/>
          <w:szCs w:val="24"/>
        </w:rPr>
        <w:t xml:space="preserve"> break has been totally overlooked in forecasting retailer product sales. In this study, we </w:t>
      </w:r>
      <w:commentRangeStart w:id="69"/>
      <w:del w:id="70" w:author="Fildes, Robert" w:date="2017-12-12T14:49:00Z">
        <w:r w:rsidRPr="000B121E" w:rsidDel="001F695B">
          <w:rPr>
            <w:rFonts w:cs="Times New Roman"/>
            <w:color w:val="000000" w:themeColor="text1"/>
            <w:szCs w:val="24"/>
          </w:rPr>
          <w:delText>propos</w:delText>
        </w:r>
      </w:del>
      <w:ins w:id="71" w:author="Fildes, Robert" w:date="2017-12-12T14:49:00Z">
        <w:del w:id="72" w:author="tao huang" w:date="2018-01-09T15:42:00Z">
          <w:r w:rsidR="001F695B" w:rsidDel="000900E6">
            <w:rPr>
              <w:rFonts w:cs="Times New Roman"/>
              <w:color w:val="000000" w:themeColor="text1"/>
              <w:szCs w:val="24"/>
            </w:rPr>
            <w:delText>examine</w:delText>
          </w:r>
        </w:del>
      </w:ins>
      <w:del w:id="73" w:author="tao huang" w:date="2018-01-09T15:42:00Z">
        <w:r w:rsidRPr="000B121E" w:rsidDel="000900E6">
          <w:rPr>
            <w:rFonts w:cs="Times New Roman"/>
            <w:color w:val="000000" w:themeColor="text1"/>
            <w:szCs w:val="24"/>
          </w:rPr>
          <w:delText>e</w:delText>
        </w:r>
      </w:del>
      <w:ins w:id="74" w:author="tao huang" w:date="2018-01-09T15:44:00Z">
        <w:r w:rsidR="00CB4C3A">
          <w:rPr>
            <w:rFonts w:cs="Times New Roman"/>
            <w:color w:val="000000" w:themeColor="text1"/>
            <w:szCs w:val="24"/>
          </w:rPr>
          <w:t>examine</w:t>
        </w:r>
      </w:ins>
      <w:r w:rsidRPr="000B121E">
        <w:rPr>
          <w:rFonts w:cs="Times New Roman"/>
          <w:color w:val="000000" w:themeColor="text1"/>
          <w:szCs w:val="24"/>
        </w:rPr>
        <w:t xml:space="preserve"> </w:t>
      </w:r>
      <w:commentRangeEnd w:id="69"/>
      <w:r w:rsidR="001F695B">
        <w:rPr>
          <w:rStyle w:val="CommentReference"/>
        </w:rPr>
        <w:commentReference w:id="69"/>
      </w:r>
      <w:r w:rsidRPr="000B121E">
        <w:rPr>
          <w:rFonts w:cs="Times New Roman"/>
          <w:color w:val="000000" w:themeColor="text1"/>
          <w:szCs w:val="24"/>
        </w:rPr>
        <w:t>new forecasting methods which deal with the structural break pro</w:t>
      </w:r>
      <w:r w:rsidR="00EF34A5" w:rsidRPr="000B121E">
        <w:rPr>
          <w:rFonts w:cs="Times New Roman"/>
          <w:color w:val="000000" w:themeColor="text1"/>
          <w:szCs w:val="24"/>
        </w:rPr>
        <w:t>b</w:t>
      </w:r>
      <w:r w:rsidRPr="000B121E">
        <w:rPr>
          <w:rFonts w:cs="Times New Roman"/>
          <w:color w:val="000000" w:themeColor="text1"/>
          <w:szCs w:val="24"/>
        </w:rPr>
        <w:t xml:space="preserve">lem and produce more accurate forecasts. </w:t>
      </w:r>
    </w:p>
    <w:p w14:paraId="4D5A0C18" w14:textId="77777777" w:rsidR="00EF34A5" w:rsidRPr="000B121E" w:rsidRDefault="00EF34A5" w:rsidP="000B121E">
      <w:pPr>
        <w:shd w:val="clear" w:color="auto" w:fill="FFFFFF" w:themeFill="background1"/>
        <w:spacing w:after="0" w:line="360" w:lineRule="auto"/>
        <w:rPr>
          <w:color w:val="000000" w:themeColor="text1"/>
          <w:szCs w:val="24"/>
        </w:rPr>
      </w:pPr>
    </w:p>
    <w:p w14:paraId="33D0D877" w14:textId="23757CEC" w:rsidR="001F695B" w:rsidRPr="000B121E" w:rsidDel="006A5CD2" w:rsidRDefault="004617F2" w:rsidP="001F695B">
      <w:pPr>
        <w:shd w:val="clear" w:color="auto" w:fill="FFFFFF" w:themeFill="background1"/>
        <w:spacing w:after="0" w:line="360" w:lineRule="auto"/>
        <w:rPr>
          <w:ins w:id="75" w:author="Fildes, Robert" w:date="2017-12-12T14:52:00Z"/>
          <w:del w:id="76" w:author="tao huang" w:date="2018-01-09T15:43:00Z"/>
          <w:color w:val="000000" w:themeColor="text1"/>
          <w:szCs w:val="24"/>
        </w:rPr>
      </w:pPr>
      <w:r w:rsidRPr="000B121E">
        <w:rPr>
          <w:color w:val="000000" w:themeColor="text1"/>
          <w:szCs w:val="24"/>
        </w:rPr>
        <w:t xml:space="preserve">Our research in the domain of retail forecasting in particular at </w:t>
      </w:r>
      <w:del w:id="77" w:author="tao huang" w:date="2018-01-09T15:42:00Z">
        <w:r w:rsidRPr="000B121E" w:rsidDel="00D74A57">
          <w:rPr>
            <w:color w:val="000000" w:themeColor="text1"/>
            <w:szCs w:val="24"/>
          </w:rPr>
          <w:delText xml:space="preserve">the </w:delText>
        </w:r>
      </w:del>
      <w:r w:rsidRPr="000B121E">
        <w:rPr>
          <w:color w:val="000000" w:themeColor="text1"/>
          <w:szCs w:val="24"/>
        </w:rPr>
        <w:t xml:space="preserve">SKU level is significant for the following reasons. First, our methods have superior forecasting </w:t>
      </w:r>
      <w:r w:rsidRPr="000B121E">
        <w:rPr>
          <w:noProof/>
          <w:color w:val="000000" w:themeColor="text1"/>
          <w:szCs w:val="24"/>
        </w:rPr>
        <w:t>performance</w:t>
      </w:r>
      <w:r w:rsidRPr="000B121E">
        <w:rPr>
          <w:color w:val="000000" w:themeColor="text1"/>
          <w:szCs w:val="24"/>
        </w:rPr>
        <w:t xml:space="preserve"> compared to conventional models which </w:t>
      </w:r>
      <w:r w:rsidRPr="000B121E">
        <w:rPr>
          <w:noProof/>
          <w:color w:val="000000" w:themeColor="text1"/>
          <w:szCs w:val="24"/>
        </w:rPr>
        <w:t>assume</w:t>
      </w:r>
      <w:r w:rsidRPr="000B121E">
        <w:rPr>
          <w:color w:val="000000" w:themeColor="text1"/>
          <w:szCs w:val="24"/>
        </w:rPr>
        <w:t xml:space="preserve"> no change in the effect of product prices and promotions. Second, unlike any earlier studies which rely on incorporating additional information </w:t>
      </w:r>
      <w:ins w:id="78" w:author="Fildes, Robert" w:date="2017-12-12T14:51:00Z">
        <w:r w:rsidR="001F695B">
          <w:rPr>
            <w:color w:val="000000" w:themeColor="text1"/>
            <w:szCs w:val="24"/>
          </w:rPr>
          <w:t xml:space="preserve">on the marketing mix </w:t>
        </w:r>
      </w:ins>
      <w:r w:rsidRPr="000B121E">
        <w:rPr>
          <w:color w:val="000000" w:themeColor="text1"/>
          <w:szCs w:val="24"/>
        </w:rPr>
        <w:t xml:space="preserve">(which leads to additional cost), our methods rely on how </w:t>
      </w:r>
      <w:ins w:id="79" w:author="Fildes, Robert" w:date="2017-12-12T14:51:00Z">
        <w:r w:rsidR="001F695B">
          <w:rPr>
            <w:color w:val="000000" w:themeColor="text1"/>
            <w:szCs w:val="24"/>
          </w:rPr>
          <w:t xml:space="preserve">limited </w:t>
        </w:r>
      </w:ins>
      <w:r w:rsidRPr="000B121E">
        <w:rPr>
          <w:color w:val="000000" w:themeColor="text1"/>
          <w:szCs w:val="24"/>
        </w:rPr>
        <w:t xml:space="preserve">promotional information could be effectively utilized. In practice, the change of the effect of the </w:t>
      </w:r>
      <w:r w:rsidRPr="000B121E">
        <w:rPr>
          <w:color w:val="000000" w:themeColor="text1"/>
          <w:szCs w:val="24"/>
        </w:rPr>
        <w:lastRenderedPageBreak/>
        <w:t xml:space="preserve">marketing activities may be caused by many </w:t>
      </w:r>
      <w:del w:id="80" w:author="tao huang" w:date="2018-01-09T15:43:00Z">
        <w:r w:rsidRPr="000B121E" w:rsidDel="006A5CD2">
          <w:rPr>
            <w:color w:val="000000" w:themeColor="text1"/>
            <w:szCs w:val="24"/>
          </w:rPr>
          <w:delText xml:space="preserve">influencing </w:delText>
        </w:r>
      </w:del>
      <w:r w:rsidRPr="000B121E">
        <w:rPr>
          <w:color w:val="000000" w:themeColor="text1"/>
          <w:szCs w:val="24"/>
        </w:rPr>
        <w:t xml:space="preserve">factors (as mention above) for which the data are difficult to collect or measure. Third, our research provides an evaluation of various forecasting methods which offers operational guidance to not only retailers but also to manufacturers when competitive promotional information is unavailable. </w:t>
      </w:r>
      <w:r w:rsidRPr="000B121E">
        <w:rPr>
          <w:noProof/>
          <w:color w:val="000000" w:themeColor="text1"/>
          <w:szCs w:val="24"/>
        </w:rPr>
        <w:t>Fourth</w:t>
      </w:r>
      <w:r w:rsidRPr="000B121E">
        <w:rPr>
          <w:color w:val="000000" w:themeColor="text1"/>
          <w:szCs w:val="24"/>
        </w:rPr>
        <w:t>, the methods we propose are fully automatic</w:t>
      </w:r>
      <w:ins w:id="81" w:author="Fildes, Robert" w:date="2017-12-12T14:52:00Z">
        <w:r w:rsidR="001F695B">
          <w:rPr>
            <w:color w:val="000000" w:themeColor="text1"/>
            <w:szCs w:val="24"/>
          </w:rPr>
          <w:t xml:space="preserve"> </w:t>
        </w:r>
        <w:r w:rsidR="001F695B" w:rsidRPr="000B121E">
          <w:rPr>
            <w:color w:val="000000" w:themeColor="text1"/>
            <w:szCs w:val="24"/>
          </w:rPr>
          <w:t>and easy to implement</w:t>
        </w:r>
      </w:ins>
      <w:ins w:id="82" w:author="tao huang" w:date="2018-01-09T15:43:00Z">
        <w:r w:rsidR="006A5CD2">
          <w:rPr>
            <w:color w:val="000000" w:themeColor="text1"/>
            <w:szCs w:val="24"/>
          </w:rPr>
          <w:t xml:space="preserve"> </w:t>
        </w:r>
      </w:ins>
      <w:ins w:id="83" w:author="Fildes, Robert" w:date="2017-12-12T14:52:00Z">
        <w:del w:id="84" w:author="tao huang" w:date="2018-01-09T15:43:00Z">
          <w:r w:rsidR="001F695B" w:rsidRPr="000B121E" w:rsidDel="006A5CD2">
            <w:rPr>
              <w:color w:val="000000" w:themeColor="text1"/>
              <w:szCs w:val="24"/>
            </w:rPr>
            <w:delText>.</w:delText>
          </w:r>
        </w:del>
      </w:ins>
    </w:p>
    <w:p w14:paraId="5DAB3A81" w14:textId="64CC456E" w:rsidR="004617F2" w:rsidRPr="000B121E" w:rsidRDefault="004617F2" w:rsidP="000B121E">
      <w:pPr>
        <w:shd w:val="clear" w:color="auto" w:fill="FFFFFF" w:themeFill="background1"/>
        <w:spacing w:after="0" w:line="360" w:lineRule="auto"/>
        <w:rPr>
          <w:color w:val="000000" w:themeColor="text1"/>
          <w:szCs w:val="24"/>
        </w:rPr>
      </w:pPr>
      <w:del w:id="85" w:author="tao huang" w:date="2018-01-09T15:43:00Z">
        <w:r w:rsidRPr="000B121E" w:rsidDel="006A5CD2">
          <w:rPr>
            <w:color w:val="000000" w:themeColor="text1"/>
            <w:szCs w:val="24"/>
          </w:rPr>
          <w:delText xml:space="preserve"> </w:delText>
        </w:r>
      </w:del>
      <w:r w:rsidRPr="000B121E">
        <w:rPr>
          <w:color w:val="000000" w:themeColor="text1"/>
          <w:szCs w:val="24"/>
        </w:rPr>
        <w:t xml:space="preserve">compared to </w:t>
      </w:r>
      <w:r w:rsidR="0047706C">
        <w:rPr>
          <w:color w:val="000000" w:themeColor="text1"/>
          <w:szCs w:val="24"/>
        </w:rPr>
        <w:fldChar w:fldCharType="begin"/>
      </w:r>
      <w:r w:rsidR="0047706C">
        <w:rPr>
          <w:color w:val="000000" w:themeColor="text1"/>
          <w:szCs w:val="24"/>
        </w:rPr>
        <w:instrText xml:space="preserve"> HYPERLINK \l "_ENREF_38" \o "Huang, 2014 #732" </w:instrText>
      </w:r>
      <w:r w:rsidR="0047706C">
        <w:rPr>
          <w:color w:val="000000" w:themeColor="text1"/>
          <w:szCs w:val="24"/>
        </w:rPr>
      </w:r>
      <w:r w:rsidR="0047706C">
        <w:rPr>
          <w:color w:val="000000" w:themeColor="text1"/>
          <w:szCs w:val="24"/>
        </w:rPr>
        <w:fldChar w:fldCharType="separate"/>
      </w:r>
      <w:r w:rsidR="0047706C" w:rsidRPr="000B121E">
        <w:rPr>
          <w:color w:val="000000" w:themeColor="text1"/>
          <w:szCs w:val="24"/>
        </w:rPr>
        <w:fldChar w:fldCharType="begin"/>
      </w:r>
      <w:r w:rsidR="0047706C">
        <w:rPr>
          <w:color w:val="000000" w:themeColor="text1"/>
          <w:szCs w:val="24"/>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information&lt;/keyword&gt;&lt;/keywords&gt;&lt;dates&gt;&lt;year&gt;2014&lt;/year&gt;&lt;pub-dates&gt;&lt;date&gt;9/1/&lt;/date&gt;&lt;/pub-dates&gt;&lt;/dates&gt;&lt;isbn&gt;0377-2217&lt;/isbn&gt;&lt;urls&gt;&lt;/urls&gt;&lt;/record&gt;&lt;/Cite&gt;&lt;/EndNote&gt;</w:instrText>
      </w:r>
      <w:r w:rsidR="0047706C" w:rsidRPr="000B121E">
        <w:rPr>
          <w:color w:val="000000" w:themeColor="text1"/>
          <w:szCs w:val="24"/>
        </w:rPr>
        <w:fldChar w:fldCharType="separate"/>
      </w:r>
      <w:r w:rsidR="0047706C" w:rsidRPr="000B121E">
        <w:rPr>
          <w:noProof/>
          <w:color w:val="000000" w:themeColor="text1"/>
          <w:szCs w:val="24"/>
        </w:rPr>
        <w:t>Huang et al. (2014)</w:t>
      </w:r>
      <w:r w:rsidR="0047706C" w:rsidRPr="000B121E">
        <w:rPr>
          <w:color w:val="000000" w:themeColor="text1"/>
          <w:szCs w:val="24"/>
        </w:rPr>
        <w:fldChar w:fldCharType="end"/>
      </w:r>
      <w:r w:rsidR="0047706C">
        <w:rPr>
          <w:color w:val="000000" w:themeColor="text1"/>
          <w:szCs w:val="24"/>
        </w:rPr>
        <w:fldChar w:fldCharType="end"/>
      </w:r>
      <w:ins w:id="86" w:author="Fildes, Robert" w:date="2017-12-12T14:52:00Z">
        <w:r w:rsidR="001F695B">
          <w:rPr>
            <w:color w:val="000000" w:themeColor="text1"/>
            <w:szCs w:val="24"/>
          </w:rPr>
          <w:t>.</w:t>
        </w:r>
      </w:ins>
      <w:r w:rsidRPr="000B121E">
        <w:rPr>
          <w:color w:val="000000" w:themeColor="text1"/>
          <w:szCs w:val="24"/>
        </w:rPr>
        <w:t xml:space="preserve"> </w:t>
      </w:r>
      <w:del w:id="87" w:author="Fildes, Robert" w:date="2017-12-12T14:52:00Z">
        <w:r w:rsidRPr="000B121E" w:rsidDel="001F695B">
          <w:rPr>
            <w:color w:val="000000" w:themeColor="text1"/>
            <w:szCs w:val="24"/>
          </w:rPr>
          <w:delText>and easy to implement.</w:delText>
        </w:r>
      </w:del>
    </w:p>
    <w:p w14:paraId="0CF04E6B"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79FD1365" w14:textId="5DB210DE" w:rsidR="004617F2" w:rsidRPr="000B121E" w:rsidRDefault="004617F2" w:rsidP="000B121E">
      <w:pPr>
        <w:shd w:val="clear" w:color="auto" w:fill="FFFFFF" w:themeFill="background1"/>
        <w:spacing w:after="0" w:line="360" w:lineRule="auto"/>
        <w:rPr>
          <w:rFonts w:cs="Times New Roman"/>
          <w:color w:val="000000" w:themeColor="text1"/>
          <w:szCs w:val="24"/>
        </w:rPr>
      </w:pPr>
      <w:commentRangeStart w:id="88"/>
      <w:r w:rsidRPr="000B121E">
        <w:rPr>
          <w:rFonts w:cs="Times New Roman"/>
          <w:color w:val="000000" w:themeColor="text1"/>
          <w:szCs w:val="24"/>
        </w:rPr>
        <w:t xml:space="preserve">The remainder of the paper is </w:t>
      </w:r>
      <w:ins w:id="89" w:author="Soopramanien, Didier" w:date="2017-12-27T10:49:00Z">
        <w:r w:rsidR="00FD46CB">
          <w:rPr>
            <w:rFonts w:cs="Times New Roman"/>
            <w:color w:val="000000" w:themeColor="text1"/>
            <w:szCs w:val="24"/>
          </w:rPr>
          <w:t>organised</w:t>
        </w:r>
      </w:ins>
      <w:del w:id="90" w:author="Soopramanien, Didier" w:date="2017-12-27T10:49:00Z">
        <w:r w:rsidRPr="000B121E" w:rsidDel="00FD46CB">
          <w:rPr>
            <w:rFonts w:cs="Times New Roman"/>
            <w:color w:val="000000" w:themeColor="text1"/>
            <w:szCs w:val="24"/>
          </w:rPr>
          <w:delText>ar</w:delText>
        </w:r>
      </w:del>
      <w:del w:id="91" w:author="Soopramanien, Didier" w:date="2017-12-27T10:48:00Z">
        <w:r w:rsidRPr="000B121E" w:rsidDel="00FD46CB">
          <w:rPr>
            <w:rFonts w:cs="Times New Roman"/>
            <w:color w:val="000000" w:themeColor="text1"/>
            <w:szCs w:val="24"/>
          </w:rPr>
          <w:delText>ranged</w:delText>
        </w:r>
      </w:del>
      <w:r w:rsidRPr="000B121E">
        <w:rPr>
          <w:rFonts w:cs="Times New Roman"/>
          <w:color w:val="000000" w:themeColor="text1"/>
          <w:szCs w:val="24"/>
        </w:rPr>
        <w:t xml:space="preserve"> as follows: </w:t>
      </w:r>
      <w:del w:id="92" w:author="tao huang" w:date="2018-01-09T15:44:00Z">
        <w:r w:rsidRPr="000B121E" w:rsidDel="00FE17FB">
          <w:rPr>
            <w:rFonts w:cs="Times New Roman"/>
            <w:noProof/>
            <w:color w:val="000000" w:themeColor="text1"/>
            <w:szCs w:val="24"/>
          </w:rPr>
          <w:delText>Section</w:delText>
        </w:r>
        <w:r w:rsidRPr="000B121E" w:rsidDel="00FE17FB">
          <w:rPr>
            <w:rFonts w:cs="Times New Roman"/>
            <w:color w:val="000000" w:themeColor="text1"/>
            <w:szCs w:val="24"/>
          </w:rPr>
          <w:delText xml:space="preserve"> </w:delText>
        </w:r>
      </w:del>
      <w:ins w:id="93" w:author="tao huang" w:date="2018-01-09T15:44:00Z">
        <w:r w:rsidR="00FE17FB">
          <w:rPr>
            <w:rFonts w:cs="Times New Roman"/>
            <w:noProof/>
            <w:color w:val="000000" w:themeColor="text1"/>
            <w:szCs w:val="24"/>
          </w:rPr>
          <w:t>s</w:t>
        </w:r>
        <w:r w:rsidR="00FE17FB" w:rsidRPr="000B121E">
          <w:rPr>
            <w:rFonts w:cs="Times New Roman"/>
            <w:noProof/>
            <w:color w:val="000000" w:themeColor="text1"/>
            <w:szCs w:val="24"/>
          </w:rPr>
          <w:t>ection</w:t>
        </w:r>
        <w:r w:rsidR="00FE17FB" w:rsidRPr="000B121E">
          <w:rPr>
            <w:rFonts w:cs="Times New Roman"/>
            <w:color w:val="000000" w:themeColor="text1"/>
            <w:szCs w:val="24"/>
          </w:rPr>
          <w:t xml:space="preserve"> </w:t>
        </w:r>
      </w:ins>
      <w:r w:rsidRPr="000B121E">
        <w:rPr>
          <w:rFonts w:cs="Times New Roman"/>
          <w:color w:val="000000" w:themeColor="text1"/>
          <w:szCs w:val="24"/>
        </w:rPr>
        <w:t xml:space="preserve">2 summarizes previous studies in the literature. Section 3 explains the origins and the consequence of the structural break problem. In section 4, we introduce two techniques which may potentially improve the forecasting accuracy by mitigating the forecast bias due to </w:t>
      </w:r>
      <w:r w:rsidRPr="000B121E">
        <w:rPr>
          <w:rFonts w:cs="Times New Roman"/>
          <w:noProof/>
          <w:color w:val="000000" w:themeColor="text1"/>
          <w:szCs w:val="24"/>
        </w:rPr>
        <w:t>structural</w:t>
      </w:r>
      <w:r w:rsidRPr="000B121E">
        <w:rPr>
          <w:rFonts w:cs="Times New Roman"/>
          <w:color w:val="000000" w:themeColor="text1"/>
          <w:szCs w:val="24"/>
        </w:rPr>
        <w:t xml:space="preserve"> breaks. Section 5 </w:t>
      </w:r>
      <w:r w:rsidRPr="00D004B7">
        <w:rPr>
          <w:rFonts w:cs="Times New Roman"/>
          <w:noProof/>
          <w:color w:val="000000" w:themeColor="text1"/>
          <w:szCs w:val="24"/>
        </w:rPr>
        <w:t>explore</w:t>
      </w:r>
      <w:r w:rsidR="00D004B7">
        <w:rPr>
          <w:rFonts w:cs="Times New Roman"/>
          <w:noProof/>
          <w:color w:val="000000" w:themeColor="text1"/>
          <w:szCs w:val="24"/>
        </w:rPr>
        <w:t>s</w:t>
      </w:r>
      <w:r w:rsidRPr="000B121E">
        <w:rPr>
          <w:rFonts w:cs="Times New Roman"/>
          <w:color w:val="000000" w:themeColor="text1"/>
          <w:szCs w:val="24"/>
        </w:rPr>
        <w:t xml:space="preserve"> the data. </w:t>
      </w:r>
      <w:r w:rsidR="001F695B" w:rsidRPr="000B121E">
        <w:rPr>
          <w:rFonts w:cs="Times New Roman"/>
          <w:color w:val="000000" w:themeColor="text1"/>
          <w:szCs w:val="24"/>
        </w:rPr>
        <w:t xml:space="preserve">In </w:t>
      </w:r>
      <w:r w:rsidRPr="000B121E">
        <w:rPr>
          <w:rFonts w:cs="Times New Roman"/>
          <w:color w:val="000000" w:themeColor="text1"/>
          <w:szCs w:val="24"/>
        </w:rPr>
        <w:t>section 6, we propose our new forecasting methods. Section 7 describes the design of the model evaluation. Section 8 summarizes and discusses the evaluation results</w:t>
      </w:r>
      <w:ins w:id="94" w:author="Fildes, Robert" w:date="2017-12-12T14:53:00Z">
        <w:r w:rsidR="001F695B">
          <w:rPr>
            <w:rFonts w:cs="Times New Roman"/>
            <w:color w:val="000000" w:themeColor="text1"/>
            <w:szCs w:val="24"/>
          </w:rPr>
          <w:t xml:space="preserve"> in order to provide a convincing demonstration of their performance</w:t>
        </w:r>
      </w:ins>
      <w:r w:rsidRPr="000B121E">
        <w:rPr>
          <w:rFonts w:cs="Times New Roman"/>
          <w:color w:val="000000" w:themeColor="text1"/>
          <w:szCs w:val="24"/>
        </w:rPr>
        <w:t xml:space="preserve">. In </w:t>
      </w:r>
      <w:r w:rsidRPr="000B121E">
        <w:rPr>
          <w:rFonts w:cs="Times New Roman"/>
          <w:noProof/>
          <w:color w:val="000000" w:themeColor="text1"/>
          <w:szCs w:val="24"/>
        </w:rPr>
        <w:t>Section</w:t>
      </w:r>
      <w:r w:rsidRPr="000B121E">
        <w:rPr>
          <w:rFonts w:cs="Times New Roman"/>
          <w:color w:val="000000" w:themeColor="text1"/>
          <w:szCs w:val="24"/>
        </w:rPr>
        <w:t xml:space="preserve"> 9, we explore the</w:t>
      </w:r>
      <w:ins w:id="95" w:author="Fildes, Robert" w:date="2017-12-12T14:55:00Z">
        <w:r w:rsidR="001F695B">
          <w:rPr>
            <w:rFonts w:cs="Times New Roman"/>
            <w:color w:val="000000" w:themeColor="text1"/>
            <w:szCs w:val="24"/>
          </w:rPr>
          <w:t xml:space="preserve"> characteristics</w:t>
        </w:r>
      </w:ins>
      <w:del w:id="96" w:author="Fildes, Robert" w:date="2017-12-12T14:55:00Z">
        <w:r w:rsidRPr="000B121E" w:rsidDel="001F695B">
          <w:rPr>
            <w:rFonts w:cs="Times New Roman"/>
            <w:color w:val="000000" w:themeColor="text1"/>
            <w:szCs w:val="24"/>
          </w:rPr>
          <w:delText xml:space="preserve"> determinants</w:delText>
        </w:r>
      </w:del>
      <w:r w:rsidRPr="000B121E">
        <w:rPr>
          <w:rFonts w:cs="Times New Roman"/>
          <w:color w:val="000000" w:themeColor="text1"/>
          <w:szCs w:val="24"/>
        </w:rPr>
        <w:t xml:space="preserve"> of </w:t>
      </w:r>
      <w:ins w:id="97" w:author="Fildes, Robert" w:date="2017-12-12T14:54:00Z">
        <w:r w:rsidR="001F695B">
          <w:rPr>
            <w:rFonts w:cs="Times New Roman"/>
            <w:color w:val="000000" w:themeColor="text1"/>
            <w:szCs w:val="24"/>
          </w:rPr>
          <w:t xml:space="preserve">the situations where </w:t>
        </w:r>
      </w:ins>
      <w:del w:id="98" w:author="Fildes, Robert" w:date="2017-12-12T14:54:00Z">
        <w:r w:rsidRPr="000B121E" w:rsidDel="001F695B">
          <w:rPr>
            <w:rFonts w:cs="Times New Roman"/>
            <w:color w:val="000000" w:themeColor="text1"/>
            <w:szCs w:val="24"/>
          </w:rPr>
          <w:delText xml:space="preserve">improvement of </w:delText>
        </w:r>
      </w:del>
      <w:r w:rsidRPr="000B121E">
        <w:rPr>
          <w:rFonts w:cs="Times New Roman"/>
          <w:color w:val="000000" w:themeColor="text1"/>
          <w:szCs w:val="24"/>
        </w:rPr>
        <w:t>the proposed models</w:t>
      </w:r>
      <w:ins w:id="99" w:author="Fildes, Robert" w:date="2017-12-12T14:54:00Z">
        <w:r w:rsidR="001F695B">
          <w:rPr>
            <w:rFonts w:cs="Times New Roman"/>
            <w:color w:val="000000" w:themeColor="text1"/>
            <w:szCs w:val="24"/>
          </w:rPr>
          <w:t xml:space="preserve"> garner the greatest improvements</w:t>
        </w:r>
      </w:ins>
      <w:r w:rsidRPr="000B121E">
        <w:rPr>
          <w:rFonts w:cs="Times New Roman"/>
          <w:color w:val="000000" w:themeColor="text1"/>
          <w:szCs w:val="24"/>
        </w:rPr>
        <w:t>. In the last section, we make recommendations for both manufacturers and retailers, address research limitations, and highlight directions for future research.</w:t>
      </w:r>
      <w:commentRangeEnd w:id="88"/>
      <w:r w:rsidRPr="000B121E">
        <w:rPr>
          <w:rStyle w:val="CommentReference"/>
          <w:color w:val="000000" w:themeColor="text1"/>
          <w:sz w:val="24"/>
          <w:szCs w:val="24"/>
        </w:rPr>
        <w:commentReference w:id="88"/>
      </w:r>
    </w:p>
    <w:p w14:paraId="7CDDF031"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69547438" w14:textId="77777777" w:rsidR="004617F2" w:rsidRPr="000B121E" w:rsidRDefault="004617F2">
      <w:pPr>
        <w:pStyle w:val="Heading2"/>
        <w:numPr>
          <w:ilvl w:val="0"/>
          <w:numId w:val="45"/>
        </w:numPr>
        <w:pPrChange w:id="100" w:author="Fildes, Robert" w:date="2017-12-12T15:19:00Z">
          <w:pPr>
            <w:pStyle w:val="ListParagraph"/>
            <w:numPr>
              <w:numId w:val="45"/>
            </w:numPr>
            <w:shd w:val="clear" w:color="auto" w:fill="FFFFFF" w:themeFill="background1"/>
            <w:spacing w:after="0" w:line="360" w:lineRule="auto"/>
            <w:ind w:left="360" w:hanging="360"/>
          </w:pPr>
        </w:pPrChange>
      </w:pPr>
      <w:r w:rsidRPr="000B121E">
        <w:t>Literature review</w:t>
      </w:r>
    </w:p>
    <w:p w14:paraId="5FA40835" w14:textId="2FAB3F59" w:rsidR="0017664B" w:rsidRDefault="0017664B" w:rsidP="000B121E">
      <w:pPr>
        <w:shd w:val="clear" w:color="auto" w:fill="FFFFFF" w:themeFill="background1"/>
        <w:spacing w:after="0" w:line="360" w:lineRule="auto"/>
        <w:rPr>
          <w:rFonts w:cs="Times New Roman"/>
          <w:color w:val="000000" w:themeColor="text1"/>
          <w:szCs w:val="24"/>
        </w:rPr>
      </w:pPr>
    </w:p>
    <w:p w14:paraId="36C0BF65" w14:textId="0C5F864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In practice, many retailers forecast their product sales at SKU level using a </w:t>
      </w:r>
      <w:r w:rsidRPr="000B121E">
        <w:rPr>
          <w:rFonts w:cs="Times New Roman"/>
          <w:noProof/>
          <w:color w:val="000000" w:themeColor="text1"/>
          <w:szCs w:val="24"/>
        </w:rPr>
        <w:t>two-stage</w:t>
      </w:r>
      <w:r w:rsidRPr="000B121E">
        <w:rPr>
          <w:rFonts w:cs="Times New Roman"/>
          <w:color w:val="000000" w:themeColor="text1"/>
          <w:szCs w:val="24"/>
        </w:rPr>
        <w:t xml:space="preserve"> ‘base-lift’ method. The method entails dividing the data into promoted and non-promoted periods based on whether the </w:t>
      </w:r>
      <w:ins w:id="101" w:author="tao huang" w:date="2018-01-09T15:50:00Z">
        <w:r w:rsidR="00D87651">
          <w:rPr>
            <w:rFonts w:cs="Times New Roman"/>
            <w:color w:val="000000" w:themeColor="text1"/>
            <w:szCs w:val="24"/>
          </w:rPr>
          <w:t xml:space="preserve">focal </w:t>
        </w:r>
      </w:ins>
      <w:r w:rsidRPr="000B121E">
        <w:rPr>
          <w:rFonts w:cs="Times New Roman"/>
          <w:color w:val="000000" w:themeColor="text1"/>
          <w:szCs w:val="24"/>
        </w:rPr>
        <w:t>SKU is being promoted. The method is a combination of simple univariate methods (for the non-promoted period) and</w:t>
      </w:r>
      <w:r w:rsidRPr="000B121E">
        <w:rPr>
          <w:color w:val="000000" w:themeColor="text1"/>
          <w:szCs w:val="24"/>
        </w:rPr>
        <w:t xml:space="preserve"> human judgments by brand/category managers (for the promoted period) </w:t>
      </w:r>
      <w:r w:rsidRPr="000B121E">
        <w:rPr>
          <w:rFonts w:cs="Times New Roman"/>
          <w:color w:val="000000" w:themeColor="text1"/>
          <w:szCs w:val="24"/>
        </w:rPr>
        <w:fldChar w:fldCharType="begin">
          <w:fldData xml:space="preserve">PEVuZE5vdGU+PENpdGU+PEF1dGhvcj5GaWxkZXM8L0F1dGhvcj48WWVhcj4yMDA5PC9ZZWFyPjxS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=
</w:fldData>
        </w:fldChar>
      </w:r>
      <w:r w:rsidR="009C5714">
        <w:rPr>
          <w:rFonts w:cs="Times New Roman"/>
          <w:color w:val="000000" w:themeColor="text1"/>
          <w:szCs w:val="24"/>
        </w:rPr>
        <w:instrText xml:space="preserve"> ADDIN EN.CITE </w:instrText>
      </w:r>
      <w:r w:rsidR="009C5714">
        <w:rPr>
          <w:rFonts w:cs="Times New Roman"/>
          <w:color w:val="000000" w:themeColor="text1"/>
          <w:szCs w:val="24"/>
        </w:rPr>
        <w:fldChar w:fldCharType="begin">
          <w:fldData xml:space="preserve">PEVuZE5vdGU+PENpdGU+PEF1dGhvcj5GaWxkZXM8L0F1dGhvcj48WWVhcj4yMDA5PC9ZZWFyPjxS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=
</w:fldData>
        </w:fldChar>
      </w:r>
      <w:r w:rsidR="009C5714">
        <w:rPr>
          <w:rFonts w:cs="Times New Roman"/>
          <w:color w:val="000000" w:themeColor="text1"/>
          <w:szCs w:val="24"/>
        </w:rPr>
        <w:instrText xml:space="preserve"> ADDIN EN.CITE.DATA </w:instrText>
      </w:r>
      <w:r w:rsidR="009C5714">
        <w:rPr>
          <w:rFonts w:cs="Times New Roman"/>
          <w:color w:val="000000" w:themeColor="text1"/>
          <w:szCs w:val="24"/>
        </w:rPr>
      </w:r>
      <w:r w:rsidR="009C5714">
        <w:rPr>
          <w:rFonts w:cs="Times New Roman"/>
          <w:color w:val="000000" w:themeColor="text1"/>
          <w:szCs w:val="24"/>
        </w:rPr>
        <w:fldChar w:fldCharType="end"/>
      </w:r>
      <w:r w:rsidRPr="000B121E">
        <w:rPr>
          <w:rFonts w:cs="Times New Roman"/>
          <w:color w:val="000000" w:themeColor="text1"/>
          <w:szCs w:val="24"/>
        </w:rPr>
      </w:r>
      <w:r w:rsidRPr="000B121E">
        <w:rPr>
          <w:rFonts w:cs="Times New Roman"/>
          <w:color w:val="000000" w:themeColor="text1"/>
          <w:szCs w:val="24"/>
        </w:rPr>
        <w:fldChar w:fldCharType="separate"/>
      </w:r>
      <w:r w:rsidR="009C5714">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"_ENREF_30" \o "Fildes, 2009 #421"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Fildes, Goodwin, Lawrence, &amp; Nikolopoulos, 2009</w:t>
      </w:r>
      <w:r w:rsidR="0047706C">
        <w:rPr>
          <w:rFonts w:cs="Times New Roman"/>
          <w:noProof/>
          <w:color w:val="000000" w:themeColor="text1"/>
          <w:szCs w:val="24"/>
        </w:rPr>
        <w:fldChar w:fldCharType="end"/>
      </w:r>
      <w:r w:rsidR="009C5714">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"_ENREF_31" \o "Fildes, 2008 #159"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Fildes et al., 2008</w:t>
      </w:r>
      <w:r w:rsidR="0047706C">
        <w:rPr>
          <w:rFonts w:cs="Times New Roman"/>
          <w:noProof/>
          <w:color w:val="000000" w:themeColor="text1"/>
          <w:szCs w:val="24"/>
        </w:rPr>
        <w:fldChar w:fldCharType="end"/>
      </w:r>
      <w:r w:rsidR="009C5714">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A</w:t>
      </w:r>
      <w:ins w:id="102" w:author="Fildes, Robert" w:date="2017-12-12T15:04:00Z">
        <w:r w:rsidR="000D338C">
          <w:rPr>
            <w:rFonts w:cs="Times New Roman"/>
            <w:color w:val="000000" w:themeColor="text1"/>
            <w:szCs w:val="24"/>
          </w:rPr>
          <w:t xml:space="preserve"> number</w:t>
        </w:r>
      </w:ins>
      <w:del w:id="103" w:author="Fildes, Robert" w:date="2017-12-12T15:04:00Z">
        <w:r w:rsidRPr="000B121E" w:rsidDel="000D338C">
          <w:rPr>
            <w:rFonts w:cs="Times New Roman"/>
            <w:color w:val="000000" w:themeColor="text1"/>
            <w:szCs w:val="24"/>
          </w:rPr>
          <w:delText xml:space="preserve"> stream</w:delText>
        </w:r>
      </w:del>
      <w:r w:rsidRPr="000B121E">
        <w:rPr>
          <w:rFonts w:cs="Times New Roman"/>
          <w:color w:val="000000" w:themeColor="text1"/>
          <w:szCs w:val="24"/>
        </w:rPr>
        <w:t xml:space="preserve"> of studies has been devoted to hel</w:t>
      </w:r>
      <w:ins w:id="104" w:author="Soopramanien, Didier" w:date="2017-12-27T10:49:00Z">
        <w:r w:rsidR="00FD46CB">
          <w:rPr>
            <w:rFonts w:cs="Times New Roman"/>
            <w:color w:val="000000" w:themeColor="text1"/>
            <w:szCs w:val="24"/>
          </w:rPr>
          <w:t>p</w:t>
        </w:r>
      </w:ins>
      <w:ins w:id="105" w:author="tao huang" w:date="2018-01-09T15:51:00Z">
        <w:r w:rsidR="00D87651">
          <w:rPr>
            <w:rFonts w:cs="Times New Roman"/>
            <w:color w:val="000000" w:themeColor="text1"/>
            <w:szCs w:val="24"/>
          </w:rPr>
          <w:t>ing</w:t>
        </w:r>
      </w:ins>
      <w:del w:id="106" w:author="Soopramanien, Didier" w:date="2017-12-27T10:49:00Z">
        <w:r w:rsidRPr="000B121E" w:rsidDel="00FD46CB">
          <w:rPr>
            <w:rFonts w:cs="Times New Roman"/>
            <w:color w:val="000000" w:themeColor="text1"/>
            <w:szCs w:val="24"/>
          </w:rPr>
          <w:delText>ping</w:delText>
        </w:r>
      </w:del>
      <w:r w:rsidRPr="000B121E">
        <w:rPr>
          <w:rFonts w:cs="Times New Roman"/>
          <w:color w:val="000000" w:themeColor="text1"/>
          <w:szCs w:val="24"/>
        </w:rPr>
        <w:t xml:space="preserve"> managers with better adjustment procedures </w:t>
      </w:r>
      <w:ins w:id="107" w:author="tao huang" w:date="2018-01-09T15:52:00Z">
        <w:r w:rsidR="00D87651">
          <w:rPr>
            <w:rFonts w:cs="Times New Roman"/>
            <w:color w:val="000000" w:themeColor="text1"/>
            <w:szCs w:val="24"/>
          </w:rPr>
          <w:t xml:space="preserve">by </w:t>
        </w:r>
      </w:ins>
      <w:r w:rsidRPr="000B121E">
        <w:rPr>
          <w:rFonts w:cs="Times New Roman"/>
          <w:color w:val="000000" w:themeColor="text1"/>
          <w:szCs w:val="24"/>
        </w:rPr>
        <w:t>overcom</w:t>
      </w:r>
      <w:ins w:id="108" w:author="tao huang" w:date="2018-01-09T15:52:00Z">
        <w:r w:rsidR="00D87651">
          <w:rPr>
            <w:rFonts w:cs="Times New Roman"/>
            <w:color w:val="000000" w:themeColor="text1"/>
            <w:szCs w:val="24"/>
          </w:rPr>
          <w:t>ing</w:t>
        </w:r>
      </w:ins>
      <w:del w:id="109" w:author="tao huang" w:date="2018-01-09T15:52:00Z">
        <w:r w:rsidRPr="000B121E" w:rsidDel="00D87651">
          <w:rPr>
            <w:rFonts w:cs="Times New Roman"/>
            <w:color w:val="000000" w:themeColor="text1"/>
            <w:szCs w:val="24"/>
          </w:rPr>
          <w:delText>e</w:delText>
        </w:r>
      </w:del>
      <w:r w:rsidRPr="000B121E">
        <w:rPr>
          <w:rFonts w:cs="Times New Roman"/>
          <w:color w:val="000000" w:themeColor="text1"/>
          <w:szCs w:val="24"/>
        </w:rPr>
        <w:t xml:space="preserve"> their cognitive bias</w:t>
      </w:r>
      <w:ins w:id="110" w:author="Fildes, Robert" w:date="2017-12-12T14:57:00Z">
        <w:r w:rsidR="001F695B">
          <w:rPr>
            <w:rFonts w:cs="Times New Roman"/>
            <w:color w:val="000000" w:themeColor="text1"/>
            <w:szCs w:val="24"/>
          </w:rPr>
          <w:t>es</w:t>
        </w:r>
      </w:ins>
      <w:ins w:id="111" w:author="Fildes, Robert" w:date="2017-12-12T14:59:00Z">
        <w:r w:rsidR="000D338C">
          <w:rPr>
            <w:rFonts w:cs="Times New Roman"/>
            <w:color w:val="000000" w:themeColor="text1"/>
            <w:szCs w:val="24"/>
          </w:rPr>
          <w:t xml:space="preserve"> </w:t>
        </w:r>
        <w:del w:id="112" w:author="tao huang" w:date="2018-01-09T15:59:00Z">
          <w:r w:rsidR="000D338C" w:rsidDel="006C4002">
            <w:rPr>
              <w:rFonts w:cs="Times New Roman"/>
              <w:color w:val="000000" w:themeColor="text1"/>
              <w:szCs w:val="24"/>
            </w:rPr>
            <w:delText xml:space="preserve">(e.g. </w:delText>
          </w:r>
        </w:del>
      </w:ins>
      <w:ins w:id="113" w:author="Fildes, Robert" w:date="2017-12-12T15:00:00Z">
        <w:del w:id="114" w:author="tao huang" w:date="2018-01-09T15:59:00Z">
          <w:r w:rsidR="000D338C" w:rsidDel="006C4002">
            <w:rPr>
              <w:rFonts w:cs="Times New Roman"/>
              <w:color w:val="000000" w:themeColor="text1"/>
              <w:szCs w:val="24"/>
            </w:rPr>
            <w:delText>Petropoulos, Fildes &amp; Good</w:delText>
          </w:r>
        </w:del>
      </w:ins>
      <w:r w:rsidR="006C4002">
        <w:rPr>
          <w:rFonts w:cs="Times New Roman"/>
          <w:color w:val="000000" w:themeColor="text1"/>
          <w:szCs w:val="24"/>
        </w:rPr>
        <w:fldChar w:fldCharType="begin">
          <w:fldData xml:space="preserve">PEVuZE5vdGU+PENpdGU+PEF1dGhvcj5QZXRyb3BvdWxvczwvQXV0aG9yPjxZZWFyPjIwMTY8L1ll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==
</w:fldData>
        </w:fldChar>
      </w:r>
      <w:r w:rsidR="006C4002">
        <w:rPr>
          <w:rFonts w:cs="Times New Roman"/>
          <w:color w:val="000000" w:themeColor="text1"/>
          <w:szCs w:val="24"/>
        </w:rPr>
        <w:instrText xml:space="preserve"> ADDIN EN.CITE </w:instrText>
      </w:r>
      <w:r w:rsidR="006C4002">
        <w:rPr>
          <w:rFonts w:cs="Times New Roman"/>
          <w:color w:val="000000" w:themeColor="text1"/>
          <w:szCs w:val="24"/>
        </w:rPr>
        <w:fldChar w:fldCharType="begin">
          <w:fldData xml:space="preserve">PEVuZE5vdGU+PENpdGU+PEF1dGhvcj5QZXRyb3BvdWxvczwvQXV0aG9yPjxZZWFyPjIwMTY8L1ll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==
</w:fldData>
        </w:fldChar>
      </w:r>
      <w:r w:rsidR="006C4002">
        <w:rPr>
          <w:rFonts w:cs="Times New Roman"/>
          <w:color w:val="000000" w:themeColor="text1"/>
          <w:szCs w:val="24"/>
        </w:rPr>
        <w:instrText xml:space="preserve"> ADDIN EN.CITE.DATA </w:instrText>
      </w:r>
      <w:r w:rsidR="006C4002">
        <w:rPr>
          <w:rFonts w:cs="Times New Roman"/>
          <w:color w:val="000000" w:themeColor="text1"/>
          <w:szCs w:val="24"/>
        </w:rPr>
      </w:r>
      <w:r w:rsidR="006C4002">
        <w:rPr>
          <w:rFonts w:cs="Times New Roman"/>
          <w:color w:val="000000" w:themeColor="text1"/>
          <w:szCs w:val="24"/>
        </w:rPr>
        <w:fldChar w:fldCharType="end"/>
      </w:r>
      <w:r w:rsidR="006C4002">
        <w:rPr>
          <w:rFonts w:cs="Times New Roman"/>
          <w:color w:val="000000" w:themeColor="text1"/>
          <w:szCs w:val="24"/>
        </w:rPr>
        <w:fldChar w:fldCharType="separate"/>
      </w:r>
      <w:r w:rsidR="006C4002">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"_ENREF_41" \o "Lee, 2007 #761"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Lee, Goodwin, Fildes, Nikolopoulos, &amp; Lawrence, 2007</w:t>
      </w:r>
      <w:r w:rsidR="0047706C">
        <w:rPr>
          <w:rFonts w:cs="Times New Roman"/>
          <w:noProof/>
          <w:color w:val="000000" w:themeColor="text1"/>
          <w:szCs w:val="24"/>
        </w:rPr>
        <w:fldChar w:fldCharType="end"/>
      </w:r>
      <w:r w:rsidR="006C4002">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"_ENREF_63" \o "Petropoulos, 2016 #760"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Petropoulos, Fildes, &amp; Goodwin, 2016</w:t>
      </w:r>
      <w:r w:rsidR="0047706C">
        <w:rPr>
          <w:rFonts w:cs="Times New Roman"/>
          <w:noProof/>
          <w:color w:val="000000" w:themeColor="text1"/>
          <w:szCs w:val="24"/>
        </w:rPr>
        <w:fldChar w:fldCharType="end"/>
      </w:r>
      <w:r w:rsidR="006C4002">
        <w:rPr>
          <w:rFonts w:cs="Times New Roman"/>
          <w:noProof/>
          <w:color w:val="000000" w:themeColor="text1"/>
          <w:szCs w:val="24"/>
        </w:rPr>
        <w:t>)</w:t>
      </w:r>
      <w:r w:rsidR="006C4002">
        <w:rPr>
          <w:rFonts w:cs="Times New Roman"/>
          <w:color w:val="000000" w:themeColor="text1"/>
          <w:szCs w:val="24"/>
        </w:rPr>
        <w:fldChar w:fldCharType="end"/>
      </w:r>
      <w:ins w:id="115" w:author="Fildes, Robert" w:date="2017-12-12T15:00:00Z">
        <w:del w:id="116" w:author="tao huang" w:date="2018-01-09T15:59:00Z">
          <w:r w:rsidR="000D338C" w:rsidDel="006C4002">
            <w:rPr>
              <w:rFonts w:cs="Times New Roman"/>
              <w:color w:val="000000" w:themeColor="text1"/>
              <w:szCs w:val="24"/>
            </w:rPr>
            <w:delText xml:space="preserve">win, </w:delText>
          </w:r>
          <w:commentRangeStart w:id="117"/>
          <w:r w:rsidR="000D338C" w:rsidDel="006C4002">
            <w:rPr>
              <w:rFonts w:cs="Times New Roman"/>
              <w:color w:val="000000" w:themeColor="text1"/>
              <w:szCs w:val="24"/>
            </w:rPr>
            <w:delText>20</w:delText>
          </w:r>
        </w:del>
        <w:del w:id="118" w:author="tao huang" w:date="2018-01-09T15:58:00Z">
          <w:r w:rsidR="000D338C" w:rsidDel="006C4002">
            <w:rPr>
              <w:rFonts w:cs="Times New Roman"/>
              <w:color w:val="000000" w:themeColor="text1"/>
              <w:szCs w:val="24"/>
            </w:rPr>
            <w:delText>16</w:delText>
          </w:r>
        </w:del>
      </w:ins>
      <w:commentRangeEnd w:id="117"/>
      <w:ins w:id="119" w:author="Fildes, Robert" w:date="2017-12-12T15:02:00Z">
        <w:del w:id="120" w:author="tao huang" w:date="2018-01-09T15:58:00Z">
          <w:r w:rsidR="000D338C" w:rsidDel="006C4002">
            <w:rPr>
              <w:rStyle w:val="CommentReference"/>
            </w:rPr>
            <w:commentReference w:id="117"/>
          </w:r>
        </w:del>
      </w:ins>
      <w:ins w:id="121" w:author="Fildes, Robert" w:date="2017-12-12T15:00:00Z">
        <w:del w:id="122" w:author="tao huang" w:date="2018-01-09T15:58:00Z">
          <w:r w:rsidR="000D338C" w:rsidDel="006C4002">
            <w:rPr>
              <w:rFonts w:cs="Times New Roman"/>
              <w:color w:val="000000" w:themeColor="text1"/>
              <w:szCs w:val="24"/>
            </w:rPr>
            <w:delText>)</w:delText>
          </w:r>
        </w:del>
      </w:ins>
      <w:del w:id="123" w:author="tao huang" w:date="2018-01-09T15:58:00Z">
        <w:r w:rsidRPr="000B121E" w:rsidDel="006C4002">
          <w:rPr>
            <w:rFonts w:cs="Times New Roman"/>
            <w:color w:val="000000" w:themeColor="text1"/>
            <w:szCs w:val="24"/>
          </w:rPr>
          <w:delText xml:space="preserve"> </w:delText>
        </w:r>
        <w:r w:rsidRPr="000B121E" w:rsidDel="006C4002">
          <w:rPr>
            <w:rFonts w:cs="Times New Roman"/>
            <w:color w:val="000000" w:themeColor="text1"/>
            <w:szCs w:val="24"/>
          </w:rPr>
          <w:fldChar w:fldCharType="begin"/>
        </w:r>
        <w:r w:rsidR="000D0FB8" w:rsidDel="006C4002">
          <w:rPr>
            <w:rFonts w:cs="Times New Roman"/>
            <w:color w:val="000000" w:themeColor="text1"/>
            <w:szCs w:val="24"/>
          </w:rPr>
          <w:delInstrText xml:space="preserve"> ADDIN EN.CITE &lt;EndNote&gt;&lt;Cite&gt;&lt;Author&gt;Trapero&lt;/Author&gt;&lt;Year&gt;2013&lt;/Year&gt;&lt;RecNum&gt;738&lt;/RecNum&gt;&lt;DisplayText&gt;(Fildes &amp;amp; Goodwin, 2007; Trapero, Pedregal, Fildes, &amp;amp; Kourentzes, 2013)&lt;/DisplayText&gt;&lt;record&gt;&lt;rec-number&gt;738&lt;/rec-number&gt;&lt;foreign-keys&gt;&lt;key app="EN" db-id="fwzpfdt205x9v6eprsvv25dpxftedxv0z0a9" timestamp="1475146139"&gt;738&lt;/key&gt;&lt;/foreign-keys&gt;&lt;ref-type name="Journal Article"&gt;17&lt;/ref-type&gt;&lt;contributors&gt;&lt;authors&gt;&lt;author&gt;Juan Trapero&lt;/author&gt;&lt;author&gt;Diego Pedregal&lt;/author&gt;&lt;author&gt;Robert Fildes&lt;/author&gt;&lt;author&gt;Nikolaos Kourentzes&lt;/author&gt;&lt;/authors&gt;&lt;/contributors&gt;&lt;titles&gt;&lt;title&gt;Analysis of judgmental adjustments in the presence of promotions&lt;/title&gt;&lt;secondary-title&gt;International Journal of Forecasting&lt;/secondary-title&gt;&lt;/titles&gt;&lt;periodical&gt;&lt;full-title&gt;International Journal of Forecasting&lt;/full-title&gt;&lt;/periodical&gt;&lt;volume&gt;29&lt;/volume&gt;&lt;number&gt;2&lt;/number&gt;&lt;dates&gt;&lt;year&gt;2013&lt;/year&gt;&lt;/dates&gt;&lt;urls&gt;&lt;/urls&gt;&lt;/record&gt;&lt;/Cite&gt;&lt;Cite&gt;&lt;Author&gt;Fildes&lt;/Author&gt;&lt;Year&gt;2007&lt;/Year&gt;&lt;RecNum&gt;161&lt;/RecNum&gt;&lt;record&gt;&lt;rec-number&gt;161&lt;/rec-number&gt;&lt;foreign-keys&gt;&lt;key app="EN" db-id="fwzpfdt205x9v6eprsvv25dpxftedxv0z0a9" timestamp="0"&gt;161&lt;/key&gt;&lt;/foreign-keys&gt;&lt;ref-type name="Journal Article"&gt;17&lt;/ref-type&gt;&lt;contributors&gt;&lt;authors&gt;&lt;author&gt;Robert Fildes&lt;/author&gt;&lt;author&gt;Paul Goodwin&lt;/author&gt;&lt;/authors&gt;&lt;/contributors&gt;&lt;titles&gt;&lt;title&gt;Fine judgments: do organizations follow best practice when applying management judgement to forecasting?&lt;/title&gt;&lt;secondary-title&gt;Interfaces&lt;/secondary-title&gt;&lt;/titles&gt;&lt;pages&gt;570-576&lt;/pages&gt;&lt;volume&gt;37&lt;/volume&gt;&lt;dates&gt;&lt;year&gt;2007&lt;/year&gt;&lt;/dates&gt;&lt;urls&gt;&lt;/urls&gt;&lt;/record&gt;&lt;/Cite&gt;&lt;/EndNote&gt;</w:delInstrText>
        </w:r>
        <w:r w:rsidRPr="000B121E" w:rsidDel="006C4002">
          <w:rPr>
            <w:rFonts w:cs="Times New Roman"/>
            <w:color w:val="000000" w:themeColor="text1"/>
            <w:szCs w:val="24"/>
          </w:rPr>
          <w:fldChar w:fldCharType="separate"/>
        </w:r>
        <w:r w:rsidR="000D0FB8" w:rsidDel="006C4002">
          <w:rPr>
            <w:rFonts w:cs="Times New Roman"/>
            <w:noProof/>
            <w:color w:val="000000" w:themeColor="text1"/>
            <w:szCs w:val="24"/>
          </w:rPr>
          <w:delText>(</w:delText>
        </w:r>
      </w:del>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"_ENREF_31" \o "Fildes, 2007 #161" </w:instrText>
      </w:r>
      <w:r w:rsidR="0047706C">
        <w:rPr>
          <w:rFonts w:cs="Times New Roman"/>
          <w:noProof/>
          <w:color w:val="000000" w:themeColor="text1"/>
          <w:szCs w:val="24"/>
        </w:rPr>
      </w:r>
      <w:r w:rsidR="0047706C">
        <w:rPr>
          <w:rFonts w:cs="Times New Roman"/>
          <w:noProof/>
          <w:color w:val="000000" w:themeColor="text1"/>
          <w:szCs w:val="24"/>
        </w:rPr>
        <w:fldChar w:fldCharType="separate"/>
      </w:r>
      <w:del w:id="124" w:author="tao huang" w:date="2018-01-09T15:58:00Z">
        <w:r w:rsidR="0047706C" w:rsidDel="006C4002">
          <w:rPr>
            <w:rFonts w:cs="Times New Roman"/>
            <w:noProof/>
            <w:color w:val="000000" w:themeColor="text1"/>
            <w:szCs w:val="24"/>
          </w:rPr>
          <w:delText>Fildes &amp; Goodwin, 2007</w:delText>
        </w:r>
      </w:del>
      <w:r w:rsidR="0047706C">
        <w:rPr>
          <w:rFonts w:cs="Times New Roman"/>
          <w:noProof/>
          <w:color w:val="000000" w:themeColor="text1"/>
          <w:szCs w:val="24"/>
        </w:rPr>
        <w:fldChar w:fldCharType="end"/>
      </w:r>
      <w:del w:id="125" w:author="tao huang" w:date="2018-01-09T15:58:00Z">
        <w:r w:rsidR="000D0FB8" w:rsidDel="006C4002">
          <w:rPr>
            <w:rFonts w:cs="Times New Roman"/>
            <w:noProof/>
            <w:color w:val="000000" w:themeColor="text1"/>
            <w:szCs w:val="24"/>
          </w:rPr>
          <w:delText xml:space="preserve">; </w:delText>
        </w:r>
      </w:del>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"_ENREF_76" \o "Trapero, 2013 #738" </w:instrText>
      </w:r>
      <w:r w:rsidR="0047706C">
        <w:rPr>
          <w:rFonts w:cs="Times New Roman"/>
          <w:noProof/>
          <w:color w:val="000000" w:themeColor="text1"/>
          <w:szCs w:val="24"/>
        </w:rPr>
      </w:r>
      <w:r w:rsidR="0047706C">
        <w:rPr>
          <w:rFonts w:cs="Times New Roman"/>
          <w:noProof/>
          <w:color w:val="000000" w:themeColor="text1"/>
          <w:szCs w:val="24"/>
        </w:rPr>
        <w:fldChar w:fldCharType="separate"/>
      </w:r>
      <w:del w:id="126" w:author="tao huang" w:date="2018-01-09T15:58:00Z">
        <w:r w:rsidR="0047706C" w:rsidDel="006C4002">
          <w:rPr>
            <w:rFonts w:cs="Times New Roman"/>
            <w:noProof/>
            <w:color w:val="000000" w:themeColor="text1"/>
            <w:szCs w:val="24"/>
          </w:rPr>
          <w:delText>Trapero, Pedregal, Fildes, &amp; Kourentzes, 2013</w:delText>
        </w:r>
      </w:del>
      <w:r w:rsidR="0047706C">
        <w:rPr>
          <w:rFonts w:cs="Times New Roman"/>
          <w:noProof/>
          <w:color w:val="000000" w:themeColor="text1"/>
          <w:szCs w:val="24"/>
        </w:rPr>
        <w:fldChar w:fldCharType="end"/>
      </w:r>
      <w:del w:id="127" w:author="tao huang" w:date="2018-01-09T15:58:00Z">
        <w:r w:rsidR="000D0FB8" w:rsidDel="006C4002">
          <w:rPr>
            <w:rFonts w:cs="Times New Roman"/>
            <w:noProof/>
            <w:color w:val="000000" w:themeColor="text1"/>
            <w:szCs w:val="24"/>
          </w:rPr>
          <w:delText>)</w:delText>
        </w:r>
        <w:r w:rsidRPr="000B121E" w:rsidDel="006C4002">
          <w:rPr>
            <w:rFonts w:cs="Times New Roman"/>
            <w:color w:val="000000" w:themeColor="text1"/>
            <w:szCs w:val="24"/>
          </w:rPr>
          <w:fldChar w:fldCharType="end"/>
        </w:r>
        <w:r w:rsidRPr="000B121E" w:rsidDel="006C4002">
          <w:rPr>
            <w:rFonts w:cs="Times New Roman"/>
            <w:color w:val="000000" w:themeColor="text1"/>
            <w:szCs w:val="24"/>
          </w:rPr>
          <w:delText>.</w:delText>
        </w:r>
      </w:del>
      <w:del w:id="128" w:author="tao huang" w:date="2018-01-09T15:59:00Z">
        <w:r w:rsidRPr="000B121E" w:rsidDel="006C4002">
          <w:rPr>
            <w:rFonts w:cs="Times New Roman"/>
            <w:color w:val="000000" w:themeColor="text1"/>
            <w:szCs w:val="24"/>
          </w:rPr>
          <w:delText xml:space="preserve"> </w:delText>
        </w:r>
      </w:del>
      <w:ins w:id="129" w:author="tao huang" w:date="2018-01-09T15:59:00Z">
        <w:r w:rsidR="006C4002">
          <w:rPr>
            <w:rFonts w:cs="Times New Roman"/>
            <w:color w:val="000000" w:themeColor="text1"/>
            <w:szCs w:val="24"/>
          </w:rPr>
          <w:t xml:space="preserve">. </w:t>
        </w:r>
      </w:ins>
      <w:r w:rsidRPr="000B121E">
        <w:rPr>
          <w:rFonts w:cs="Times New Roman"/>
          <w:color w:val="000000" w:themeColor="text1"/>
          <w:szCs w:val="24"/>
        </w:rPr>
        <w:t>Other studies try to improve the adjustment with model-based forecasting systems. e.g., they</w:t>
      </w:r>
      <w:del w:id="130" w:author="Fildes, Robert" w:date="2017-12-12T14:56:00Z">
        <w:r w:rsidRPr="000B121E" w:rsidDel="001F695B">
          <w:rPr>
            <w:rFonts w:cs="Times New Roman"/>
            <w:color w:val="000000" w:themeColor="text1"/>
            <w:szCs w:val="24"/>
          </w:rPr>
          <w:delText xml:space="preserve"> may</w:delText>
        </w:r>
      </w:del>
      <w:r w:rsidRPr="000B121E">
        <w:rPr>
          <w:rFonts w:cs="Times New Roman"/>
          <w:color w:val="000000" w:themeColor="text1"/>
          <w:szCs w:val="24"/>
        </w:rPr>
        <w:t xml:space="preserve"> estimate the ‘lift’ effect by the promotional event based on </w:t>
      </w:r>
      <w:del w:id="131" w:author="tao huang" w:date="2018-01-09T15:52:00Z">
        <w:r w:rsidRPr="000B121E" w:rsidDel="00D87651">
          <w:rPr>
            <w:rFonts w:cs="Times New Roman"/>
            <w:color w:val="000000" w:themeColor="text1"/>
            <w:szCs w:val="24"/>
          </w:rPr>
          <w:delText xml:space="preserve">historical </w:delText>
        </w:r>
      </w:del>
      <w:r w:rsidRPr="000B121E">
        <w:rPr>
          <w:rFonts w:cs="Times New Roman"/>
          <w:color w:val="000000" w:themeColor="text1"/>
          <w:szCs w:val="24"/>
        </w:rPr>
        <w:t xml:space="preserve">information related to previous promotions, store/category features, and manufacturers etc. </w:t>
      </w:r>
      <w:r w:rsidRPr="000B121E">
        <w:rPr>
          <w:rFonts w:cs="Times New Roman"/>
          <w:color w:val="000000" w:themeColor="text1"/>
          <w:szCs w:val="24"/>
        </w:rPr>
        <w:fldChar w:fldCharType="begin">
          <w:fldData xml:space="preserve">PEVuZE5vdGU+PENpdGU+PEF1dGhvcj5Db29wZXI8L0F1dGhvcj48WWVhcj4xOTk5PC9ZZWFyPjxS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</w:fldData>
        </w:fldChar>
      </w:r>
      <w:r w:rsidR="00303111">
        <w:rPr>
          <w:rFonts w:cs="Times New Roman"/>
          <w:color w:val="000000" w:themeColor="text1"/>
          <w:szCs w:val="24"/>
        </w:rPr>
        <w:instrText xml:space="preserve"> ADDIN EN.CITE </w:instrText>
      </w:r>
      <w:r w:rsidR="00303111">
        <w:rPr>
          <w:rFonts w:cs="Times New Roman"/>
          <w:color w:val="000000" w:themeColor="text1"/>
          <w:szCs w:val="24"/>
        </w:rPr>
        <w:fldChar w:fldCharType="begin">
          <w:fldData xml:space="preserve">PEVuZE5vdGU+PENpdGU+PEF1dGhvcj5Db29wZXI8L0F1dGhvcj48WWVhcj4xOTk5PC9ZZWFyPjxS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</w:fldData>
        </w:fldChar>
      </w:r>
      <w:r w:rsidR="00303111">
        <w:rPr>
          <w:rFonts w:cs="Times New Roman"/>
          <w:color w:val="000000" w:themeColor="text1"/>
          <w:szCs w:val="24"/>
        </w:rPr>
        <w:instrText xml:space="preserve"> ADDIN EN.CITE.DATA </w:instrText>
      </w:r>
      <w:r w:rsidR="00303111">
        <w:rPr>
          <w:rFonts w:cs="Times New Roman"/>
          <w:color w:val="000000" w:themeColor="text1"/>
          <w:szCs w:val="24"/>
        </w:rPr>
      </w:r>
      <w:r w:rsidR="00303111">
        <w:rPr>
          <w:rFonts w:cs="Times New Roman"/>
          <w:color w:val="000000" w:themeColor="text1"/>
          <w:szCs w:val="24"/>
        </w:rPr>
        <w:fldChar w:fldCharType="end"/>
      </w:r>
      <w:r w:rsidRPr="000B121E">
        <w:rPr>
          <w:rFonts w:cs="Times New Roman"/>
          <w:color w:val="000000" w:themeColor="text1"/>
          <w:szCs w:val="24"/>
        </w:rPr>
        <w:fldChar w:fldCharType="separate"/>
      </w:r>
      <w:r w:rsidR="00877FDD">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"_ENREF_21" \o "Cooper, 1999 #662"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Cooper et al., 1999</w:t>
      </w:r>
      <w:r w:rsidR="0047706C">
        <w:rPr>
          <w:rFonts w:cs="Times New Roman"/>
          <w:noProof/>
          <w:color w:val="000000" w:themeColor="text1"/>
          <w:szCs w:val="24"/>
        </w:rPr>
        <w:fldChar w:fldCharType="end"/>
      </w:r>
      <w:r w:rsidR="00877FDD">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"_ENREF_22" \o "Cooper, 2000 #24"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Cooper &amp; Giuffrida, 2000</w:t>
      </w:r>
      <w:r w:rsidR="0047706C">
        <w:rPr>
          <w:rFonts w:cs="Times New Roman"/>
          <w:noProof/>
          <w:color w:val="000000" w:themeColor="text1"/>
          <w:szCs w:val="24"/>
        </w:rPr>
        <w:fldChar w:fldCharType="end"/>
      </w:r>
      <w:r w:rsidR="00877FDD">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"_ENREF_69" \o "Trusov, 2006 #25"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Trusov et al., 2006</w:t>
      </w:r>
      <w:r w:rsidR="0047706C">
        <w:rPr>
          <w:rFonts w:cs="Times New Roman"/>
          <w:noProof/>
          <w:color w:val="000000" w:themeColor="text1"/>
          <w:szCs w:val="24"/>
        </w:rPr>
        <w:fldChar w:fldCharType="end"/>
      </w:r>
      <w:r w:rsidR="00877FDD">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One limitation of these methods is that, as they split the data into two periods, they tend to overlook the information in the promoted period when forecasting the product sales in the non-promoted period, and vice versa. </w:t>
      </w:r>
    </w:p>
    <w:p w14:paraId="2B014D28" w14:textId="77777777" w:rsidR="000D0FB8" w:rsidRDefault="000D0FB8" w:rsidP="000B121E">
      <w:pPr>
        <w:shd w:val="clear" w:color="auto" w:fill="FFFFFF" w:themeFill="background1"/>
        <w:spacing w:after="0" w:line="360" w:lineRule="auto"/>
        <w:rPr>
          <w:rFonts w:cs="Times New Roman"/>
          <w:color w:val="000000" w:themeColor="text1"/>
          <w:szCs w:val="24"/>
        </w:rPr>
      </w:pPr>
    </w:p>
    <w:p w14:paraId="671DF54D" w14:textId="0B8C981C" w:rsidR="004617F2" w:rsidRPr="000B121E" w:rsidRDefault="00533FA9" w:rsidP="000B121E">
      <w:pPr>
        <w:shd w:val="clear" w:color="auto" w:fill="FFFFFF" w:themeFill="background1"/>
        <w:spacing w:after="0" w:line="360" w:lineRule="auto"/>
        <w:rPr>
          <w:rFonts w:cs="Times New Roman"/>
          <w:color w:val="000000" w:themeColor="text1"/>
          <w:szCs w:val="24"/>
        </w:rPr>
      </w:pPr>
      <w:r>
        <w:rPr>
          <w:rFonts w:cs="Times New Roman"/>
          <w:color w:val="000000" w:themeColor="text1"/>
          <w:szCs w:val="24"/>
        </w:rPr>
        <w:t>O</w:t>
      </w:r>
      <w:r w:rsidR="004617F2" w:rsidRPr="000B121E">
        <w:rPr>
          <w:rFonts w:cs="Times New Roman"/>
          <w:color w:val="000000" w:themeColor="text1"/>
          <w:szCs w:val="24"/>
        </w:rPr>
        <w:t xml:space="preserve">ther studies have proposed more holistic methods to generate the forecasts. Divakar et al. (2005) developed the CHAN4CAST system with models of dynamic regression structures to forecast brand volume sales for the manufacturer/channel. </w:t>
      </w:r>
      <w:r w:rsidR="0047706C">
        <w:rPr>
          <w:rFonts w:cs="Times New Roman"/>
          <w:color w:val="000000" w:themeColor="text1"/>
          <w:szCs w:val="24"/>
        </w:rPr>
        <w:fldChar w:fldCharType="begin"/>
      </w:r>
      <w:r w:rsidR="0047706C">
        <w:rPr>
          <w:rFonts w:cs="Times New Roman"/>
          <w:color w:val="000000" w:themeColor="text1"/>
          <w:szCs w:val="24"/>
        </w:rPr>
        <w:instrText xml:space="preserve"> HYPERLINK \l "_ENREF_35" \o "Gür Ali, 2009 #715" </w:instrText>
      </w:r>
      <w:r w:rsidR="0047706C">
        <w:rPr>
          <w:rFonts w:cs="Times New Roman"/>
          <w:color w:val="000000" w:themeColor="text1"/>
          <w:szCs w:val="24"/>
        </w:rPr>
      </w:r>
      <w:r w:rsidR="0047706C">
        <w:rPr>
          <w:rFonts w:cs="Times New Roman"/>
          <w:color w:val="000000" w:themeColor="text1"/>
          <w:szCs w:val="24"/>
        </w:rPr>
        <w:fldChar w:fldCharType="separate"/>
      </w:r>
      <w:r w:rsidR="0047706C" w:rsidRPr="000B121E">
        <w:rPr>
          <w:rFonts w:cs="Times New Roman"/>
          <w:color w:val="000000" w:themeColor="text1"/>
          <w:szCs w:val="24"/>
        </w:rPr>
        <w:fldChar w:fldCharType="begin"/>
      </w:r>
      <w:r w:rsidR="0047706C">
        <w:rPr>
          <w:rFonts w:cs="Times New Roman"/>
          <w:color w:val="000000" w:themeColor="text1"/>
          <w:szCs w:val="24"/>
        </w:rPr>
        <w:instrText xml:space="preserve"> ADDIN EN.CITE &lt;EndNote&gt;&lt;Cite AuthorYear="1"&gt;&lt;Author&gt;Gür Ali&lt;/Author&gt;&lt;Year&gt;2009&lt;/Year&gt;&lt;RecNum&gt;715&lt;/RecNum&gt;&lt;DisplayText&gt;Gür Ali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r w:rsidR="0047706C" w:rsidRPr="000B121E">
        <w:rPr>
          <w:rFonts w:cs="Times New Roman"/>
          <w:color w:val="000000" w:themeColor="text1"/>
          <w:szCs w:val="24"/>
        </w:rPr>
        <w:fldChar w:fldCharType="separate"/>
      </w:r>
      <w:r w:rsidR="0047706C">
        <w:rPr>
          <w:rFonts w:cs="Times New Roman"/>
          <w:noProof/>
          <w:color w:val="000000" w:themeColor="text1"/>
          <w:szCs w:val="24"/>
        </w:rPr>
        <w:t>Gür Ali et al. (2009)</w:t>
      </w:r>
      <w:r w:rsidR="0047706C" w:rsidRPr="000B121E">
        <w:rPr>
          <w:rFonts w:cs="Times New Roman"/>
          <w:color w:val="000000" w:themeColor="text1"/>
          <w:szCs w:val="24"/>
        </w:rPr>
        <w:fldChar w:fldCharType="end"/>
      </w:r>
      <w:r w:rsidR="0047706C">
        <w:rPr>
          <w:rFonts w:cs="Times New Roman"/>
          <w:color w:val="000000" w:themeColor="text1"/>
          <w:szCs w:val="24"/>
        </w:rPr>
        <w:fldChar w:fldCharType="end"/>
      </w:r>
      <w:r w:rsidR="004617F2" w:rsidRPr="000B121E">
        <w:rPr>
          <w:rFonts w:cs="Times New Roman"/>
          <w:color w:val="000000" w:themeColor="text1"/>
          <w:szCs w:val="24"/>
        </w:rPr>
        <w:t xml:space="preserve"> evaluated the forecasting performance of support vector machine (SVM) models and regression tree models. </w:t>
      </w:r>
      <w:r w:rsidR="0047706C">
        <w:rPr>
          <w:rFonts w:cs="Times New Roman"/>
          <w:color w:val="000000" w:themeColor="text1"/>
          <w:szCs w:val="24"/>
        </w:rPr>
        <w:fldChar w:fldCharType="begin"/>
      </w:r>
      <w:r w:rsidR="0047706C">
        <w:rPr>
          <w:rFonts w:cs="Times New Roman"/>
          <w:color w:val="000000" w:themeColor="text1"/>
          <w:szCs w:val="24"/>
        </w:rPr>
        <w:instrText xml:space="preserve"> HYPERLINK \l "_ENREF_38" \o "Huang, 2014 #732" </w:instrText>
      </w:r>
      <w:r w:rsidR="0047706C">
        <w:rPr>
          <w:rFonts w:cs="Times New Roman"/>
          <w:color w:val="000000" w:themeColor="text1"/>
          <w:szCs w:val="24"/>
        </w:rPr>
      </w:r>
      <w:r w:rsidR="0047706C">
        <w:rPr>
          <w:rFonts w:cs="Times New Roman"/>
          <w:color w:val="000000" w:themeColor="text1"/>
          <w:szCs w:val="24"/>
        </w:rPr>
        <w:fldChar w:fldCharType="separate"/>
      </w:r>
      <w:r w:rsidR="0047706C">
        <w:rPr>
          <w:rFonts w:cs="Times New Roman"/>
          <w:color w:val="000000" w:themeColor="text1"/>
          <w:szCs w:val="24"/>
        </w:rPr>
        <w:fldChar w:fldCharType="begin"/>
      </w:r>
      <w:r w:rsidR="0047706C">
        <w:rPr>
          <w:rFonts w:cs="Times New Roman"/>
          <w:color w:val="000000" w:themeColor="text1"/>
          <w:szCs w:val="24"/>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information&lt;/keyword&gt;&lt;/keywords&gt;&lt;dates&gt;&lt;year&gt;2014&lt;/year&gt;&lt;pub-dates&gt;&lt;date&gt;9/1/&lt;/date&gt;&lt;/pub-dates&gt;&lt;/dates&gt;&lt;isbn&gt;0377-2217&lt;/isbn&gt;&lt;urls&gt;&lt;/urls&gt;&lt;/record&gt;&lt;/Cite&gt;&lt;/EndNote&gt;</w:instrText>
      </w:r>
      <w:r w:rsidR="0047706C">
        <w:rPr>
          <w:rFonts w:cs="Times New Roman"/>
          <w:color w:val="000000" w:themeColor="text1"/>
          <w:szCs w:val="24"/>
        </w:rPr>
        <w:fldChar w:fldCharType="separate"/>
      </w:r>
      <w:r w:rsidR="0047706C">
        <w:rPr>
          <w:rFonts w:cs="Times New Roman"/>
          <w:noProof/>
          <w:color w:val="000000" w:themeColor="text1"/>
          <w:szCs w:val="24"/>
        </w:rPr>
        <w:t>Huang et al. (2014)</w:t>
      </w:r>
      <w:r w:rsidR="0047706C">
        <w:rPr>
          <w:rFonts w:cs="Times New Roman"/>
          <w:color w:val="000000" w:themeColor="text1"/>
          <w:szCs w:val="24"/>
        </w:rPr>
        <w:fldChar w:fldCharType="end"/>
      </w:r>
      <w:r w:rsidR="0047706C">
        <w:rPr>
          <w:rFonts w:cs="Times New Roman"/>
          <w:color w:val="000000" w:themeColor="text1"/>
          <w:szCs w:val="24"/>
        </w:rPr>
        <w:fldChar w:fldCharType="end"/>
      </w:r>
      <w:r w:rsidR="00CD74FF">
        <w:rPr>
          <w:rFonts w:cs="Times New Roman"/>
          <w:color w:val="000000" w:themeColor="text1"/>
          <w:szCs w:val="24"/>
        </w:rPr>
        <w:t xml:space="preserve"> </w:t>
      </w:r>
      <w:r w:rsidR="004617F2" w:rsidRPr="000B121E">
        <w:rPr>
          <w:rFonts w:cs="Times New Roman"/>
          <w:color w:val="000000" w:themeColor="text1"/>
          <w:szCs w:val="24"/>
        </w:rPr>
        <w:t xml:space="preserve">proposed two-stage general-to-specific ADL models which incorporate competitive promotional information within the same product category of the focal product. </w:t>
      </w:r>
      <w:r w:rsidR="0047706C">
        <w:rPr>
          <w:rFonts w:cs="Times New Roman"/>
          <w:color w:val="000000" w:themeColor="text1"/>
          <w:szCs w:val="24"/>
        </w:rPr>
        <w:fldChar w:fldCharType="begin"/>
      </w:r>
      <w:r w:rsidR="0047706C">
        <w:rPr>
          <w:rFonts w:cs="Times New Roman"/>
          <w:color w:val="000000" w:themeColor="text1"/>
          <w:szCs w:val="24"/>
        </w:rPr>
        <w:instrText xml:space="preserve"> HYPERLINK \l "_ENREF_45" \o "Ma, 2016 #733" </w:instrText>
      </w:r>
      <w:r w:rsidR="0047706C">
        <w:rPr>
          <w:rFonts w:cs="Times New Roman"/>
          <w:color w:val="000000" w:themeColor="text1"/>
          <w:szCs w:val="24"/>
        </w:rPr>
      </w:r>
      <w:r w:rsidR="0047706C">
        <w:rPr>
          <w:rFonts w:cs="Times New Roman"/>
          <w:color w:val="000000" w:themeColor="text1"/>
          <w:szCs w:val="24"/>
        </w:rPr>
        <w:fldChar w:fldCharType="separate"/>
      </w:r>
      <w:r w:rsidR="0047706C" w:rsidRPr="000B121E">
        <w:rPr>
          <w:rFonts w:cs="Times New Roman"/>
          <w:color w:val="000000" w:themeColor="text1"/>
          <w:szCs w:val="24"/>
        </w:rPr>
        <w:fldChar w:fldCharType="begin"/>
      </w:r>
      <w:r w:rsidR="0047706C">
        <w:rPr>
          <w:rFonts w:cs="Times New Roman"/>
          <w:color w:val="000000" w:themeColor="text1"/>
          <w:szCs w:val="24"/>
        </w:rPr>
        <w:instrText xml:space="preserve"> ADDIN EN.CITE &lt;EndNote&gt;&lt;Cite AuthorYear="1"&gt;&lt;Author&gt;Ma&lt;/Author&gt;&lt;Year&gt;2016&lt;/Year&gt;&lt;RecNum&gt;733&lt;/RecNum&gt;&lt;DisplayText&gt;Ma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urls&gt;&lt;/record&gt;&lt;/Cite&gt;&lt;/EndNote&gt;</w:instrText>
      </w:r>
      <w:r w:rsidR="0047706C" w:rsidRPr="000B121E">
        <w:rPr>
          <w:rFonts w:cs="Times New Roman"/>
          <w:color w:val="000000" w:themeColor="text1"/>
          <w:szCs w:val="24"/>
        </w:rPr>
        <w:fldChar w:fldCharType="separate"/>
      </w:r>
      <w:r w:rsidR="0047706C" w:rsidRPr="000B121E">
        <w:rPr>
          <w:rFonts w:cs="Times New Roman"/>
          <w:noProof/>
          <w:color w:val="000000" w:themeColor="text1"/>
          <w:szCs w:val="24"/>
        </w:rPr>
        <w:t>Ma et al. (2016)</w:t>
      </w:r>
      <w:r w:rsidR="0047706C" w:rsidRPr="000B121E">
        <w:rPr>
          <w:rFonts w:cs="Times New Roman"/>
          <w:color w:val="000000" w:themeColor="text1"/>
          <w:szCs w:val="24"/>
        </w:rPr>
        <w:fldChar w:fldCharType="end"/>
      </w:r>
      <w:r w:rsidR="0047706C">
        <w:rPr>
          <w:rFonts w:cs="Times New Roman"/>
          <w:color w:val="000000" w:themeColor="text1"/>
          <w:szCs w:val="24"/>
        </w:rPr>
        <w:fldChar w:fldCharType="end"/>
      </w:r>
      <w:r w:rsidR="004617F2" w:rsidRPr="000B121E">
        <w:rPr>
          <w:rFonts w:cs="Times New Roman"/>
          <w:color w:val="000000" w:themeColor="text1"/>
          <w:szCs w:val="24"/>
        </w:rPr>
        <w:t xml:space="preserve"> further integrated the promotional information not only from the same category but also from other related categories. These studies tried to generate accurate sales forecast by capturing the effect of marketing activities. For example, the short-term effect of prices and promotions </w:t>
      </w:r>
      <w:r w:rsidR="004617F2" w:rsidRPr="000B121E">
        <w:rPr>
          <w:rFonts w:cs="Times New Roman"/>
          <w:color w:val="000000" w:themeColor="text1"/>
          <w:szCs w:val="24"/>
        </w:rPr>
        <w:fldChar w:fldCharType="begin"/>
      </w:r>
      <w:r w:rsidR="009C5714">
        <w:rPr>
          <w:rFonts w:cs="Times New Roman"/>
          <w:color w:val="000000" w:themeColor="text1"/>
          <w:szCs w:val="24"/>
        </w:rPr>
        <w:instrText xml:space="preserve"> ADDIN EN.CITE &lt;EndNote&gt;&lt;Cite&gt;&lt;Author&gt;Blattberg&lt;/Author&gt;&lt;Year&gt;1995&lt;/Year&gt;&lt;RecNum&gt;36&lt;/RecNum&gt;&lt;DisplayText&gt;(Blattberg, Briesch, &amp;amp; Fox, 1995)&lt;/DisplayText&gt;&lt;record&gt;&lt;rec-number&gt;36&lt;/rec-number&gt;&lt;foreign-keys&gt;&lt;key app="EN" db-id="fwzpfdt205x9v6eprsvv25dpxftedxv0z0a9" timestamp="0"&gt;36&lt;/key&gt;&lt;/foreign-keys&gt;&lt;ref-type name="Journal Article"&gt;17&lt;/ref-type&gt;&lt;contributors&gt;&lt;authors&gt;&lt;author&gt;Robert C. Blattberg&lt;/author&gt;&lt;author&gt;Richard Briesch&lt;/author&gt;&lt;author&gt;Edward J. Fox&lt;/author&gt;&lt;/authors&gt;&lt;/contributors&gt;&lt;titles&gt;&lt;title&gt;How promotions work?&lt;/title&gt;&lt;secondary-title&gt;Marketing Science&lt;/secondary-title&gt;&lt;/titles&gt;&lt;periodical&gt;&lt;full-title&gt;Marketing Science&lt;/full-title&gt;&lt;/periodical&gt;&lt;volume&gt;14&lt;/volume&gt;&lt;number&gt;3&lt;/number&gt;&lt;dates&gt;&lt;year&gt;1995&lt;/year&gt;&lt;/dates&gt;&lt;urls&gt;&lt;/urls&gt;&lt;/record&gt;&lt;/Cite&gt;&lt;/EndNote&gt;</w:instrText>
      </w:r>
      <w:r w:rsidR="004617F2" w:rsidRPr="000B121E">
        <w:rPr>
          <w:rFonts w:cs="Times New Roman"/>
          <w:color w:val="000000" w:themeColor="text1"/>
          <w:szCs w:val="24"/>
        </w:rPr>
        <w:fldChar w:fldCharType="separate"/>
      </w:r>
      <w:r w:rsidR="009C5714">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"_ENREF_10" \o "Blattberg, 1995 #36"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Blattberg, Briesch, &amp; Fox, 1995</w:t>
      </w:r>
      <w:r w:rsidR="0047706C">
        <w:rPr>
          <w:rFonts w:cs="Times New Roman"/>
          <w:noProof/>
          <w:color w:val="000000" w:themeColor="text1"/>
          <w:szCs w:val="24"/>
        </w:rPr>
        <w:fldChar w:fldCharType="end"/>
      </w:r>
      <w:r w:rsidR="009C5714">
        <w:rPr>
          <w:rFonts w:cs="Times New Roman"/>
          <w:noProof/>
          <w:color w:val="000000" w:themeColor="text1"/>
          <w:szCs w:val="24"/>
        </w:rPr>
        <w:t>)</w:t>
      </w:r>
      <w:r w:rsidR="004617F2" w:rsidRPr="000B121E">
        <w:rPr>
          <w:rFonts w:cs="Times New Roman"/>
          <w:color w:val="000000" w:themeColor="text1"/>
          <w:szCs w:val="24"/>
        </w:rPr>
        <w:fldChar w:fldCharType="end"/>
      </w:r>
      <w:r w:rsidR="004617F2" w:rsidRPr="000B121E">
        <w:rPr>
          <w:rFonts w:cs="Times New Roman"/>
          <w:color w:val="000000" w:themeColor="text1"/>
          <w:szCs w:val="24"/>
        </w:rPr>
        <w:t xml:space="preserve">, the (asymmetrical) competitive effect </w:t>
      </w:r>
      <w:r w:rsidR="004617F2" w:rsidRPr="000B121E">
        <w:rPr>
          <w:rFonts w:cs="Times New Roman"/>
          <w:color w:val="000000" w:themeColor="text1"/>
          <w:szCs w:val="24"/>
        </w:rPr>
        <w:fldChar w:fldCharType="begin">
          <w:fldData xml:space="preserve">PEVuZE5vdGU+PENpdGU+PEF1dGhvcj5XaXR0aW5rPC9BdXRob3I+PFllYXI+MTk4ODwvWWVhcj48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</w:fldData>
        </w:fldChar>
      </w:r>
      <w:r w:rsidR="00153750">
        <w:rPr>
          <w:rFonts w:cs="Times New Roman"/>
          <w:color w:val="000000" w:themeColor="text1"/>
          <w:szCs w:val="24"/>
        </w:rPr>
        <w:instrText xml:space="preserve"> ADDIN EN.CITE </w:instrText>
      </w:r>
      <w:r w:rsidR="00153750">
        <w:rPr>
          <w:rFonts w:cs="Times New Roman"/>
          <w:color w:val="000000" w:themeColor="text1"/>
          <w:szCs w:val="24"/>
        </w:rPr>
        <w:fldChar w:fldCharType="begin">
          <w:fldData xml:space="preserve">PEVuZE5vdGU+PENpdGU+PEF1dGhvcj5XaXR0aW5rPC9BdXRob3I+PFllYXI+MTk4ODwvWWVhcj48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</w:fldData>
        </w:fldChar>
      </w:r>
      <w:r w:rsidR="00153750">
        <w:rPr>
          <w:rFonts w:cs="Times New Roman"/>
          <w:color w:val="000000" w:themeColor="text1"/>
          <w:szCs w:val="24"/>
        </w:rPr>
        <w:instrText xml:space="preserve"> ADDIN EN.CITE.DATA </w:instrText>
      </w:r>
      <w:r w:rsidR="00153750">
        <w:rPr>
          <w:rFonts w:cs="Times New Roman"/>
          <w:color w:val="000000" w:themeColor="text1"/>
          <w:szCs w:val="24"/>
        </w:rPr>
      </w:r>
      <w:r w:rsidR="00153750">
        <w:rPr>
          <w:rFonts w:cs="Times New Roman"/>
          <w:color w:val="000000" w:themeColor="text1"/>
          <w:szCs w:val="24"/>
        </w:rPr>
        <w:fldChar w:fldCharType="end"/>
      </w:r>
      <w:r w:rsidR="004617F2" w:rsidRPr="000B121E">
        <w:rPr>
          <w:rFonts w:cs="Times New Roman"/>
          <w:color w:val="000000" w:themeColor="text1"/>
          <w:szCs w:val="24"/>
        </w:rPr>
      </w:r>
      <w:r w:rsidR="004617F2" w:rsidRPr="000B121E">
        <w:rPr>
          <w:rFonts w:cs="Times New Roman"/>
          <w:color w:val="000000" w:themeColor="text1"/>
          <w:szCs w:val="24"/>
        </w:rPr>
        <w:fldChar w:fldCharType="separate"/>
      </w:r>
      <w:r w:rsidR="00153750">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"_ENREF_5" \o "Andrews, 2008 #717"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Andrews, Currim, Leeflang, &amp; Lim, 2008</w:t>
      </w:r>
      <w:r w:rsidR="0047706C">
        <w:rPr>
          <w:rFonts w:cs="Times New Roman"/>
          <w:noProof/>
          <w:color w:val="000000" w:themeColor="text1"/>
          <w:szCs w:val="24"/>
        </w:rPr>
        <w:fldChar w:fldCharType="end"/>
      </w:r>
      <w:r w:rsidR="00153750">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"_ENREF_25" \o "Dekimpe, 1999 #92"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Dekimpe, Hanssens, &amp; Silva-Risso, 1999</w:t>
      </w:r>
      <w:r w:rsidR="0047706C">
        <w:rPr>
          <w:rFonts w:cs="Times New Roman"/>
          <w:noProof/>
          <w:color w:val="000000" w:themeColor="text1"/>
          <w:szCs w:val="24"/>
        </w:rPr>
        <w:fldChar w:fldCharType="end"/>
      </w:r>
      <w:r w:rsidR="00153750">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"_ENREF_72" \o "Wedel, 2004 #6"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Wedel &amp; Zhang, 2004</w:t>
      </w:r>
      <w:r w:rsidR="0047706C">
        <w:rPr>
          <w:rFonts w:cs="Times New Roman"/>
          <w:noProof/>
          <w:color w:val="000000" w:themeColor="text1"/>
          <w:szCs w:val="24"/>
        </w:rPr>
        <w:fldChar w:fldCharType="end"/>
      </w:r>
      <w:r w:rsidR="00153750">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"_ENREF_77" \o "Wittink, 1988 #163"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Wittink, Addona, Hawkes, &amp; Porter, 1988</w:t>
      </w:r>
      <w:r w:rsidR="0047706C">
        <w:rPr>
          <w:rFonts w:cs="Times New Roman"/>
          <w:noProof/>
          <w:color w:val="000000" w:themeColor="text1"/>
          <w:szCs w:val="24"/>
        </w:rPr>
        <w:fldChar w:fldCharType="end"/>
      </w:r>
      <w:r w:rsidR="00153750">
        <w:rPr>
          <w:rFonts w:cs="Times New Roman"/>
          <w:noProof/>
          <w:color w:val="000000" w:themeColor="text1"/>
          <w:szCs w:val="24"/>
        </w:rPr>
        <w:t>)</w:t>
      </w:r>
      <w:r w:rsidR="004617F2" w:rsidRPr="000B121E">
        <w:rPr>
          <w:rFonts w:cs="Times New Roman"/>
          <w:color w:val="000000" w:themeColor="text1"/>
          <w:szCs w:val="24"/>
        </w:rPr>
        <w:fldChar w:fldCharType="end"/>
      </w:r>
      <w:r w:rsidR="004617F2" w:rsidRPr="000B121E">
        <w:rPr>
          <w:rFonts w:cs="Times New Roman"/>
          <w:color w:val="000000" w:themeColor="text1"/>
          <w:szCs w:val="24"/>
        </w:rPr>
        <w:t xml:space="preserve">, and the dynamic effects which lead to purchase acceleration and anticipation </w:t>
      </w:r>
      <w:r w:rsidR="004617F2" w:rsidRPr="000B121E">
        <w:rPr>
          <w:rFonts w:cs="Times New Roman"/>
          <w:color w:val="000000" w:themeColor="text1"/>
          <w:szCs w:val="24"/>
        </w:rPr>
        <w:fldChar w:fldCharType="begin"/>
      </w:r>
      <w:r w:rsidR="009C5714">
        <w:rPr>
          <w:rFonts w:cs="Times New Roman"/>
          <w:color w:val="000000" w:themeColor="text1"/>
          <w:szCs w:val="24"/>
        </w:rPr>
        <w:instrText xml:space="preserve"> ADDIN EN.CITE &lt;EndNote&gt;&lt;Cite&gt;&lt;Author&gt;Mace&lt;/Author&gt;&lt;Year&gt;2004&lt;/Year&gt;&lt;RecNum&gt;20&lt;/RecNum&gt;&lt;DisplayText&gt;(Mace &amp;amp; Neslin, 2004; Van Heerde, Gupta, &amp;amp; Wittink, 2003)&lt;/DisplayText&gt;&lt;record&gt;&lt;rec-number&gt;20&lt;/rec-number&gt;&lt;foreign-keys&gt;&lt;key app="EN" db-id="fwzpfdt205x9v6eprsvv25dpxftedxv0z0a9" timestamp="0"&gt;20&lt;/key&gt;&lt;/foreign-keys&gt;&lt;ref-type name="Journal Article"&gt;17&lt;/ref-type&gt;&lt;contributors&gt;&lt;authors&gt;&lt;author&gt;Sandrine Mace&lt;/author&gt;&lt;author&gt;Scott A. Neslin&lt;/author&gt;&lt;/authors&gt;&lt;/contributors&gt;&lt;titles&gt;&lt;title&gt;The determinants of pre- and postpromotion dips in sales of frequently purchased goods&lt;/title&gt;&lt;secondary-title&gt;Journal of Marketing Research&lt;/secondary-title&gt;&lt;/titles&gt;&lt;periodical&gt;&lt;full-title&gt;Journal of Marketing Research&lt;/full-title&gt;&lt;/periodical&gt;&lt;pages&gt;339-350&lt;/pages&gt;&lt;volume&gt;XLI&lt;/volume&gt;&lt;dates&gt;&lt;year&gt;2004&lt;/year&gt;&lt;/dates&gt;&lt;urls&gt;&lt;/urls&gt;&lt;/record&gt;&lt;/Cite&gt;&lt;Cite&gt;&lt;Author&gt;Van Heerde&lt;/Author&gt;&lt;Year&gt;2003&lt;/Year&gt;&lt;RecNum&gt;49&lt;/RecNum&gt;&lt;record&gt;&lt;rec-number&gt;49&lt;/rec-number&gt;&lt;foreign-keys&gt;&lt;key app="EN" db-id="fwzpfdt205x9v6eprsvv25dpxftedxv0z0a9" timestamp="0"&gt;49&lt;/key&gt;&lt;/foreign-keys&gt;&lt;ref-type name="Journal Article"&gt;17&lt;/ref-type&gt;&lt;contributors&gt;&lt;authors&gt;&lt;author&gt;Van Heerde, Harald.J.&lt;/author&gt;&lt;author&gt;Sachin Gupta&lt;/author&gt;&lt;author&gt;Dick R. Wittink&lt;/author&gt;&lt;/authors&gt;&lt;/contributors&gt;&lt;titles&gt;&lt;title&gt;Is 75% of the Sales Promotion Bump Due to Brand Switching? No, Only 33% Is&lt;/title&gt;&lt;secondary-title&gt;Journal of Marketing Research&lt;/secondary-title&gt;&lt;/titles&gt;&lt;periodical&gt;&lt;full-title&gt;Journal of Marketing Research&lt;/full-title&gt;&lt;/periodical&gt;&lt;pages&gt;481-491&lt;/pages&gt;&lt;volume&gt;XL&lt;/volume&gt;&lt;dates&gt;&lt;year&gt;2003&lt;/year&gt;&lt;/dates&gt;&lt;urls&gt;&lt;pdf-urls&gt;&lt;url&gt;http://www.atypon-link.com/AMA/doi/pdf/10.1509/jmkr.40.4.481.19386&lt;/url&gt;&lt;/pdf-urls&gt;&lt;/urls&gt;&lt;/record&gt;&lt;/Cite&gt;&lt;/EndNote&gt;</w:instrText>
      </w:r>
      <w:r w:rsidR="004617F2" w:rsidRPr="000B121E">
        <w:rPr>
          <w:rFonts w:cs="Times New Roman"/>
          <w:color w:val="000000" w:themeColor="text1"/>
          <w:szCs w:val="24"/>
        </w:rPr>
        <w:fldChar w:fldCharType="separate"/>
      </w:r>
      <w:r w:rsidR="009C5714">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"_ENREF_46" \o "Mace, 2004 #20"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Mace &amp; Neslin, 2004</w:t>
      </w:r>
      <w:r w:rsidR="0047706C">
        <w:rPr>
          <w:rFonts w:cs="Times New Roman"/>
          <w:noProof/>
          <w:color w:val="000000" w:themeColor="text1"/>
          <w:szCs w:val="24"/>
        </w:rPr>
        <w:fldChar w:fldCharType="end"/>
      </w:r>
      <w:r w:rsidR="009C5714">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"_ENREF_70" \o "Van Heerde, 2003 #49"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Van Heerde, Gupta, &amp; Wittink, 2003</w:t>
      </w:r>
      <w:r w:rsidR="0047706C">
        <w:rPr>
          <w:rFonts w:cs="Times New Roman"/>
          <w:noProof/>
          <w:color w:val="000000" w:themeColor="text1"/>
          <w:szCs w:val="24"/>
        </w:rPr>
        <w:fldChar w:fldCharType="end"/>
      </w:r>
      <w:r w:rsidR="009C5714">
        <w:rPr>
          <w:rFonts w:cs="Times New Roman"/>
          <w:noProof/>
          <w:color w:val="000000" w:themeColor="text1"/>
          <w:szCs w:val="24"/>
        </w:rPr>
        <w:t>)</w:t>
      </w:r>
      <w:r w:rsidR="004617F2" w:rsidRPr="000B121E">
        <w:rPr>
          <w:rFonts w:cs="Times New Roman"/>
          <w:color w:val="000000" w:themeColor="text1"/>
          <w:szCs w:val="24"/>
        </w:rPr>
        <w:fldChar w:fldCharType="end"/>
      </w:r>
      <w:r w:rsidR="004617F2" w:rsidRPr="000B121E">
        <w:rPr>
          <w:rFonts w:cs="Times New Roman"/>
          <w:color w:val="000000" w:themeColor="text1"/>
          <w:szCs w:val="24"/>
        </w:rPr>
        <w:t>.</w:t>
      </w:r>
    </w:p>
    <w:p w14:paraId="03587201"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731A3A78" w14:textId="643CCECB"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However, evidence </w:t>
      </w:r>
      <w:ins w:id="132" w:author="Fildes, Robert" w:date="2017-12-12T15:05:00Z">
        <w:r w:rsidR="000D338C">
          <w:rPr>
            <w:rFonts w:cs="Times New Roman"/>
            <w:color w:val="000000" w:themeColor="text1"/>
            <w:szCs w:val="24"/>
          </w:rPr>
          <w:t xml:space="preserve">has accumulated </w:t>
        </w:r>
        <w:del w:id="133" w:author="tao huang" w:date="2018-01-09T15:55:00Z">
          <w:r w:rsidR="000D338C" w:rsidDel="00D21238">
            <w:rPr>
              <w:rFonts w:cs="Times New Roman"/>
              <w:color w:val="000000" w:themeColor="text1"/>
              <w:szCs w:val="24"/>
            </w:rPr>
            <w:delText>that</w:delText>
          </w:r>
        </w:del>
      </w:ins>
      <w:ins w:id="134" w:author="tao huang" w:date="2018-01-09T15:55:00Z">
        <w:r w:rsidR="00D21238">
          <w:rPr>
            <w:rFonts w:cs="Times New Roman"/>
            <w:color w:val="000000" w:themeColor="text1"/>
            <w:szCs w:val="24"/>
          </w:rPr>
          <w:t>and</w:t>
        </w:r>
      </w:ins>
      <w:ins w:id="135" w:author="Fildes, Robert" w:date="2017-12-12T15:05:00Z">
        <w:r w:rsidR="000D338C">
          <w:rPr>
            <w:rFonts w:cs="Times New Roman"/>
            <w:color w:val="000000" w:themeColor="text1"/>
            <w:szCs w:val="24"/>
          </w:rPr>
          <w:t xml:space="preserve"> </w:t>
        </w:r>
      </w:ins>
      <w:r w:rsidR="00E94808" w:rsidRPr="000B121E">
        <w:rPr>
          <w:rFonts w:cs="Times New Roman"/>
          <w:color w:val="000000" w:themeColor="text1"/>
          <w:szCs w:val="24"/>
        </w:rPr>
        <w:t>shows</w:t>
      </w:r>
      <w:r w:rsidRPr="000B121E">
        <w:rPr>
          <w:rFonts w:cs="Times New Roman"/>
          <w:color w:val="000000" w:themeColor="text1"/>
          <w:szCs w:val="24"/>
        </w:rPr>
        <w:t xml:space="preserve"> that the effect of </w:t>
      </w:r>
      <w:r w:rsidR="00E94808" w:rsidRPr="000B121E">
        <w:rPr>
          <w:rFonts w:cs="Times New Roman"/>
          <w:color w:val="000000" w:themeColor="text1"/>
          <w:szCs w:val="24"/>
        </w:rPr>
        <w:t xml:space="preserve">marketing activities including </w:t>
      </w:r>
      <w:r w:rsidRPr="000B121E">
        <w:rPr>
          <w:rFonts w:cs="Times New Roman"/>
          <w:color w:val="000000" w:themeColor="text1"/>
          <w:szCs w:val="24"/>
        </w:rPr>
        <w:t>prices and promotions may change over time</w:t>
      </w:r>
      <w:r w:rsidRPr="000B121E">
        <w:rPr>
          <w:rFonts w:cs="Times New Roman"/>
          <w:bCs/>
          <w:color w:val="000000" w:themeColor="text1"/>
          <w:szCs w:val="24"/>
        </w:rPr>
        <w:t xml:space="preserve"> </w:t>
      </w:r>
      <w:r w:rsidRPr="000B121E">
        <w:rPr>
          <w:rFonts w:cs="Times New Roman"/>
          <w:bCs/>
          <w:color w:val="000000" w:themeColor="text1"/>
          <w:szCs w:val="24"/>
        </w:rPr>
        <w:fldChar w:fldCharType="begin">
          <w:fldData xml:space="preserve">PEVuZE5vdGU+PENpdGU+PEF1dGhvcj5Nb3JyaXNvbjwvQXV0aG9yPjxZZWFyPjE5NjY8L1llYXI+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</w:fldData>
        </w:fldChar>
      </w:r>
      <w:r w:rsidR="00303111">
        <w:rPr>
          <w:rFonts w:cs="Times New Roman"/>
          <w:bCs/>
          <w:color w:val="000000" w:themeColor="text1"/>
          <w:szCs w:val="24"/>
        </w:rPr>
        <w:instrText xml:space="preserve"> ADDIN EN.CITE </w:instrText>
      </w:r>
      <w:r w:rsidR="00303111">
        <w:rPr>
          <w:rFonts w:cs="Times New Roman"/>
          <w:bCs/>
          <w:color w:val="000000" w:themeColor="text1"/>
          <w:szCs w:val="24"/>
        </w:rPr>
        <w:fldChar w:fldCharType="begin">
          <w:fldData xml:space="preserve">PEVuZE5vdGU+PENpdGU+PEF1dGhvcj5Nb3JyaXNvbjwvQXV0aG9yPjxZZWFyPjE5NjY8L1llYXI+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</w:fldData>
        </w:fldChar>
      </w:r>
      <w:r w:rsidR="00303111">
        <w:rPr>
          <w:rFonts w:cs="Times New Roman"/>
          <w:bCs/>
          <w:color w:val="000000" w:themeColor="text1"/>
          <w:szCs w:val="24"/>
        </w:rPr>
        <w:instrText xml:space="preserve"> ADDIN EN.CITE.DATA </w:instrText>
      </w:r>
      <w:r w:rsidR="00303111">
        <w:rPr>
          <w:rFonts w:cs="Times New Roman"/>
          <w:bCs/>
          <w:color w:val="000000" w:themeColor="text1"/>
          <w:szCs w:val="24"/>
        </w:rPr>
      </w:r>
      <w:r w:rsidR="00303111">
        <w:rPr>
          <w:rFonts w:cs="Times New Roman"/>
          <w:bCs/>
          <w:color w:val="000000" w:themeColor="text1"/>
          <w:szCs w:val="24"/>
        </w:rPr>
        <w:fldChar w:fldCharType="end"/>
      </w:r>
      <w:r w:rsidRPr="000B121E">
        <w:rPr>
          <w:rFonts w:cs="Times New Roman"/>
          <w:bCs/>
          <w:color w:val="000000" w:themeColor="text1"/>
          <w:szCs w:val="24"/>
        </w:rPr>
        <w:fldChar w:fldCharType="separate"/>
      </w:r>
      <w:r w:rsidR="009C5714">
        <w:rPr>
          <w:rFonts w:cs="Times New Roman"/>
          <w:bCs/>
          <w:noProof/>
          <w:color w:val="000000" w:themeColor="text1"/>
          <w:szCs w:val="24"/>
        </w:rPr>
        <w:t xml:space="preserve">(e.g.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"_ENREF_37" \o "Houston, 1975 #687"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Houston &amp; Weiss, 1975</w:t>
      </w:r>
      <w:r w:rsidR="0047706C">
        <w:rPr>
          <w:rFonts w:cs="Times New Roman"/>
          <w:bCs/>
          <w:noProof/>
          <w:color w:val="000000" w:themeColor="text1"/>
          <w:szCs w:val="24"/>
        </w:rPr>
        <w:fldChar w:fldCharType="end"/>
      </w:r>
      <w:r w:rsidR="009C5714">
        <w:rPr>
          <w:rFonts w:cs="Times New Roman"/>
          <w:bCs/>
          <w:noProof/>
          <w:color w:val="000000" w:themeColor="text1"/>
          <w:szCs w:val="24"/>
        </w:rPr>
        <w:t xml:space="preserve">;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"_ENREF_42" \o "Little, 1966 #688"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Little, 1966</w:t>
      </w:r>
      <w:r w:rsidR="0047706C">
        <w:rPr>
          <w:rFonts w:cs="Times New Roman"/>
          <w:bCs/>
          <w:noProof/>
          <w:color w:val="000000" w:themeColor="text1"/>
          <w:szCs w:val="24"/>
        </w:rPr>
        <w:fldChar w:fldCharType="end"/>
      </w:r>
      <w:r w:rsidR="009C5714">
        <w:rPr>
          <w:rFonts w:cs="Times New Roman"/>
          <w:bCs/>
          <w:noProof/>
          <w:color w:val="000000" w:themeColor="text1"/>
          <w:szCs w:val="24"/>
        </w:rPr>
        <w:t xml:space="preserve">;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"_ENREF_47" \o "Mahajan, 1980 #220"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Mahajan, Bretschneider, &amp; Bradford, 1980</w:t>
      </w:r>
      <w:r w:rsidR="0047706C">
        <w:rPr>
          <w:rFonts w:cs="Times New Roman"/>
          <w:bCs/>
          <w:noProof/>
          <w:color w:val="000000" w:themeColor="text1"/>
          <w:szCs w:val="24"/>
        </w:rPr>
        <w:fldChar w:fldCharType="end"/>
      </w:r>
      <w:r w:rsidR="009C5714">
        <w:rPr>
          <w:rFonts w:cs="Times New Roman"/>
          <w:bCs/>
          <w:noProof/>
          <w:color w:val="000000" w:themeColor="text1"/>
          <w:szCs w:val="24"/>
        </w:rPr>
        <w:t xml:space="preserve">;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"_ENREF_50" \o "Moinpour, 1976 #689"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Moinpour, McCullough, &amp; MacLachlan, 1976</w:t>
      </w:r>
      <w:r w:rsidR="0047706C">
        <w:rPr>
          <w:rFonts w:cs="Times New Roman"/>
          <w:bCs/>
          <w:noProof/>
          <w:color w:val="000000" w:themeColor="text1"/>
          <w:szCs w:val="24"/>
        </w:rPr>
        <w:fldChar w:fldCharType="end"/>
      </w:r>
      <w:r w:rsidR="009C5714">
        <w:rPr>
          <w:rFonts w:cs="Times New Roman"/>
          <w:bCs/>
          <w:noProof/>
          <w:color w:val="000000" w:themeColor="text1"/>
          <w:szCs w:val="24"/>
        </w:rPr>
        <w:t xml:space="preserve">;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"_ENREF_51" \o "Monroe, 1975 #690"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Monroe &amp; Guiltinan, 1975</w:t>
      </w:r>
      <w:r w:rsidR="0047706C">
        <w:rPr>
          <w:rFonts w:cs="Times New Roman"/>
          <w:bCs/>
          <w:noProof/>
          <w:color w:val="000000" w:themeColor="text1"/>
          <w:szCs w:val="24"/>
        </w:rPr>
        <w:fldChar w:fldCharType="end"/>
      </w:r>
      <w:r w:rsidR="009C5714">
        <w:rPr>
          <w:rFonts w:cs="Times New Roman"/>
          <w:bCs/>
          <w:noProof/>
          <w:color w:val="000000" w:themeColor="text1"/>
          <w:szCs w:val="24"/>
        </w:rPr>
        <w:t xml:space="preserve">;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"_ENREF_52" \o "Morrison, 1966 #691"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Morrison, 1966</w:t>
      </w:r>
      <w:r w:rsidR="0047706C">
        <w:rPr>
          <w:rFonts w:cs="Times New Roman"/>
          <w:bCs/>
          <w:noProof/>
          <w:color w:val="000000" w:themeColor="text1"/>
          <w:szCs w:val="24"/>
        </w:rPr>
        <w:fldChar w:fldCharType="end"/>
      </w:r>
      <w:r w:rsidR="009C5714">
        <w:rPr>
          <w:rFonts w:cs="Times New Roman"/>
          <w:bCs/>
          <w:noProof/>
          <w:color w:val="000000" w:themeColor="text1"/>
          <w:szCs w:val="24"/>
        </w:rPr>
        <w:t xml:space="preserve">;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"_ENREF_53" \o "Myers, 1971 #692"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Myers, 1971</w:t>
      </w:r>
      <w:r w:rsidR="0047706C">
        <w:rPr>
          <w:rFonts w:cs="Times New Roman"/>
          <w:bCs/>
          <w:noProof/>
          <w:color w:val="000000" w:themeColor="text1"/>
          <w:szCs w:val="24"/>
        </w:rPr>
        <w:fldChar w:fldCharType="end"/>
      </w:r>
      <w:r w:rsidR="009C5714">
        <w:rPr>
          <w:rFonts w:cs="Times New Roman"/>
          <w:bCs/>
          <w:noProof/>
          <w:color w:val="000000" w:themeColor="text1"/>
          <w:szCs w:val="24"/>
        </w:rPr>
        <w:t xml:space="preserve">;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"_ENREF_54" \o "Myers, 1970 #693"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Myers &amp; Nicosia, 1970</w:t>
      </w:r>
      <w:r w:rsidR="0047706C">
        <w:rPr>
          <w:rFonts w:cs="Times New Roman"/>
          <w:bCs/>
          <w:noProof/>
          <w:color w:val="000000" w:themeColor="text1"/>
          <w:szCs w:val="24"/>
        </w:rPr>
        <w:fldChar w:fldCharType="end"/>
      </w:r>
      <w:r w:rsidR="009C5714">
        <w:rPr>
          <w:rFonts w:cs="Times New Roman"/>
          <w:bCs/>
          <w:noProof/>
          <w:color w:val="000000" w:themeColor="text1"/>
          <w:szCs w:val="24"/>
        </w:rPr>
        <w:t xml:space="preserve">;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"_ENREF_73" \o "Wichern, 1977 #694"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Wichern &amp; Jones, 1977</w:t>
      </w:r>
      <w:r w:rsidR="0047706C">
        <w:rPr>
          <w:rFonts w:cs="Times New Roman"/>
          <w:bCs/>
          <w:noProof/>
          <w:color w:val="000000" w:themeColor="text1"/>
          <w:szCs w:val="24"/>
        </w:rPr>
        <w:fldChar w:fldCharType="end"/>
      </w:r>
      <w:r w:rsidR="009C5714">
        <w:rPr>
          <w:rFonts w:cs="Times New Roman"/>
          <w:bCs/>
          <w:noProof/>
          <w:color w:val="000000" w:themeColor="text1"/>
          <w:szCs w:val="24"/>
        </w:rPr>
        <w:t xml:space="preserve">;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"_ENREF_74" \o "Wildt, 1976 #635"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Wildt, 1976</w:t>
      </w:r>
      <w:r w:rsidR="0047706C">
        <w:rPr>
          <w:rFonts w:cs="Times New Roman"/>
          <w:bCs/>
          <w:noProof/>
          <w:color w:val="000000" w:themeColor="text1"/>
          <w:szCs w:val="24"/>
        </w:rPr>
        <w:fldChar w:fldCharType="end"/>
      </w:r>
      <w:r w:rsidR="009C5714">
        <w:rPr>
          <w:rFonts w:cs="Times New Roman"/>
          <w:bCs/>
          <w:noProof/>
          <w:color w:val="000000" w:themeColor="text1"/>
          <w:szCs w:val="24"/>
        </w:rPr>
        <w:t xml:space="preserve">; </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"_ENREF_76" \o "Winer, 1979 #221"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Pr>
          <w:rFonts w:cs="Times New Roman"/>
          <w:bCs/>
          <w:noProof/>
          <w:color w:val="000000" w:themeColor="text1"/>
          <w:szCs w:val="24"/>
        </w:rPr>
        <w:t>Winer, 1979</w:t>
      </w:r>
      <w:r w:rsidR="0047706C">
        <w:rPr>
          <w:rFonts w:cs="Times New Roman"/>
          <w:bCs/>
          <w:noProof/>
          <w:color w:val="000000" w:themeColor="text1"/>
          <w:szCs w:val="24"/>
        </w:rPr>
        <w:fldChar w:fldCharType="end"/>
      </w:r>
      <w:r w:rsidR="009C5714">
        <w:rPr>
          <w:rFonts w:cs="Times New Roman"/>
          <w:bCs/>
          <w:noProof/>
          <w:color w:val="000000" w:themeColor="text1"/>
          <w:szCs w:val="24"/>
        </w:rPr>
        <w:t>)</w:t>
      </w:r>
      <w:r w:rsidRPr="000B121E">
        <w:rPr>
          <w:rFonts w:cs="Times New Roman"/>
          <w:bCs/>
          <w:color w:val="000000" w:themeColor="text1"/>
          <w:szCs w:val="24"/>
        </w:rPr>
        <w:fldChar w:fldCharType="end"/>
      </w:r>
      <w:r w:rsidRPr="000B121E">
        <w:rPr>
          <w:rFonts w:cs="Times New Roman"/>
          <w:bCs/>
          <w:color w:val="000000" w:themeColor="text1"/>
          <w:szCs w:val="24"/>
        </w:rPr>
        <w:t xml:space="preserve">.  </w:t>
      </w:r>
      <w:r w:rsidR="0047706C">
        <w:rPr>
          <w:rFonts w:cs="Times New Roman"/>
          <w:bCs/>
          <w:color w:val="000000" w:themeColor="text1"/>
          <w:szCs w:val="24"/>
        </w:rPr>
        <w:fldChar w:fldCharType="begin"/>
      </w:r>
      <w:r w:rsidR="0047706C">
        <w:rPr>
          <w:rFonts w:cs="Times New Roman"/>
          <w:bCs/>
          <w:color w:val="000000" w:themeColor="text1"/>
          <w:szCs w:val="24"/>
        </w:rPr>
        <w:instrText xml:space="preserve"> HYPERLINK \l "_ENREF_74" \o "Wildt, 1976 #635" </w:instrText>
      </w:r>
      <w:r w:rsidR="0047706C">
        <w:rPr>
          <w:rFonts w:cs="Times New Roman"/>
          <w:bCs/>
          <w:color w:val="000000" w:themeColor="text1"/>
          <w:szCs w:val="24"/>
        </w:rPr>
      </w:r>
      <w:r w:rsidR="0047706C">
        <w:rPr>
          <w:rFonts w:cs="Times New Roman"/>
          <w:bCs/>
          <w:color w:val="000000" w:themeColor="text1"/>
          <w:szCs w:val="24"/>
        </w:rPr>
        <w:fldChar w:fldCharType="separate"/>
      </w:r>
      <w:r w:rsidR="0047706C" w:rsidRPr="000B121E">
        <w:rPr>
          <w:rFonts w:cs="Times New Roman"/>
          <w:bCs/>
          <w:color w:val="000000" w:themeColor="text1"/>
          <w:szCs w:val="24"/>
        </w:rPr>
        <w:fldChar w:fldCharType="begin"/>
      </w:r>
      <w:r w:rsidR="0047706C" w:rsidRPr="000B121E">
        <w:rPr>
          <w:rFonts w:cs="Times New Roman"/>
          <w:bCs/>
          <w:color w:val="000000" w:themeColor="text1"/>
          <w:szCs w:val="24"/>
        </w:rPr>
        <w:instrText xml:space="preserve"> ADDIN EN.CITE &lt;EndNote&gt;&lt;Cite AuthorYear="1"&gt;&lt;Author&gt;Wildt&lt;/Author&gt;&lt;Year&gt;1976&lt;/Year&gt;&lt;RecNum&gt;635&lt;/RecNum&gt;&lt;DisplayText&gt;Wildt (1976)&lt;/DisplayText&gt;&lt;record&gt;&lt;rec-number&gt;635&lt;/rec-number&gt;&lt;foreign-keys&gt;&lt;key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Association&lt;/secondary-title&gt;&lt;/titles&gt;&lt;pages&gt;466-472&lt;/pages&gt;&lt;dates&gt;&lt;year&gt;1976&lt;/year&gt;&lt;/dates&gt;&lt;urls&gt;&lt;/urls&gt;&lt;/record&gt;&lt;/Cite&gt;&lt;/EndNote&gt;</w:instrText>
      </w:r>
      <w:r w:rsidR="0047706C" w:rsidRPr="000B121E">
        <w:rPr>
          <w:rFonts w:cs="Times New Roman"/>
          <w:bCs/>
          <w:color w:val="000000" w:themeColor="text1"/>
          <w:szCs w:val="24"/>
        </w:rPr>
        <w:fldChar w:fldCharType="separate"/>
      </w:r>
      <w:r w:rsidR="0047706C" w:rsidRPr="000B121E">
        <w:rPr>
          <w:rFonts w:cs="Times New Roman"/>
          <w:bCs/>
          <w:noProof/>
          <w:color w:val="000000" w:themeColor="text1"/>
          <w:szCs w:val="24"/>
        </w:rPr>
        <w:t>Wildt (1976)</w:t>
      </w:r>
      <w:r w:rsidR="0047706C" w:rsidRPr="000B121E">
        <w:rPr>
          <w:rFonts w:cs="Times New Roman"/>
          <w:bCs/>
          <w:color w:val="000000" w:themeColor="text1"/>
          <w:szCs w:val="24"/>
        </w:rPr>
        <w:fldChar w:fldCharType="end"/>
      </w:r>
      <w:r w:rsidR="0047706C">
        <w:rPr>
          <w:rFonts w:cs="Times New Roman"/>
          <w:bCs/>
          <w:color w:val="000000" w:themeColor="text1"/>
          <w:szCs w:val="24"/>
        </w:rPr>
        <w:fldChar w:fldCharType="end"/>
      </w:r>
      <w:r w:rsidRPr="000B121E">
        <w:rPr>
          <w:rFonts w:cs="Times New Roman"/>
          <w:bCs/>
          <w:color w:val="000000" w:themeColor="text1"/>
          <w:szCs w:val="24"/>
        </w:rPr>
        <w:t xml:space="preserve"> and </w:t>
      </w:r>
      <w:r w:rsidR="0047706C">
        <w:rPr>
          <w:rFonts w:cs="Times New Roman"/>
          <w:bCs/>
          <w:color w:val="000000" w:themeColor="text1"/>
          <w:szCs w:val="24"/>
        </w:rPr>
        <w:fldChar w:fldCharType="begin"/>
      </w:r>
      <w:r w:rsidR="0047706C">
        <w:rPr>
          <w:rFonts w:cs="Times New Roman"/>
          <w:bCs/>
          <w:color w:val="000000" w:themeColor="text1"/>
          <w:szCs w:val="24"/>
        </w:rPr>
        <w:instrText xml:space="preserve"> HYPERLINK \l "_ENREF_75" \o "Wildt, 1983 #218" </w:instrText>
      </w:r>
      <w:r w:rsidR="0047706C">
        <w:rPr>
          <w:rFonts w:cs="Times New Roman"/>
          <w:bCs/>
          <w:color w:val="000000" w:themeColor="text1"/>
          <w:szCs w:val="24"/>
        </w:rPr>
      </w:r>
      <w:r w:rsidR="0047706C">
        <w:rPr>
          <w:rFonts w:cs="Times New Roman"/>
          <w:bCs/>
          <w:color w:val="000000" w:themeColor="text1"/>
          <w:szCs w:val="24"/>
        </w:rPr>
        <w:fldChar w:fldCharType="separate"/>
      </w:r>
      <w:r w:rsidR="0047706C" w:rsidRPr="000B121E">
        <w:rPr>
          <w:rFonts w:cs="Times New Roman"/>
          <w:bCs/>
          <w:color w:val="000000" w:themeColor="text1"/>
          <w:szCs w:val="24"/>
        </w:rPr>
        <w:fldChar w:fldCharType="begin"/>
      </w:r>
      <w:r w:rsidR="0047706C" w:rsidRPr="000B121E">
        <w:rPr>
          <w:rFonts w:cs="Times New Roman"/>
          <w:bCs/>
          <w:color w:val="000000" w:themeColor="text1"/>
          <w:szCs w:val="24"/>
        </w:rPr>
        <w:instrText xml:space="preserve"> ADDIN EN.CITE &lt;EndNote&gt;&lt;Cite AuthorYear="1"&gt;&lt;Author&gt;Wildt&lt;/Author&gt;&lt;Year&gt;1983&lt;/Year&gt;&lt;RecNum&gt;218&lt;/RecNum&gt;&lt;DisplayText&gt;Wildt and Winer (1983)&lt;/DisplayText&gt;&lt;record&gt;&lt;rec-number&gt;218&lt;/rec-number&gt;&lt;foreign-keys&gt;&lt;key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47706C" w:rsidRPr="000B121E">
        <w:rPr>
          <w:rFonts w:cs="Times New Roman"/>
          <w:bCs/>
          <w:color w:val="000000" w:themeColor="text1"/>
          <w:szCs w:val="24"/>
        </w:rPr>
        <w:fldChar w:fldCharType="separate"/>
      </w:r>
      <w:r w:rsidR="0047706C" w:rsidRPr="000B121E">
        <w:rPr>
          <w:rFonts w:cs="Times New Roman"/>
          <w:bCs/>
          <w:noProof/>
          <w:color w:val="000000" w:themeColor="text1"/>
          <w:szCs w:val="24"/>
        </w:rPr>
        <w:t>Wildt and Winer (1983)</w:t>
      </w:r>
      <w:r w:rsidR="0047706C" w:rsidRPr="000B121E">
        <w:rPr>
          <w:rFonts w:cs="Times New Roman"/>
          <w:bCs/>
          <w:color w:val="000000" w:themeColor="text1"/>
          <w:szCs w:val="24"/>
        </w:rPr>
        <w:fldChar w:fldCharType="end"/>
      </w:r>
      <w:r w:rsidR="0047706C">
        <w:rPr>
          <w:rFonts w:cs="Times New Roman"/>
          <w:bCs/>
          <w:color w:val="000000" w:themeColor="text1"/>
          <w:szCs w:val="24"/>
        </w:rPr>
        <w:fldChar w:fldCharType="end"/>
      </w:r>
      <w:r w:rsidRPr="000B121E">
        <w:rPr>
          <w:rFonts w:cs="Times New Roman"/>
          <w:color w:val="000000" w:themeColor="text1"/>
          <w:szCs w:val="24"/>
        </w:rPr>
        <w:t xml:space="preserve"> attribute the change in the effect of the marketing activities to the change in economic conditions, consumer tastes, and </w:t>
      </w:r>
      <w:ins w:id="136" w:author="Fildes, Robert" w:date="2017-12-12T15:05:00Z">
        <w:r w:rsidR="000D338C">
          <w:rPr>
            <w:rFonts w:cs="Times New Roman"/>
            <w:color w:val="000000" w:themeColor="text1"/>
            <w:szCs w:val="24"/>
          </w:rPr>
          <w:t xml:space="preserve">the </w:t>
        </w:r>
      </w:ins>
      <w:r w:rsidRPr="000B121E">
        <w:rPr>
          <w:rFonts w:cs="Times New Roman"/>
          <w:color w:val="000000" w:themeColor="text1"/>
          <w:szCs w:val="24"/>
        </w:rPr>
        <w:t>competitive environment etc. Customers may</w:t>
      </w:r>
      <w:r w:rsidR="00E94808" w:rsidRPr="000B121E">
        <w:rPr>
          <w:rFonts w:cs="Times New Roman"/>
          <w:color w:val="000000" w:themeColor="text1"/>
          <w:szCs w:val="24"/>
        </w:rPr>
        <w:t xml:space="preserve"> find </w:t>
      </w:r>
      <w:r w:rsidRPr="000B121E">
        <w:rPr>
          <w:rFonts w:cs="Times New Roman"/>
          <w:color w:val="000000" w:themeColor="text1"/>
          <w:szCs w:val="24"/>
        </w:rPr>
        <w:t xml:space="preserve">price reductions and </w:t>
      </w:r>
      <w:del w:id="137" w:author="tao huang" w:date="2018-01-09T15:55:00Z">
        <w:r w:rsidRPr="000B121E" w:rsidDel="00D21238">
          <w:rPr>
            <w:rFonts w:cs="Times New Roman"/>
            <w:color w:val="000000" w:themeColor="text1"/>
            <w:szCs w:val="24"/>
          </w:rPr>
          <w:delText xml:space="preserve">sales </w:delText>
        </w:r>
      </w:del>
      <w:r w:rsidRPr="000B121E">
        <w:rPr>
          <w:rFonts w:cs="Times New Roman"/>
          <w:color w:val="000000" w:themeColor="text1"/>
          <w:szCs w:val="24"/>
        </w:rPr>
        <w:t>promotions more attractive when there is an economic crunch compared to other time periods. C</w:t>
      </w:r>
      <w:r w:rsidRPr="000B121E">
        <w:rPr>
          <w:rFonts w:cs="Times New Roman"/>
          <w:bCs/>
          <w:color w:val="000000" w:themeColor="text1"/>
          <w:szCs w:val="24"/>
        </w:rPr>
        <w:t xml:space="preserve">ustomers may also display a change in their tastes and preferences. This can occur </w:t>
      </w:r>
      <w:r w:rsidR="00E94808" w:rsidRPr="000B121E">
        <w:rPr>
          <w:rFonts w:cs="Times New Roman"/>
          <w:bCs/>
          <w:color w:val="000000" w:themeColor="text1"/>
          <w:szCs w:val="24"/>
        </w:rPr>
        <w:t>when</w:t>
      </w:r>
      <w:r w:rsidRPr="000B121E">
        <w:rPr>
          <w:rFonts w:cs="Times New Roman"/>
          <w:bCs/>
          <w:color w:val="000000" w:themeColor="text1"/>
          <w:szCs w:val="24"/>
        </w:rPr>
        <w:t xml:space="preserve"> customers accumulate more knowledge of the </w:t>
      </w:r>
      <w:r w:rsidRPr="000B121E">
        <w:rPr>
          <w:rFonts w:cs="Times New Roman"/>
          <w:bCs/>
          <w:noProof/>
          <w:color w:val="000000" w:themeColor="text1"/>
          <w:szCs w:val="24"/>
        </w:rPr>
        <w:t>product</w:t>
      </w:r>
      <w:r w:rsidR="00E94808" w:rsidRPr="000B121E">
        <w:rPr>
          <w:rFonts w:cs="Times New Roman"/>
          <w:bCs/>
          <w:color w:val="000000" w:themeColor="text1"/>
          <w:szCs w:val="24"/>
        </w:rPr>
        <w:t xml:space="preserve">, </w:t>
      </w:r>
      <w:r w:rsidRPr="000B121E">
        <w:rPr>
          <w:rFonts w:cs="Times New Roman"/>
          <w:bCs/>
          <w:color w:val="000000" w:themeColor="text1"/>
          <w:szCs w:val="24"/>
        </w:rPr>
        <w:t>when they seek variety</w:t>
      </w:r>
      <w:r w:rsidR="00E94808" w:rsidRPr="000B121E">
        <w:rPr>
          <w:rFonts w:cs="Times New Roman"/>
          <w:bCs/>
          <w:color w:val="000000" w:themeColor="text1"/>
          <w:szCs w:val="24"/>
        </w:rPr>
        <w:t xml:space="preserve">, </w:t>
      </w:r>
      <w:del w:id="138" w:author="tao huang" w:date="2018-01-09T15:56:00Z">
        <w:r w:rsidRPr="000B121E" w:rsidDel="00D21238">
          <w:rPr>
            <w:rFonts w:cs="Times New Roman"/>
            <w:bCs/>
            <w:color w:val="000000" w:themeColor="text1"/>
            <w:szCs w:val="24"/>
          </w:rPr>
          <w:delText xml:space="preserve">or </w:delText>
        </w:r>
      </w:del>
      <w:ins w:id="139" w:author="tao huang" w:date="2018-01-09T15:56:00Z">
        <w:r w:rsidR="00D21238">
          <w:rPr>
            <w:rFonts w:cs="Times New Roman"/>
            <w:bCs/>
            <w:color w:val="000000" w:themeColor="text1"/>
            <w:szCs w:val="24"/>
          </w:rPr>
          <w:t>and</w:t>
        </w:r>
        <w:r w:rsidR="00D21238" w:rsidRPr="000B121E">
          <w:rPr>
            <w:rFonts w:cs="Times New Roman"/>
            <w:bCs/>
            <w:color w:val="000000" w:themeColor="text1"/>
            <w:szCs w:val="24"/>
          </w:rPr>
          <w:t xml:space="preserve"> </w:t>
        </w:r>
      </w:ins>
      <w:r w:rsidR="00E94808" w:rsidRPr="000B121E">
        <w:rPr>
          <w:rFonts w:cs="Times New Roman"/>
          <w:bCs/>
          <w:color w:val="000000" w:themeColor="text1"/>
          <w:szCs w:val="24"/>
        </w:rPr>
        <w:t xml:space="preserve">when </w:t>
      </w:r>
      <w:r w:rsidRPr="000B121E">
        <w:rPr>
          <w:rFonts w:cs="Times New Roman"/>
          <w:bCs/>
          <w:color w:val="000000" w:themeColor="text1"/>
          <w:szCs w:val="24"/>
        </w:rPr>
        <w:t xml:space="preserve">they reach a different social status </w:t>
      </w:r>
      <w:r w:rsidR="00E94808" w:rsidRPr="000B121E">
        <w:rPr>
          <w:rFonts w:cs="Times New Roman"/>
          <w:bCs/>
          <w:color w:val="000000" w:themeColor="text1"/>
          <w:szCs w:val="24"/>
        </w:rPr>
        <w:t>and</w:t>
      </w:r>
      <w:r w:rsidRPr="000B121E">
        <w:rPr>
          <w:rFonts w:cs="Times New Roman"/>
          <w:bCs/>
          <w:color w:val="000000" w:themeColor="text1"/>
          <w:szCs w:val="24"/>
        </w:rPr>
        <w:t xml:space="preserve"> decide to adopt a different lifestyle </w:t>
      </w:r>
      <w:r w:rsidRPr="000B121E">
        <w:rPr>
          <w:rFonts w:cs="Times New Roman"/>
          <w:bCs/>
          <w:color w:val="000000" w:themeColor="text1"/>
          <w:szCs w:val="24"/>
        </w:rPr>
        <w:fldChar w:fldCharType="begin"/>
      </w:r>
      <w:r w:rsidR="006351B1" w:rsidRPr="000B121E">
        <w:rPr>
          <w:rFonts w:cs="Times New Roman"/>
          <w:bCs/>
          <w:color w:val="000000" w:themeColor="text1"/>
          <w:szCs w:val="24"/>
        </w:rPr>
        <w:instrText xml:space="preserve"> ADDIN EN.CITE &lt;EndNote&gt;&lt;Cite&gt;&lt;Author&gt;Meeran&lt;/Author&gt;&lt;Year&gt;2017&lt;/Year&gt;&lt;RecNum&gt;2&lt;/RecNum&gt;&lt;DisplayText&gt;(Meeran et al.,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Pr="000B121E">
        <w:rPr>
          <w:rFonts w:cs="Times New Roman"/>
          <w:bCs/>
          <w:color w:val="000000" w:themeColor="text1"/>
          <w:szCs w:val="24"/>
        </w:rPr>
        <w:fldChar w:fldCharType="separate"/>
      </w:r>
      <w:r w:rsidR="006351B1" w:rsidRPr="000B121E">
        <w:rPr>
          <w:rFonts w:cs="Times New Roman"/>
          <w:bCs/>
          <w:noProof/>
          <w:color w:val="000000" w:themeColor="text1"/>
          <w:szCs w:val="24"/>
        </w:rPr>
        <w:t>(</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"_ENREF_49" \o "Meeran, 2017 #2"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sidRPr="000B121E">
        <w:rPr>
          <w:rFonts w:cs="Times New Roman"/>
          <w:bCs/>
          <w:noProof/>
          <w:color w:val="000000" w:themeColor="text1"/>
          <w:szCs w:val="24"/>
        </w:rPr>
        <w:t>Meeran et al., 2017</w:t>
      </w:r>
      <w:r w:rsidR="0047706C">
        <w:rPr>
          <w:rFonts w:cs="Times New Roman"/>
          <w:bCs/>
          <w:noProof/>
          <w:color w:val="000000" w:themeColor="text1"/>
          <w:szCs w:val="24"/>
        </w:rPr>
        <w:fldChar w:fldCharType="end"/>
      </w:r>
      <w:r w:rsidR="006351B1" w:rsidRPr="000B121E">
        <w:rPr>
          <w:rFonts w:cs="Times New Roman"/>
          <w:bCs/>
          <w:noProof/>
          <w:color w:val="000000" w:themeColor="text1"/>
          <w:szCs w:val="24"/>
        </w:rPr>
        <w:t>)</w:t>
      </w:r>
      <w:r w:rsidRPr="000B121E">
        <w:rPr>
          <w:rFonts w:cs="Times New Roman"/>
          <w:bCs/>
          <w:color w:val="000000" w:themeColor="text1"/>
          <w:szCs w:val="24"/>
        </w:rPr>
        <w:fldChar w:fldCharType="end"/>
      </w:r>
      <w:r w:rsidRPr="000B121E">
        <w:rPr>
          <w:rFonts w:cs="Times New Roman"/>
          <w:bCs/>
          <w:color w:val="000000" w:themeColor="text1"/>
          <w:szCs w:val="24"/>
        </w:rPr>
        <w:t xml:space="preserve">. </w:t>
      </w:r>
      <w:ins w:id="140" w:author="Fildes, Robert" w:date="2017-12-12T15:06:00Z">
        <w:r w:rsidR="000D338C">
          <w:rPr>
            <w:rFonts w:cs="Times New Roman"/>
            <w:bCs/>
            <w:color w:val="000000" w:themeColor="text1"/>
            <w:szCs w:val="24"/>
          </w:rPr>
          <w:t xml:space="preserve">These individual changes may then lead to substantial aggregate effects. </w:t>
        </w:r>
      </w:ins>
      <w:r w:rsidRPr="000B121E">
        <w:rPr>
          <w:rFonts w:cs="Times New Roman"/>
          <w:bCs/>
          <w:color w:val="000000" w:themeColor="text1"/>
          <w:szCs w:val="24"/>
        </w:rPr>
        <w:t xml:space="preserve">Research at </w:t>
      </w:r>
      <w:del w:id="141" w:author="tao huang" w:date="2018-01-09T15:56:00Z">
        <w:r w:rsidRPr="000B121E" w:rsidDel="00D21238">
          <w:rPr>
            <w:rFonts w:cs="Times New Roman"/>
            <w:bCs/>
            <w:color w:val="000000" w:themeColor="text1"/>
            <w:szCs w:val="24"/>
          </w:rPr>
          <w:delText xml:space="preserve">the </w:delText>
        </w:r>
      </w:del>
      <w:r w:rsidRPr="000B121E">
        <w:rPr>
          <w:rFonts w:cs="Times New Roman"/>
          <w:bCs/>
          <w:color w:val="000000" w:themeColor="text1"/>
          <w:szCs w:val="24"/>
        </w:rPr>
        <w:t xml:space="preserve">store level finds that the </w:t>
      </w:r>
      <w:r w:rsidRPr="000B121E">
        <w:rPr>
          <w:rFonts w:cs="Times New Roman"/>
          <w:color w:val="000000" w:themeColor="text1"/>
          <w:szCs w:val="24"/>
        </w:rPr>
        <w:t xml:space="preserve">introduction of new brands in a product category (e.g., the store-owned brand) decreases the promotional elasticities of premium national brands and increase promotional elasticities of the second tier national brands </w:t>
      </w:r>
      <w:r w:rsidRPr="000B121E">
        <w:rPr>
          <w:rFonts w:cs="Times New Roman"/>
          <w:color w:val="000000" w:themeColor="text1"/>
          <w:szCs w:val="24"/>
        </w:rPr>
        <w:fldChar w:fldCharType="begin"/>
      </w:r>
      <w:r w:rsidR="009C5714">
        <w:rPr>
          <w:rFonts w:cs="Times New Roman"/>
          <w:color w:val="000000" w:themeColor="text1"/>
          <w:szCs w:val="24"/>
        </w:rPr>
        <w:instrText xml:space="preserve"> ADDIN EN.CITE &lt;EndNote&gt;&lt;Cite&gt;&lt;Author&gt;Nijs&lt;/Author&gt;&lt;Year&gt;2001&lt;/Year&gt;&lt;RecNum&gt;45&lt;/RecNum&gt;&lt;DisplayText&gt;(Nijs, Dekimpe, Steenkamps, &amp;amp; Hanssens, 2001; Van Heerde, Srinivasan, &amp;amp; Dekimpe, 2008)&lt;/DisplayText&gt;&lt;record&gt;&lt;rec-number&gt;45&lt;/rec-number&gt;&lt;foreign-keys&gt;&lt;key app="EN" db-id="fwzpfdt205x9v6eprsvv25dpxftedxv0z0a9" timestamp="0"&gt;45&lt;/key&gt;&lt;/foreign-keys&gt;&lt;ref-type name="Journal Article"&gt;17&lt;/ref-type&gt;&lt;contributors&gt;&lt;authors&gt;&lt;author&gt;Vincent R. Nijs&lt;/author&gt;&lt;author&gt;Marnik G. Dekimpe&lt;/author&gt;&lt;author&gt;Jan-Benedict E.M. Steenkamps&lt;/author&gt;&lt;author&gt;Dominique M. Hanssens&lt;/author&gt;&lt;/authors&gt;&lt;/contributors&gt;&lt;titles&gt;&lt;title&gt;The Category-Demand Effects of Price Promotions&lt;/title&gt;&lt;secondary-title&gt;Marketing Science&lt;/secondary-title&gt;&lt;/titles&gt;&lt;periodical&gt;&lt;full-title&gt;Marketing Science&lt;/full-title&gt;&lt;/periodical&gt;&lt;pages&gt;1-22&lt;/pages&gt;&lt;volume&gt;20&lt;/volume&gt;&lt;number&gt;1&lt;/number&gt;&lt;dates&gt;&lt;year&gt;2001&lt;/year&gt;&lt;/dates&gt;&lt;urls&gt;&lt;/urls&gt;&lt;/record&gt;&lt;/Cite&gt;&lt;Cite&gt;&lt;Author&gt;Van Heerde&lt;/Author&gt;&lt;Year&gt;2008&lt;/Year&gt;&lt;RecNum&gt;640&lt;/RecNum&gt;&lt;record&gt;&lt;rec-number&gt;640&lt;/rec-number&gt;&lt;foreign-keys&gt;&lt;key app="EN" db-id="fwzpfdt205x9v6eprsvv25dpxftedxv0z0a9" timestamp="0"&gt;640&lt;/key&gt;&lt;/foreign-keys&gt;&lt;ref-type name="Journal Article"&gt;17&lt;/ref-type&gt;&lt;contributors&gt;&lt;authors&gt;&lt;author&gt;Van Heerde, Harald.J.&lt;/author&gt;&lt;author&gt;Srinivasan, S&lt;/author&gt;&lt;author&gt;Dekimpe, M.G.&lt;/author&gt;&lt;/authors&gt;&lt;/contributors&gt;&lt;titles&gt;&lt;title&gt;Decomposing the Demand for a Pioneering Innovation&lt;/title&gt;&lt;secondary-title&gt;Working paer, University of Waikato, Department of Marketing&lt;/secondary-title&gt;&lt;/titles&gt;&lt;dates&gt;&lt;year&gt;2008&lt;/year&gt;&lt;/dates&gt;&lt;urls&gt;&lt;/urls&gt;&lt;/record&gt;&lt;/Cite&gt;&lt;/EndNote&gt;</w:instrText>
      </w:r>
      <w:r w:rsidRPr="000B121E">
        <w:rPr>
          <w:rFonts w:cs="Times New Roman"/>
          <w:color w:val="000000" w:themeColor="text1"/>
          <w:szCs w:val="24"/>
        </w:rPr>
        <w:fldChar w:fldCharType="separate"/>
      </w:r>
      <w:r w:rsidR="009C5714">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"_ENREF_55" \o "Nijs, 2001 #45"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Nijs, Dekimpe, Steenkamps, &amp; Hanssens, 2001</w:t>
      </w:r>
      <w:r w:rsidR="0047706C">
        <w:rPr>
          <w:rFonts w:cs="Times New Roman"/>
          <w:noProof/>
          <w:color w:val="000000" w:themeColor="text1"/>
          <w:szCs w:val="24"/>
        </w:rPr>
        <w:fldChar w:fldCharType="end"/>
      </w:r>
      <w:r w:rsidR="009C5714">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"_ENREF_71" \o "Van Heerde, 2008 #640"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Van Heerde, Srinivasan, &amp; Dekimpe, 2008</w:t>
      </w:r>
      <w:r w:rsidR="0047706C">
        <w:rPr>
          <w:rFonts w:cs="Times New Roman"/>
          <w:noProof/>
          <w:color w:val="000000" w:themeColor="text1"/>
          <w:szCs w:val="24"/>
        </w:rPr>
        <w:fldChar w:fldCharType="end"/>
      </w:r>
      <w:r w:rsidR="009C5714">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Lastly, t</w:t>
      </w:r>
      <w:r w:rsidRPr="000B121E">
        <w:rPr>
          <w:rFonts w:cs="Times New Roman"/>
          <w:bCs/>
          <w:color w:val="000000" w:themeColor="text1"/>
          <w:szCs w:val="24"/>
        </w:rPr>
        <w:t xml:space="preserve">he effect of prices and promotions may change during the different stages of the product </w:t>
      </w:r>
      <w:r w:rsidRPr="000B121E">
        <w:rPr>
          <w:rFonts w:cs="Times New Roman"/>
          <w:bCs/>
          <w:noProof/>
          <w:color w:val="000000" w:themeColor="text1"/>
          <w:szCs w:val="24"/>
        </w:rPr>
        <w:t>lifecycle</w:t>
      </w:r>
      <w:r w:rsidRPr="000B121E">
        <w:rPr>
          <w:rFonts w:cs="Times New Roman"/>
          <w:bCs/>
          <w:color w:val="000000" w:themeColor="text1"/>
          <w:szCs w:val="24"/>
        </w:rPr>
        <w:t xml:space="preserve"> </w:t>
      </w:r>
      <w:r w:rsidRPr="000B121E">
        <w:rPr>
          <w:rFonts w:cs="Times New Roman"/>
          <w:bCs/>
          <w:color w:val="000000" w:themeColor="text1"/>
          <w:szCs w:val="24"/>
        </w:rPr>
        <w:fldChar w:fldCharType="begin"/>
      </w:r>
      <w:r w:rsidR="006351B1" w:rsidRPr="000B121E">
        <w:rPr>
          <w:rFonts w:cs="Times New Roman"/>
          <w:bCs/>
          <w:color w:val="000000" w:themeColor="text1"/>
          <w:szCs w:val="24"/>
        </w:rPr>
        <w:instrText xml:space="preserve"> ADDIN EN.CITE &lt;EndNote&gt;&lt;Cite&gt;&lt;Author&gt;Mahajan&lt;/Author&gt;&lt;Year&gt;1980&lt;/Year&gt;&lt;RecNum&gt;220&lt;/RecNum&gt;&lt;DisplayText&gt;(Mahajan et al., 1980)&lt;/DisplayText&gt;&lt;record&gt;&lt;rec-number&gt;220&lt;/rec-number&gt;&lt;foreign-keys&gt;&lt;key app="EN" db-id="fwzpfdt205x9v6eprsvv25dpxftedxv0z0a9" timestamp="0"&gt;220&lt;/key&gt;&lt;/foreign-keys&gt;&lt;ref-type name="Journal Article"&gt;17&lt;/ref-type&gt;&lt;contributors&gt;&lt;authors&gt;&lt;author&gt;Vijay Mahajan&lt;/author&gt;&lt;author&gt;Stuart I. Bretschneider&lt;/author&gt;&lt;author&gt;John W. Bradford&lt;/author&gt;&lt;/authors&gt;&lt;/contributors&gt;&lt;titles&gt;&lt;title&gt;Feedback Approaches to Modeling Structural Shifts in Market Response&lt;/title&gt;&lt;secondary-title&gt;Journal of Marketing&lt;/secondary-title&gt;&lt;/titles&gt;&lt;pages&gt;71-80&lt;/pages&gt;&lt;volume&gt;44&lt;/volume&gt;&lt;dates&gt;&lt;year&gt;1980&lt;/year&gt;&lt;/dates&gt;&lt;urls&gt;&lt;/urls&gt;&lt;/record&gt;&lt;/Cite&gt;&lt;/EndNote&gt;</w:instrText>
      </w:r>
      <w:r w:rsidRPr="000B121E">
        <w:rPr>
          <w:rFonts w:cs="Times New Roman"/>
          <w:bCs/>
          <w:color w:val="000000" w:themeColor="text1"/>
          <w:szCs w:val="24"/>
        </w:rPr>
        <w:fldChar w:fldCharType="separate"/>
      </w:r>
      <w:r w:rsidR="006351B1" w:rsidRPr="000B121E">
        <w:rPr>
          <w:rFonts w:cs="Times New Roman"/>
          <w:bCs/>
          <w:noProof/>
          <w:color w:val="000000" w:themeColor="text1"/>
          <w:szCs w:val="24"/>
        </w:rPr>
        <w:t>(</w:t>
      </w:r>
      <w:r w:rsidR="0047706C">
        <w:rPr>
          <w:rFonts w:cs="Times New Roman"/>
          <w:bCs/>
          <w:noProof/>
          <w:color w:val="000000" w:themeColor="text1"/>
          <w:szCs w:val="24"/>
        </w:rPr>
        <w:fldChar w:fldCharType="begin"/>
      </w:r>
      <w:r w:rsidR="0047706C">
        <w:rPr>
          <w:rFonts w:cs="Times New Roman"/>
          <w:bCs/>
          <w:noProof/>
          <w:color w:val="000000" w:themeColor="text1"/>
          <w:szCs w:val="24"/>
        </w:rPr>
        <w:instrText xml:space="preserve"> HYPERLINK \l "_ENREF_47" \o "Mahajan, 1980 #220" </w:instrText>
      </w:r>
      <w:r w:rsidR="0047706C">
        <w:rPr>
          <w:rFonts w:cs="Times New Roman"/>
          <w:bCs/>
          <w:noProof/>
          <w:color w:val="000000" w:themeColor="text1"/>
          <w:szCs w:val="24"/>
        </w:rPr>
      </w:r>
      <w:r w:rsidR="0047706C">
        <w:rPr>
          <w:rFonts w:cs="Times New Roman"/>
          <w:bCs/>
          <w:noProof/>
          <w:color w:val="000000" w:themeColor="text1"/>
          <w:szCs w:val="24"/>
        </w:rPr>
        <w:fldChar w:fldCharType="separate"/>
      </w:r>
      <w:r w:rsidR="0047706C" w:rsidRPr="000B121E">
        <w:rPr>
          <w:rFonts w:cs="Times New Roman"/>
          <w:bCs/>
          <w:noProof/>
          <w:color w:val="000000" w:themeColor="text1"/>
          <w:szCs w:val="24"/>
        </w:rPr>
        <w:t>Mahajan et al., 1980</w:t>
      </w:r>
      <w:r w:rsidR="0047706C">
        <w:rPr>
          <w:rFonts w:cs="Times New Roman"/>
          <w:bCs/>
          <w:noProof/>
          <w:color w:val="000000" w:themeColor="text1"/>
          <w:szCs w:val="24"/>
        </w:rPr>
        <w:fldChar w:fldCharType="end"/>
      </w:r>
      <w:r w:rsidR="006351B1" w:rsidRPr="000B121E">
        <w:rPr>
          <w:rFonts w:cs="Times New Roman"/>
          <w:bCs/>
          <w:noProof/>
          <w:color w:val="000000" w:themeColor="text1"/>
          <w:szCs w:val="24"/>
        </w:rPr>
        <w:t>)</w:t>
      </w:r>
      <w:r w:rsidRPr="000B121E">
        <w:rPr>
          <w:rFonts w:cs="Times New Roman"/>
          <w:bCs/>
          <w:color w:val="000000" w:themeColor="text1"/>
          <w:szCs w:val="24"/>
        </w:rPr>
        <w:fldChar w:fldCharType="end"/>
      </w:r>
      <w:r w:rsidRPr="000B121E">
        <w:rPr>
          <w:rFonts w:cs="Times New Roman"/>
          <w:bCs/>
          <w:color w:val="000000" w:themeColor="text1"/>
          <w:szCs w:val="24"/>
        </w:rPr>
        <w:t xml:space="preserve">. </w:t>
      </w:r>
      <w:ins w:id="142" w:author="Fildes, Robert" w:date="2017-12-12T15:06:00Z">
        <w:r w:rsidR="000D338C">
          <w:rPr>
            <w:rFonts w:cs="Times New Roman"/>
            <w:bCs/>
            <w:color w:val="000000" w:themeColor="text1"/>
            <w:szCs w:val="24"/>
          </w:rPr>
          <w:t xml:space="preserve">Overall, </w:t>
        </w:r>
      </w:ins>
      <w:del w:id="143" w:author="Fildes, Robert" w:date="2017-12-12T15:06:00Z">
        <w:r w:rsidRPr="000B121E" w:rsidDel="000D338C">
          <w:rPr>
            <w:rFonts w:cs="Times New Roman"/>
            <w:bCs/>
            <w:color w:val="000000" w:themeColor="text1"/>
            <w:szCs w:val="24"/>
          </w:rPr>
          <w:delText>T</w:delText>
        </w:r>
      </w:del>
      <w:del w:id="144" w:author="Fildes, Robert" w:date="2017-12-12T15:07:00Z">
        <w:r w:rsidRPr="000B121E" w:rsidDel="000D338C">
          <w:rPr>
            <w:rFonts w:cs="Times New Roman"/>
            <w:bCs/>
            <w:color w:val="000000" w:themeColor="text1"/>
            <w:szCs w:val="24"/>
          </w:rPr>
          <w:delText xml:space="preserve">he </w:delText>
        </w:r>
      </w:del>
      <w:r w:rsidRPr="000B121E">
        <w:rPr>
          <w:rFonts w:cs="Times New Roman"/>
          <w:bCs/>
          <w:color w:val="000000" w:themeColor="text1"/>
          <w:szCs w:val="24"/>
        </w:rPr>
        <w:t>change</w:t>
      </w:r>
      <w:ins w:id="145" w:author="Fildes, Robert" w:date="2017-12-12T15:07:00Z">
        <w:r w:rsidR="000D338C">
          <w:rPr>
            <w:rFonts w:cs="Times New Roman"/>
            <w:bCs/>
            <w:color w:val="000000" w:themeColor="text1"/>
            <w:szCs w:val="24"/>
          </w:rPr>
          <w:t>s</w:t>
        </w:r>
      </w:ins>
      <w:r w:rsidRPr="000B121E">
        <w:rPr>
          <w:rFonts w:cs="Times New Roman"/>
          <w:bCs/>
          <w:color w:val="000000" w:themeColor="text1"/>
          <w:szCs w:val="24"/>
        </w:rPr>
        <w:t xml:space="preserve"> in the effect of </w:t>
      </w:r>
      <w:del w:id="146" w:author="Fildes, Robert" w:date="2017-12-12T15:07:00Z">
        <w:r w:rsidRPr="000B121E" w:rsidDel="000D338C">
          <w:rPr>
            <w:rFonts w:cs="Times New Roman"/>
            <w:bCs/>
            <w:color w:val="000000" w:themeColor="text1"/>
            <w:szCs w:val="24"/>
          </w:rPr>
          <w:delText xml:space="preserve">prices and promotions </w:delText>
        </w:r>
      </w:del>
      <w:ins w:id="147" w:author="Fildes, Robert" w:date="2017-12-12T15:07:00Z">
        <w:r w:rsidR="000D338C">
          <w:rPr>
            <w:rFonts w:cs="Times New Roman"/>
            <w:bCs/>
            <w:color w:val="000000" w:themeColor="text1"/>
            <w:szCs w:val="24"/>
          </w:rPr>
          <w:t xml:space="preserve">marketing activities </w:t>
        </w:r>
        <w:r w:rsidR="000D338C">
          <w:rPr>
            <w:rFonts w:cs="Times New Roman"/>
            <w:bCs/>
            <w:color w:val="000000" w:themeColor="text1"/>
            <w:szCs w:val="24"/>
          </w:rPr>
          <w:lastRenderedPageBreak/>
          <w:t xml:space="preserve">and consumer responses </w:t>
        </w:r>
      </w:ins>
      <w:r w:rsidRPr="000B121E">
        <w:rPr>
          <w:rFonts w:cs="Times New Roman"/>
          <w:bCs/>
          <w:color w:val="000000" w:themeColor="text1"/>
          <w:szCs w:val="24"/>
        </w:rPr>
        <w:t xml:space="preserve">on </w:t>
      </w:r>
      <w:r w:rsidRPr="000B121E">
        <w:rPr>
          <w:rFonts w:cs="Times New Roman"/>
          <w:bCs/>
          <w:noProof/>
          <w:color w:val="000000" w:themeColor="text1"/>
          <w:szCs w:val="24"/>
        </w:rPr>
        <w:t>sales, however,</w:t>
      </w:r>
      <w:r w:rsidRPr="000B121E">
        <w:rPr>
          <w:rFonts w:cs="Times New Roman"/>
          <w:bCs/>
          <w:color w:val="000000" w:themeColor="text1"/>
          <w:szCs w:val="24"/>
        </w:rPr>
        <w:t xml:space="preserve"> has been overlooked by previous studies in the forecasting literature. </w:t>
      </w:r>
    </w:p>
    <w:p w14:paraId="504210F1" w14:textId="77777777" w:rsidR="004617F2" w:rsidRPr="000B121E" w:rsidRDefault="004617F2" w:rsidP="000B121E">
      <w:pPr>
        <w:shd w:val="clear" w:color="auto" w:fill="FFFFFF" w:themeFill="background1"/>
        <w:rPr>
          <w:rFonts w:cs="Times New Roman"/>
          <w:color w:val="000000" w:themeColor="text1"/>
          <w:szCs w:val="24"/>
        </w:rPr>
      </w:pPr>
    </w:p>
    <w:p w14:paraId="1190D76D" w14:textId="77777777" w:rsidR="004617F2" w:rsidRPr="000B121E" w:rsidRDefault="004617F2">
      <w:pPr>
        <w:pStyle w:val="Heading2"/>
        <w:pPrChange w:id="148" w:author="Fildes, Robert" w:date="2017-12-12T15:19:00Z">
          <w:pPr>
            <w:shd w:val="clear" w:color="auto" w:fill="FFFFFF" w:themeFill="background1"/>
          </w:pPr>
        </w:pPrChange>
      </w:pPr>
      <w:r w:rsidRPr="000B121E">
        <w:t>3.</w:t>
      </w:r>
      <w:r w:rsidRPr="000B121E">
        <w:tab/>
        <w:t xml:space="preserve">Structural break and potential forecast </w:t>
      </w:r>
      <w:commentRangeStart w:id="149"/>
      <w:commentRangeStart w:id="150"/>
      <w:r w:rsidRPr="000B121E">
        <w:t>bias</w:t>
      </w:r>
      <w:commentRangeEnd w:id="149"/>
      <w:r w:rsidRPr="000B121E">
        <w:rPr>
          <w:rStyle w:val="CommentReference"/>
          <w:color w:val="000000" w:themeColor="text1"/>
          <w:sz w:val="24"/>
          <w:szCs w:val="24"/>
        </w:rPr>
        <w:commentReference w:id="149"/>
      </w:r>
      <w:commentRangeEnd w:id="150"/>
      <w:r w:rsidRPr="000B121E">
        <w:rPr>
          <w:rStyle w:val="CommentReference"/>
          <w:color w:val="000000" w:themeColor="text1"/>
          <w:sz w:val="24"/>
          <w:szCs w:val="24"/>
        </w:rPr>
        <w:commentReference w:id="150"/>
      </w:r>
    </w:p>
    <w:p w14:paraId="1BB41E10" w14:textId="77777777" w:rsidR="000B121E" w:rsidRPr="000B121E" w:rsidRDefault="000B121E" w:rsidP="000B121E">
      <w:pPr>
        <w:shd w:val="clear" w:color="auto" w:fill="FFFFFF" w:themeFill="background1"/>
        <w:spacing w:after="0" w:line="360" w:lineRule="auto"/>
        <w:rPr>
          <w:rFonts w:cs="Times New Roman"/>
          <w:color w:val="000000" w:themeColor="text1"/>
          <w:szCs w:val="24"/>
        </w:rPr>
      </w:pPr>
    </w:p>
    <w:p w14:paraId="0CC48E62" w14:textId="7B9AFC0A" w:rsidR="00D5657C" w:rsidRDefault="004617F2" w:rsidP="00D5657C">
      <w:pPr>
        <w:shd w:val="clear" w:color="auto" w:fill="FFFFFF" w:themeFill="background1"/>
        <w:spacing w:after="0" w:line="360" w:lineRule="auto"/>
        <w:rPr>
          <w:ins w:id="151" w:author="Fildes, Robert" w:date="2017-12-12T15:16:00Z"/>
          <w:rFonts w:cs="Times New Roman"/>
          <w:color w:val="000000" w:themeColor="text1"/>
          <w:szCs w:val="24"/>
        </w:rPr>
      </w:pPr>
      <w:r w:rsidRPr="000B121E">
        <w:rPr>
          <w:rFonts w:cs="Times New Roman"/>
          <w:color w:val="000000" w:themeColor="text1"/>
          <w:szCs w:val="24"/>
        </w:rPr>
        <w:t xml:space="preserve">Conventional models with constant parameters tend to overlook the </w:t>
      </w:r>
      <w:r w:rsidRPr="000B121E">
        <w:rPr>
          <w:rFonts w:cs="Times New Roman"/>
          <w:bCs/>
          <w:color w:val="000000" w:themeColor="text1"/>
          <w:szCs w:val="24"/>
        </w:rPr>
        <w:t>change in the effect of the marketing activities</w:t>
      </w:r>
      <w:ins w:id="152" w:author="Soopramanien, Didier" w:date="2017-12-27T10:51:00Z">
        <w:r w:rsidR="002E6A39">
          <w:rPr>
            <w:rFonts w:cs="Times New Roman"/>
            <w:bCs/>
            <w:color w:val="000000" w:themeColor="text1"/>
            <w:szCs w:val="24"/>
          </w:rPr>
          <w:t xml:space="preserve"> at different points in time</w:t>
        </w:r>
      </w:ins>
      <w:r w:rsidRPr="000B121E">
        <w:rPr>
          <w:rFonts w:cs="Times New Roman"/>
          <w:bCs/>
          <w:color w:val="000000" w:themeColor="text1"/>
          <w:szCs w:val="24"/>
        </w:rPr>
        <w:t xml:space="preserve"> such as price</w:t>
      </w:r>
      <w:ins w:id="153" w:author="Soopramanien, Didier" w:date="2017-12-27T10:51:00Z">
        <w:r w:rsidR="002E6A39">
          <w:rPr>
            <w:rFonts w:cs="Times New Roman"/>
            <w:bCs/>
            <w:color w:val="000000" w:themeColor="text1"/>
            <w:szCs w:val="24"/>
          </w:rPr>
          <w:t xml:space="preserve"> changes</w:t>
        </w:r>
      </w:ins>
      <w:del w:id="154" w:author="Soopramanien, Didier" w:date="2017-12-27T10:51:00Z">
        <w:r w:rsidRPr="000B121E" w:rsidDel="002E6A39">
          <w:rPr>
            <w:rFonts w:cs="Times New Roman"/>
            <w:bCs/>
            <w:color w:val="000000" w:themeColor="text1"/>
            <w:szCs w:val="24"/>
          </w:rPr>
          <w:delText>s</w:delText>
        </w:r>
      </w:del>
      <w:r w:rsidRPr="000B121E">
        <w:rPr>
          <w:rFonts w:cs="Times New Roman"/>
          <w:bCs/>
          <w:color w:val="000000" w:themeColor="text1"/>
          <w:szCs w:val="24"/>
        </w:rPr>
        <w:t xml:space="preserve"> and promotions on product </w:t>
      </w:r>
      <w:r w:rsidRPr="000B121E">
        <w:rPr>
          <w:rFonts w:cs="Times New Roman"/>
          <w:bCs/>
          <w:noProof/>
          <w:color w:val="000000" w:themeColor="text1"/>
          <w:szCs w:val="24"/>
        </w:rPr>
        <w:t>sales</w:t>
      </w:r>
      <w:r w:rsidR="008866E7" w:rsidRPr="000B121E">
        <w:rPr>
          <w:rFonts w:cs="Times New Roman"/>
          <w:bCs/>
          <w:noProof/>
          <w:color w:val="000000" w:themeColor="text1"/>
          <w:szCs w:val="24"/>
        </w:rPr>
        <w:t xml:space="preserve">. </w:t>
      </w:r>
      <w:r w:rsidRPr="000B121E">
        <w:rPr>
          <w:rFonts w:cs="Times New Roman"/>
          <w:color w:val="000000" w:themeColor="text1"/>
          <w:szCs w:val="24"/>
        </w:rPr>
        <w:t xml:space="preserve">As a result, the generated forecasts will potentially </w:t>
      </w:r>
      <w:r w:rsidR="008866E7" w:rsidRPr="000B121E">
        <w:rPr>
          <w:rFonts w:cs="Times New Roman"/>
          <w:color w:val="000000" w:themeColor="text1"/>
          <w:szCs w:val="24"/>
        </w:rPr>
        <w:t xml:space="preserve">be </w:t>
      </w:r>
      <w:r w:rsidRPr="000B121E">
        <w:rPr>
          <w:rFonts w:cs="Times New Roman"/>
          <w:color w:val="000000" w:themeColor="text1"/>
          <w:szCs w:val="24"/>
        </w:rPr>
        <w:t>biased and less accurate</w:t>
      </w:r>
      <w:ins w:id="155" w:author="tao huang" w:date="2018-01-09T16:12:00Z">
        <w:r w:rsidR="005636BB">
          <w:rPr>
            <w:rFonts w:cs="Times New Roman"/>
            <w:color w:val="000000" w:themeColor="text1"/>
            <w:szCs w:val="24"/>
          </w:rPr>
          <w:t xml:space="preserve"> </w:t>
        </w:r>
        <w:r w:rsidR="005636BB" w:rsidRPr="000B121E">
          <w:rPr>
            <w:rFonts w:cs="Times New Roman"/>
            <w:color w:val="000000" w:themeColor="text1"/>
            <w:szCs w:val="24"/>
          </w:rPr>
          <w:fldChar w:fldCharType="begin"/>
        </w:r>
        <w:r w:rsidR="005636BB">
          <w:rPr>
            <w:rFonts w:cs="Times New Roman"/>
            <w:color w:val="000000" w:themeColor="text1"/>
            <w:szCs w:val="24"/>
          </w:rPr>
          <w:instrText xml:space="preserve"> ADDIN EN.CITE &lt;EndNote&gt;&lt;Cite&gt;&lt;Author&gt;Allen&lt;/Author&gt;&lt;Year&gt;2001&lt;/Year&gt;&lt;RecNum&gt;204&lt;/RecNum&gt;&lt;DisplayText&gt;(Allen &amp;amp; Fildes, 2001; Armstrong, 2001)&lt;/DisplayText&gt;&lt;record&gt;&lt;rec-number&gt;204&lt;/rec-number&gt;&lt;foreign-keys&gt;&lt;key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Publishers&lt;/publisher&gt;&lt;urls&gt;&lt;/urls&gt;&lt;/record&gt;&lt;/Cite&gt;&lt;Cite&gt;&lt;Author&gt;Armstrong&lt;/Author&gt;&lt;Year&gt;2001&lt;/Year&gt;&lt;RecNum&gt;215&lt;/RecNum&gt;&lt;record&gt;&lt;rec-number&gt;215&lt;/rec-number&gt;&lt;foreign-keys&gt;&lt;key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Publishers&lt;/publisher&gt;&lt;urls&gt;&lt;/urls&gt;&lt;/record&gt;&lt;/Cite&gt;&lt;/EndNote&gt;</w:instrText>
        </w:r>
        <w:r w:rsidR="005636BB" w:rsidRPr="000B121E">
          <w:rPr>
            <w:rFonts w:cs="Times New Roman"/>
            <w:color w:val="000000" w:themeColor="text1"/>
            <w:szCs w:val="24"/>
          </w:rPr>
          <w:fldChar w:fldCharType="separate"/>
        </w:r>
        <w:r w:rsidR="005636BB">
          <w:rPr>
            <w:rFonts w:cs="Times New Roman"/>
            <w:noProof/>
            <w:color w:val="000000" w:themeColor="text1"/>
            <w:szCs w:val="24"/>
          </w:rPr>
          <w:t>(</w:t>
        </w:r>
      </w:ins>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 \o "Allen, 2001 #204" </w:instrText>
      </w:r>
      <w:r w:rsidR="0047706C">
        <w:rPr>
          <w:rFonts w:cs="Times New Roman"/>
          <w:noProof/>
          <w:color w:val="000000" w:themeColor="text1"/>
          <w:szCs w:val="24"/>
        </w:rPr>
      </w:r>
      <w:r w:rsidR="0047706C">
        <w:rPr>
          <w:rFonts w:cs="Times New Roman"/>
          <w:noProof/>
          <w:color w:val="000000" w:themeColor="text1"/>
          <w:szCs w:val="24"/>
        </w:rPr>
        <w:fldChar w:fldCharType="separate"/>
      </w:r>
      <w:ins w:id="156" w:author="tao huang" w:date="2018-01-09T16:12:00Z">
        <w:r w:rsidR="0047706C">
          <w:rPr>
            <w:rFonts w:cs="Times New Roman"/>
            <w:noProof/>
            <w:color w:val="000000" w:themeColor="text1"/>
            <w:szCs w:val="24"/>
          </w:rPr>
          <w:t>Allen &amp; Fildes, 2001</w:t>
        </w:r>
      </w:ins>
      <w:r w:rsidR="0047706C">
        <w:rPr>
          <w:rFonts w:cs="Times New Roman"/>
          <w:noProof/>
          <w:color w:val="000000" w:themeColor="text1"/>
          <w:szCs w:val="24"/>
        </w:rPr>
        <w:fldChar w:fldCharType="end"/>
      </w:r>
      <w:ins w:id="157" w:author="tao huang" w:date="2018-01-09T16:12:00Z">
        <w:r w:rsidR="005636BB">
          <w:rPr>
            <w:rFonts w:cs="Times New Roman"/>
            <w:noProof/>
            <w:color w:val="000000" w:themeColor="text1"/>
            <w:szCs w:val="24"/>
          </w:rPr>
          <w:t xml:space="preserve">; </w:t>
        </w:r>
      </w:ins>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 \o "Armstrong, 2001 #215" </w:instrText>
      </w:r>
      <w:r w:rsidR="0047706C">
        <w:rPr>
          <w:rFonts w:cs="Times New Roman"/>
          <w:noProof/>
          <w:color w:val="000000" w:themeColor="text1"/>
          <w:szCs w:val="24"/>
        </w:rPr>
      </w:r>
      <w:r w:rsidR="0047706C">
        <w:rPr>
          <w:rFonts w:cs="Times New Roman"/>
          <w:noProof/>
          <w:color w:val="000000" w:themeColor="text1"/>
          <w:szCs w:val="24"/>
        </w:rPr>
        <w:fldChar w:fldCharType="separate"/>
      </w:r>
      <w:ins w:id="158" w:author="tao huang" w:date="2018-01-09T16:12:00Z">
        <w:r w:rsidR="0047706C">
          <w:rPr>
            <w:rFonts w:cs="Times New Roman"/>
            <w:noProof/>
            <w:color w:val="000000" w:themeColor="text1"/>
            <w:szCs w:val="24"/>
          </w:rPr>
          <w:t>Armstrong, 2001</w:t>
        </w:r>
      </w:ins>
      <w:r w:rsidR="0047706C">
        <w:rPr>
          <w:rFonts w:cs="Times New Roman"/>
          <w:noProof/>
          <w:color w:val="000000" w:themeColor="text1"/>
          <w:szCs w:val="24"/>
        </w:rPr>
        <w:fldChar w:fldCharType="end"/>
      </w:r>
      <w:ins w:id="159" w:author="tao huang" w:date="2018-01-09T16:12:00Z">
        <w:r w:rsidR="005636BB">
          <w:rPr>
            <w:rFonts w:cs="Times New Roman"/>
            <w:noProof/>
            <w:color w:val="000000" w:themeColor="text1"/>
            <w:szCs w:val="24"/>
          </w:rPr>
          <w:t>)</w:t>
        </w:r>
        <w:r w:rsidR="005636BB" w:rsidRPr="000B121E">
          <w:rPr>
            <w:rFonts w:cs="Times New Roman"/>
            <w:color w:val="000000" w:themeColor="text1"/>
            <w:szCs w:val="24"/>
          </w:rPr>
          <w:fldChar w:fldCharType="end"/>
        </w:r>
        <w:r w:rsidR="005636BB" w:rsidRPr="000B121E">
          <w:rPr>
            <w:rFonts w:cs="Times New Roman"/>
            <w:color w:val="000000" w:themeColor="text1"/>
            <w:szCs w:val="24"/>
          </w:rPr>
          <w:t>.</w:t>
        </w:r>
        <w:r w:rsidR="005636BB">
          <w:rPr>
            <w:rFonts w:cs="Times New Roman"/>
            <w:color w:val="000000" w:themeColor="text1"/>
            <w:szCs w:val="24"/>
          </w:rPr>
          <w:t xml:space="preserve"> This </w:t>
        </w:r>
      </w:ins>
      <w:ins w:id="160" w:author="Fildes, Robert" w:date="2017-12-12T15:09:00Z">
        <w:del w:id="161" w:author="tao huang" w:date="2018-01-09T16:03:00Z">
          <w:r w:rsidR="00D5657C" w:rsidDel="005636BB">
            <w:rPr>
              <w:rFonts w:cs="Times New Roman"/>
              <w:color w:val="000000" w:themeColor="text1"/>
              <w:szCs w:val="24"/>
            </w:rPr>
            <w:delText>; this</w:delText>
          </w:r>
        </w:del>
      </w:ins>
      <w:del w:id="162" w:author="Fildes, Robert" w:date="2017-12-12T15:09:00Z">
        <w:r w:rsidRPr="000B121E" w:rsidDel="00D5657C">
          <w:rPr>
            <w:rFonts w:cs="Times New Roman"/>
            <w:color w:val="000000" w:themeColor="text1"/>
            <w:szCs w:val="24"/>
          </w:rPr>
          <w:delText>, which</w:delText>
        </w:r>
      </w:del>
      <w:del w:id="163" w:author="tao huang" w:date="2018-01-09T16:03:00Z">
        <w:r w:rsidRPr="000B121E" w:rsidDel="005636BB">
          <w:rPr>
            <w:rFonts w:cs="Times New Roman"/>
            <w:color w:val="000000" w:themeColor="text1"/>
            <w:szCs w:val="24"/>
          </w:rPr>
          <w:delText xml:space="preserve"> </w:delText>
        </w:r>
      </w:del>
      <w:r w:rsidRPr="000B121E">
        <w:rPr>
          <w:rFonts w:cs="Times New Roman"/>
          <w:color w:val="000000" w:themeColor="text1"/>
          <w:szCs w:val="24"/>
        </w:rPr>
        <w:t xml:space="preserve">is referred </w:t>
      </w:r>
      <w:ins w:id="164" w:author="Fildes, Robert" w:date="2017-12-12T15:09:00Z">
        <w:r w:rsidR="00D5657C">
          <w:rPr>
            <w:rFonts w:cs="Times New Roman"/>
            <w:color w:val="000000" w:themeColor="text1"/>
            <w:szCs w:val="24"/>
          </w:rPr>
          <w:t xml:space="preserve">to </w:t>
        </w:r>
      </w:ins>
      <w:r w:rsidRPr="000B121E">
        <w:rPr>
          <w:rFonts w:cs="Times New Roman"/>
          <w:color w:val="000000" w:themeColor="text1"/>
          <w:szCs w:val="24"/>
        </w:rPr>
        <w:t>as the structural break problem</w:t>
      </w:r>
      <w:ins w:id="165" w:author="tao huang" w:date="2018-01-09T16:12:00Z">
        <w:r w:rsidR="005636BB">
          <w:rPr>
            <w:rFonts w:cs="Times New Roman"/>
            <w:color w:val="000000" w:themeColor="text1"/>
            <w:szCs w:val="24"/>
          </w:rPr>
          <w:t xml:space="preserve"> and </w:t>
        </w:r>
        <w:r w:rsidR="005636BB" w:rsidRPr="000B121E">
          <w:rPr>
            <w:rFonts w:cs="Times New Roman"/>
            <w:color w:val="000000" w:themeColor="text1"/>
            <w:szCs w:val="24"/>
          </w:rPr>
          <w:t xml:space="preserve">has been mainly addressed in the macroeconomics literature </w:t>
        </w:r>
        <w:r w:rsidR="005636BB">
          <w:rPr>
            <w:rFonts w:cs="Times New Roman"/>
            <w:color w:val="000000" w:themeColor="text1"/>
            <w:szCs w:val="24"/>
          </w:rPr>
          <w:fldChar w:fldCharType="begin">
            <w:fldData xml:space="preserve">PEVuZE5vdGU+PENpdGU+PEF1dGhvcj5IZW5kcnk8L0F1dGhvcj48WWVhcj4yMDE4PC9ZZWFyPjxS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</w:fldData>
          </w:fldChar>
        </w:r>
        <w:r w:rsidR="005636BB">
          <w:rPr>
            <w:rFonts w:cs="Times New Roman"/>
            <w:color w:val="000000" w:themeColor="text1"/>
            <w:szCs w:val="24"/>
          </w:rPr>
          <w:instrText xml:space="preserve"> ADDIN EN.CITE </w:instrText>
        </w:r>
        <w:r w:rsidR="005636BB">
          <w:rPr>
            <w:rFonts w:cs="Times New Roman"/>
            <w:color w:val="000000" w:themeColor="text1"/>
            <w:szCs w:val="24"/>
          </w:rPr>
          <w:fldChar w:fldCharType="begin">
            <w:fldData xml:space="preserve">PEVuZE5vdGU+PENpdGU+PEF1dGhvcj5IZW5kcnk8L0F1dGhvcj48WWVhcj4yMDE4PC9ZZWFyPjxS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</w:fldData>
          </w:fldChar>
        </w:r>
        <w:r w:rsidR="005636BB">
          <w:rPr>
            <w:rFonts w:cs="Times New Roman"/>
            <w:color w:val="000000" w:themeColor="text1"/>
            <w:szCs w:val="24"/>
          </w:rPr>
          <w:instrText xml:space="preserve"> ADDIN EN.CITE.DATA </w:instrText>
        </w:r>
        <w:r w:rsidR="005636BB">
          <w:rPr>
            <w:rFonts w:cs="Times New Roman"/>
            <w:color w:val="000000" w:themeColor="text1"/>
            <w:szCs w:val="24"/>
          </w:rPr>
        </w:r>
        <w:r w:rsidR="005636BB">
          <w:rPr>
            <w:rFonts w:cs="Times New Roman"/>
            <w:color w:val="000000" w:themeColor="text1"/>
            <w:szCs w:val="24"/>
          </w:rPr>
          <w:fldChar w:fldCharType="end"/>
        </w:r>
        <w:r w:rsidR="005636BB">
          <w:rPr>
            <w:rFonts w:cs="Times New Roman"/>
            <w:color w:val="000000" w:themeColor="text1"/>
            <w:szCs w:val="24"/>
          </w:rPr>
          <w:fldChar w:fldCharType="separate"/>
        </w:r>
        <w:r w:rsidR="005636BB">
          <w:rPr>
            <w:rFonts w:cs="Times New Roman"/>
            <w:noProof/>
            <w:color w:val="000000" w:themeColor="text1"/>
            <w:szCs w:val="24"/>
          </w:rPr>
          <w:t>(</w:t>
        </w:r>
      </w:ins>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"_ENREF_13" \o "Castle, 2008 #241" </w:instrText>
      </w:r>
      <w:r w:rsidR="0047706C">
        <w:rPr>
          <w:rFonts w:cs="Times New Roman"/>
          <w:noProof/>
          <w:color w:val="000000" w:themeColor="text1"/>
          <w:szCs w:val="24"/>
        </w:rPr>
      </w:r>
      <w:r w:rsidR="0047706C">
        <w:rPr>
          <w:rFonts w:cs="Times New Roman"/>
          <w:noProof/>
          <w:color w:val="000000" w:themeColor="text1"/>
          <w:szCs w:val="24"/>
        </w:rPr>
        <w:fldChar w:fldCharType="separate"/>
      </w:r>
      <w:ins w:id="166" w:author="tao huang" w:date="2018-01-09T16:12:00Z">
        <w:r w:rsidR="0047706C">
          <w:rPr>
            <w:rFonts w:cs="Times New Roman"/>
            <w:noProof/>
            <w:color w:val="000000" w:themeColor="text1"/>
            <w:szCs w:val="24"/>
          </w:rPr>
          <w:t>Castle, Doornik, &amp; Hendry, 2008</w:t>
        </w:r>
      </w:ins>
      <w:r w:rsidR="0047706C">
        <w:rPr>
          <w:rFonts w:cs="Times New Roman"/>
          <w:noProof/>
          <w:color w:val="000000" w:themeColor="text1"/>
          <w:szCs w:val="24"/>
        </w:rPr>
        <w:fldChar w:fldCharType="end"/>
      </w:r>
      <w:ins w:id="167" w:author="tao huang" w:date="2018-01-09T16:12:00Z">
        <w:r w:rsidR="005636BB">
          <w:rPr>
            <w:rFonts w:cs="Times New Roman"/>
            <w:noProof/>
            <w:color w:val="000000" w:themeColor="text1"/>
            <w:szCs w:val="24"/>
          </w:rPr>
          <w:t xml:space="preserve">; </w:t>
        </w:r>
      </w:ins>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"_ENREF_36" \o "Hendry, 2018 #762" </w:instrText>
      </w:r>
      <w:r w:rsidR="0047706C">
        <w:rPr>
          <w:rFonts w:cs="Times New Roman"/>
          <w:noProof/>
          <w:color w:val="000000" w:themeColor="text1"/>
          <w:szCs w:val="24"/>
        </w:rPr>
      </w:r>
      <w:r w:rsidR="0047706C">
        <w:rPr>
          <w:rFonts w:cs="Times New Roman"/>
          <w:noProof/>
          <w:color w:val="000000" w:themeColor="text1"/>
          <w:szCs w:val="24"/>
        </w:rPr>
        <w:fldChar w:fldCharType="separate"/>
      </w:r>
      <w:ins w:id="168" w:author="tao huang" w:date="2018-01-09T16:12:00Z">
        <w:r w:rsidR="0047706C">
          <w:rPr>
            <w:rFonts w:cs="Times New Roman"/>
            <w:noProof/>
            <w:color w:val="000000" w:themeColor="text1"/>
            <w:szCs w:val="24"/>
          </w:rPr>
          <w:t>Hendry, 2018</w:t>
        </w:r>
      </w:ins>
      <w:r w:rsidR="0047706C">
        <w:rPr>
          <w:rFonts w:cs="Times New Roman"/>
          <w:noProof/>
          <w:color w:val="000000" w:themeColor="text1"/>
          <w:szCs w:val="24"/>
        </w:rPr>
        <w:fldChar w:fldCharType="end"/>
      </w:r>
      <w:ins w:id="169" w:author="tao huang" w:date="2018-01-09T16:12:00Z">
        <w:r w:rsidR="005636BB">
          <w:rPr>
            <w:rFonts w:cs="Times New Roman"/>
            <w:noProof/>
            <w:color w:val="000000" w:themeColor="text1"/>
            <w:szCs w:val="24"/>
          </w:rPr>
          <w:t xml:space="preserve">; </w:t>
        </w:r>
      </w:ins>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"_ENREF_60" \o "Pesaran, 2007 #254" </w:instrText>
      </w:r>
      <w:r w:rsidR="0047706C">
        <w:rPr>
          <w:rFonts w:cs="Times New Roman"/>
          <w:noProof/>
          <w:color w:val="000000" w:themeColor="text1"/>
          <w:szCs w:val="24"/>
        </w:rPr>
      </w:r>
      <w:r w:rsidR="0047706C">
        <w:rPr>
          <w:rFonts w:cs="Times New Roman"/>
          <w:noProof/>
          <w:color w:val="000000" w:themeColor="text1"/>
          <w:szCs w:val="24"/>
        </w:rPr>
        <w:fldChar w:fldCharType="separate"/>
      </w:r>
      <w:ins w:id="170" w:author="tao huang" w:date="2018-01-09T16:12:00Z">
        <w:r w:rsidR="0047706C">
          <w:rPr>
            <w:rFonts w:cs="Times New Roman"/>
            <w:noProof/>
            <w:color w:val="000000" w:themeColor="text1"/>
            <w:szCs w:val="24"/>
          </w:rPr>
          <w:t>Pesaran &amp; Timmermann, 2007</w:t>
        </w:r>
      </w:ins>
      <w:r w:rsidR="0047706C">
        <w:rPr>
          <w:rFonts w:cs="Times New Roman"/>
          <w:noProof/>
          <w:color w:val="000000" w:themeColor="text1"/>
          <w:szCs w:val="24"/>
        </w:rPr>
        <w:fldChar w:fldCharType="end"/>
      </w:r>
      <w:ins w:id="171" w:author="tao huang" w:date="2018-01-09T16:12:00Z">
        <w:r w:rsidR="005636BB">
          <w:rPr>
            <w:rFonts w:cs="Times New Roman"/>
            <w:noProof/>
            <w:color w:val="000000" w:themeColor="text1"/>
            <w:szCs w:val="24"/>
          </w:rPr>
          <w:t>)</w:t>
        </w:r>
        <w:r w:rsidR="005636BB">
          <w:rPr>
            <w:rFonts w:cs="Times New Roman"/>
            <w:color w:val="000000" w:themeColor="text1"/>
            <w:szCs w:val="24"/>
          </w:rPr>
          <w:fldChar w:fldCharType="end"/>
        </w:r>
      </w:ins>
      <w:ins w:id="172" w:author="tao huang" w:date="2018-01-09T16:13:00Z">
        <w:r w:rsidR="005636BB">
          <w:rPr>
            <w:rFonts w:cs="Times New Roman"/>
            <w:color w:val="000000" w:themeColor="text1"/>
            <w:szCs w:val="24"/>
          </w:rPr>
          <w:t xml:space="preserve">. </w:t>
        </w:r>
      </w:ins>
      <w:del w:id="173" w:author="tao huang" w:date="2018-01-09T16:12:00Z">
        <w:r w:rsidRPr="000B121E" w:rsidDel="005636BB">
          <w:rPr>
            <w:rFonts w:cs="Times New Roman"/>
            <w:color w:val="000000" w:themeColor="text1"/>
            <w:szCs w:val="24"/>
          </w:rPr>
          <w:fldChar w:fldCharType="begin"/>
        </w:r>
        <w:r w:rsidR="00877FDD" w:rsidDel="005636BB">
          <w:rPr>
            <w:rFonts w:cs="Times New Roman"/>
            <w:color w:val="000000" w:themeColor="text1"/>
            <w:szCs w:val="24"/>
          </w:rPr>
          <w:delInstrText xml:space="preserve"> ADDIN EN.CITE &lt;EndNote&gt;&lt;Cite&gt;&lt;Author&gt;Allen&lt;/Author&gt;&lt;Year&gt;2001&lt;/Year&gt;&lt;RecNum&gt;204&lt;/RecNum&gt;&lt;DisplayText&gt;(Allen &amp;amp; Fildes, 2001; Armstrong, 2001)&lt;/DisplayText&gt;&lt;record&gt;&lt;rec-number&gt;204&lt;/rec-number&gt;&lt;foreign-keys&gt;&lt;key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Publishers&lt;/publisher&gt;&lt;urls&gt;&lt;/urls&gt;&lt;/record&gt;&lt;/Cite&gt;&lt;Cite&gt;&lt;Author&gt;Armstrong&lt;/Author&gt;&lt;Year&gt;2001&lt;/Year&gt;&lt;RecNum&gt;215&lt;/RecNum&gt;&lt;record&gt;&lt;rec-number&gt;215&lt;/rec-number&gt;&lt;foreign-keys&gt;&lt;key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Publishers&lt;/publisher&gt;&lt;urls&gt;&lt;/urls&gt;&lt;/record&gt;&lt;/Cite&gt;&lt;/EndNote&gt;</w:delInstrText>
        </w:r>
        <w:r w:rsidRPr="000B121E" w:rsidDel="005636BB">
          <w:rPr>
            <w:rFonts w:cs="Times New Roman"/>
            <w:color w:val="000000" w:themeColor="text1"/>
            <w:szCs w:val="24"/>
          </w:rPr>
          <w:fldChar w:fldCharType="separate"/>
        </w:r>
        <w:r w:rsidR="00877FDD" w:rsidDel="005636BB">
          <w:rPr>
            <w:rFonts w:cs="Times New Roman"/>
            <w:noProof/>
            <w:color w:val="000000" w:themeColor="text1"/>
            <w:szCs w:val="24"/>
          </w:rPr>
          <w:delText>(</w:delText>
        </w:r>
      </w:del>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 \o "Allen, 2001 #204" </w:instrText>
      </w:r>
      <w:r w:rsidR="0047706C">
        <w:rPr>
          <w:rFonts w:cs="Times New Roman"/>
          <w:noProof/>
          <w:color w:val="000000" w:themeColor="text1"/>
          <w:szCs w:val="24"/>
        </w:rPr>
      </w:r>
      <w:r w:rsidR="0047706C">
        <w:rPr>
          <w:rFonts w:cs="Times New Roman"/>
          <w:noProof/>
          <w:color w:val="000000" w:themeColor="text1"/>
          <w:szCs w:val="24"/>
        </w:rPr>
        <w:fldChar w:fldCharType="separate"/>
      </w:r>
      <w:del w:id="174" w:author="tao huang" w:date="2018-01-09T16:12:00Z">
        <w:r w:rsidR="0047706C" w:rsidDel="005636BB">
          <w:rPr>
            <w:rFonts w:cs="Times New Roman"/>
            <w:noProof/>
            <w:color w:val="000000" w:themeColor="text1"/>
            <w:szCs w:val="24"/>
          </w:rPr>
          <w:delText>Allen &amp; Fildes, 2001</w:delText>
        </w:r>
      </w:del>
      <w:r w:rsidR="0047706C">
        <w:rPr>
          <w:rFonts w:cs="Times New Roman"/>
          <w:noProof/>
          <w:color w:val="000000" w:themeColor="text1"/>
          <w:szCs w:val="24"/>
        </w:rPr>
        <w:fldChar w:fldCharType="end"/>
      </w:r>
      <w:del w:id="175" w:author="tao huang" w:date="2018-01-09T16:12:00Z">
        <w:r w:rsidR="00877FDD" w:rsidDel="005636BB">
          <w:rPr>
            <w:rFonts w:cs="Times New Roman"/>
            <w:noProof/>
            <w:color w:val="000000" w:themeColor="text1"/>
            <w:szCs w:val="24"/>
          </w:rPr>
          <w:delText xml:space="preserve">; </w:delText>
        </w:r>
      </w:del>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 \o "Armstrong, 2001 #215" </w:instrText>
      </w:r>
      <w:r w:rsidR="0047706C">
        <w:rPr>
          <w:rFonts w:cs="Times New Roman"/>
          <w:noProof/>
          <w:color w:val="000000" w:themeColor="text1"/>
          <w:szCs w:val="24"/>
        </w:rPr>
      </w:r>
      <w:r w:rsidR="0047706C">
        <w:rPr>
          <w:rFonts w:cs="Times New Roman"/>
          <w:noProof/>
          <w:color w:val="000000" w:themeColor="text1"/>
          <w:szCs w:val="24"/>
        </w:rPr>
        <w:fldChar w:fldCharType="separate"/>
      </w:r>
      <w:del w:id="176" w:author="tao huang" w:date="2018-01-09T16:12:00Z">
        <w:r w:rsidR="0047706C" w:rsidDel="005636BB">
          <w:rPr>
            <w:rFonts w:cs="Times New Roman"/>
            <w:noProof/>
            <w:color w:val="000000" w:themeColor="text1"/>
            <w:szCs w:val="24"/>
          </w:rPr>
          <w:delText>Armstrong, 2001</w:delText>
        </w:r>
      </w:del>
      <w:r w:rsidR="0047706C">
        <w:rPr>
          <w:rFonts w:cs="Times New Roman"/>
          <w:noProof/>
          <w:color w:val="000000" w:themeColor="text1"/>
          <w:szCs w:val="24"/>
        </w:rPr>
        <w:fldChar w:fldCharType="end"/>
      </w:r>
      <w:del w:id="177" w:author="tao huang" w:date="2018-01-09T16:12:00Z">
        <w:r w:rsidR="00877FDD" w:rsidDel="005636BB">
          <w:rPr>
            <w:rFonts w:cs="Times New Roman"/>
            <w:noProof/>
            <w:color w:val="000000" w:themeColor="text1"/>
            <w:szCs w:val="24"/>
          </w:rPr>
          <w:delText>)</w:delText>
        </w:r>
        <w:r w:rsidRPr="000B121E" w:rsidDel="005636BB">
          <w:rPr>
            <w:rFonts w:cs="Times New Roman"/>
            <w:color w:val="000000" w:themeColor="text1"/>
            <w:szCs w:val="24"/>
          </w:rPr>
          <w:fldChar w:fldCharType="end"/>
        </w:r>
        <w:r w:rsidRPr="000B121E" w:rsidDel="005636BB">
          <w:rPr>
            <w:rFonts w:cs="Times New Roman"/>
            <w:color w:val="000000" w:themeColor="text1"/>
            <w:szCs w:val="24"/>
          </w:rPr>
          <w:delText xml:space="preserve">. </w:delText>
        </w:r>
      </w:del>
      <w:r w:rsidR="0047706C">
        <w:rPr>
          <w:rFonts w:cs="Times New Roman"/>
          <w:color w:val="000000" w:themeColor="text1"/>
          <w:szCs w:val="24"/>
        </w:rPr>
        <w:fldChar w:fldCharType="begin"/>
      </w:r>
      <w:r w:rsidR="0047706C">
        <w:rPr>
          <w:rFonts w:cs="Times New Roman"/>
          <w:color w:val="000000" w:themeColor="text1"/>
          <w:szCs w:val="24"/>
        </w:rPr>
        <w:instrText xml:space="preserve"> HYPERLINK \l "_ENREF_59" \o "Pesaran, 2005 #622" </w:instrText>
      </w:r>
      <w:r w:rsidR="0047706C">
        <w:rPr>
          <w:rFonts w:cs="Times New Roman"/>
          <w:color w:val="000000" w:themeColor="text1"/>
          <w:szCs w:val="24"/>
        </w:rPr>
      </w:r>
      <w:r w:rsidR="0047706C">
        <w:rPr>
          <w:rFonts w:cs="Times New Roman"/>
          <w:color w:val="000000" w:themeColor="text1"/>
          <w:szCs w:val="24"/>
        </w:rPr>
        <w:fldChar w:fldCharType="separate"/>
      </w:r>
      <w:r w:rsidR="0047706C" w:rsidRPr="000B121E">
        <w:rPr>
          <w:rFonts w:cs="Times New Roman"/>
          <w:color w:val="000000" w:themeColor="text1"/>
          <w:szCs w:val="24"/>
        </w:rPr>
        <w:fldChar w:fldCharType="begin"/>
      </w:r>
      <w:r w:rsidR="0047706C">
        <w:rPr>
          <w:rFonts w:cs="Times New Roman"/>
          <w:color w:val="000000" w:themeColor="text1"/>
          <w:szCs w:val="24"/>
        </w:rPr>
        <w: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Article"&gt;17&lt;/ref-type&gt;&lt;contributors&gt;&lt;authors&gt;&lt;author&gt;Hashem M. Pesaran&lt;/author&gt;&lt;author&gt;Allan Timmermann&lt;/author&gt;&lt;/authors&gt;&lt;/contributors&gt;&lt;titles&gt;&lt;title&gt;Small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47706C" w:rsidRPr="000B121E">
        <w:rPr>
          <w:rFonts w:cs="Times New Roman"/>
          <w:color w:val="000000" w:themeColor="text1"/>
          <w:szCs w:val="24"/>
        </w:rPr>
        <w:fldChar w:fldCharType="separate"/>
      </w:r>
      <w:r w:rsidR="0047706C">
        <w:rPr>
          <w:rFonts w:cs="Times New Roman"/>
          <w:noProof/>
          <w:color w:val="000000" w:themeColor="text1"/>
          <w:szCs w:val="24"/>
        </w:rPr>
        <w:t>Pesaran and Timmermann (2005)</w:t>
      </w:r>
      <w:r w:rsidR="0047706C" w:rsidRPr="000B121E">
        <w:rPr>
          <w:rFonts w:cs="Times New Roman"/>
          <w:color w:val="000000" w:themeColor="text1"/>
          <w:szCs w:val="24"/>
        </w:rPr>
        <w:fldChar w:fldCharType="end"/>
      </w:r>
      <w:r w:rsidR="0047706C">
        <w:rPr>
          <w:rFonts w:cs="Times New Roman"/>
          <w:color w:val="000000" w:themeColor="text1"/>
          <w:szCs w:val="24"/>
        </w:rPr>
        <w:fldChar w:fldCharType="end"/>
      </w:r>
      <w:r w:rsidRPr="000B121E">
        <w:rPr>
          <w:rFonts w:cs="Times New Roman"/>
          <w:color w:val="000000" w:themeColor="text1"/>
          <w:szCs w:val="24"/>
        </w:rPr>
        <w:t xml:space="preserve"> </w:t>
      </w:r>
      <w:r w:rsidRPr="000B121E">
        <w:rPr>
          <w:rFonts w:cs="Times New Roman"/>
          <w:noProof/>
          <w:color w:val="000000" w:themeColor="text1"/>
          <w:szCs w:val="24"/>
        </w:rPr>
        <w:t>demonstrate</w:t>
      </w:r>
      <w:r w:rsidRPr="000B121E">
        <w:rPr>
          <w:rFonts w:cs="Times New Roman"/>
          <w:color w:val="000000" w:themeColor="text1"/>
          <w:szCs w:val="24"/>
        </w:rPr>
        <w:t xml:space="preserve"> analytically how a structural break may lead to forecast bias using a simple regression model. </w:t>
      </w:r>
    </w:p>
    <w:p w14:paraId="2150C6B9" w14:textId="08006BF0" w:rsidR="00D5657C" w:rsidDel="00A63A10" w:rsidRDefault="00D5657C" w:rsidP="00D5657C">
      <w:pPr>
        <w:shd w:val="clear" w:color="auto" w:fill="FFFFFF" w:themeFill="background1"/>
        <w:spacing w:after="0" w:line="360" w:lineRule="auto"/>
        <w:rPr>
          <w:ins w:id="178" w:author="Fildes, Robert" w:date="2017-12-12T15:16:00Z"/>
          <w:del w:id="179" w:author="tao huang" w:date="2018-01-09T16:19:00Z"/>
          <w:rFonts w:cs="Times New Roman"/>
          <w:color w:val="000000" w:themeColor="text1"/>
          <w:szCs w:val="24"/>
        </w:rPr>
      </w:pPr>
    </w:p>
    <w:p w14:paraId="77775D53" w14:textId="61A9EEBC" w:rsidR="00D5657C" w:rsidDel="00A63A10" w:rsidRDefault="00D5657C" w:rsidP="00D5657C">
      <w:pPr>
        <w:shd w:val="clear" w:color="auto" w:fill="FFFFFF" w:themeFill="background1"/>
        <w:spacing w:after="0" w:line="360" w:lineRule="auto"/>
        <w:rPr>
          <w:ins w:id="180" w:author="Fildes, Robert" w:date="2017-12-12T15:17:00Z"/>
          <w:del w:id="181" w:author="tao huang" w:date="2018-01-09T16:19:00Z"/>
          <w:color w:val="000000" w:themeColor="text1"/>
          <w:szCs w:val="24"/>
        </w:rPr>
      </w:pPr>
      <w:moveToRangeStart w:id="182" w:author="Fildes, Robert" w:date="2017-12-12T15:16:00Z" w:name="move500855117"/>
      <w:moveTo w:id="183" w:author="Fildes, Robert" w:date="2017-12-12T15:16:00Z">
        <w:del w:id="184" w:author="tao huang" w:date="2018-01-09T16:13:00Z">
          <w:r w:rsidRPr="000B121E" w:rsidDel="005636BB">
            <w:rPr>
              <w:rFonts w:cs="Times New Roman"/>
              <w:color w:val="000000" w:themeColor="text1"/>
              <w:szCs w:val="24"/>
            </w:rPr>
            <w:delText xml:space="preserve">The structural break problem </w:delText>
          </w:r>
        </w:del>
        <w:del w:id="185" w:author="tao huang" w:date="2018-01-09T16:12:00Z">
          <w:r w:rsidRPr="000B121E" w:rsidDel="005636BB">
            <w:rPr>
              <w:rFonts w:cs="Times New Roman"/>
              <w:color w:val="000000" w:themeColor="text1"/>
              <w:szCs w:val="24"/>
            </w:rPr>
            <w:delText xml:space="preserve">has been mainly addressed in the macroeconomics literature </w:delText>
          </w:r>
        </w:del>
      </w:moveTo>
      <w:del w:id="186" w:author="tao huang" w:date="2018-01-09T16:12:00Z">
        <w:r w:rsidR="005636BB" w:rsidDel="005636BB">
          <w:rPr>
            <w:rFonts w:cs="Times New Roman"/>
            <w:color w:val="000000" w:themeColor="text1"/>
            <w:szCs w:val="24"/>
          </w:rPr>
          <w:fldChar w:fldCharType="begin">
            <w:fldData xml:space="preserve">PEVuZE5vdGU+PENpdGU+PEF1dGhvcj5IZW5kcnk8L0F1dGhvcj48WWVhcj4yMDE4PC9ZZWFyPjxS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</w:fldData>
          </w:fldChar>
        </w:r>
      </w:del>
      <w:r w:rsidR="0047706C">
        <w:rPr>
          <w:rFonts w:cs="Times New Roman"/>
          <w:color w:val="000000" w:themeColor="text1"/>
          <w:szCs w:val="24"/>
        </w:rPr>
        <w:instrText xml:space="preserve"> ADDIN EN.CITE </w:instrText>
      </w:r>
      <w:r w:rsidR="0047706C">
        <w:rPr>
          <w:rFonts w:cs="Times New Roman"/>
          <w:color w:val="000000" w:themeColor="text1"/>
          <w:szCs w:val="24"/>
        </w:rPr>
        <w:fldChar w:fldCharType="begin">
          <w:fldData xml:space="preserve">PEVuZE5vdGU+PENpdGU+PEF1dGhvcj5IZW5kcnk8L0F1dGhvcj48WWVhcj4yMDE4PC9ZZWFyPjxS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</w:fldData>
        </w:fldChar>
      </w:r>
      <w:r w:rsidR="0047706C">
        <w:rPr>
          <w:rFonts w:cs="Times New Roman"/>
          <w:color w:val="000000" w:themeColor="text1"/>
          <w:szCs w:val="24"/>
        </w:rPr>
        <w:instrText xml:space="preserve"> ADDIN EN.CITE.DATA </w:instrText>
      </w:r>
      <w:r w:rsidR="0047706C">
        <w:rPr>
          <w:rFonts w:cs="Times New Roman"/>
          <w:color w:val="000000" w:themeColor="text1"/>
          <w:szCs w:val="24"/>
        </w:rPr>
      </w:r>
      <w:r w:rsidR="0047706C">
        <w:rPr>
          <w:rFonts w:cs="Times New Roman"/>
          <w:color w:val="000000" w:themeColor="text1"/>
          <w:szCs w:val="24"/>
        </w:rPr>
        <w:fldChar w:fldCharType="end"/>
      </w:r>
      <w:del w:id="187" w:author="tao huang" w:date="2018-01-09T16:12:00Z">
        <w:r w:rsidR="005636BB" w:rsidDel="005636BB">
          <w:rPr>
            <w:rFonts w:cs="Times New Roman"/>
            <w:color w:val="000000" w:themeColor="text1"/>
            <w:szCs w:val="24"/>
          </w:rPr>
          <w:fldChar w:fldCharType="separate"/>
        </w:r>
      </w:del>
      <w:r w:rsidR="0047706C">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"_ENREF_13" \o "Castle, 2008 #241"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Castle et al., 2008</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"_ENREF_20" \o "Clements, 1999 #199"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Clements &amp; Hendry, 1999</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"_ENREF_21" \o "Cooper, 1975 #698"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e.g. Cooper &amp; Nelson, 1975</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"_ENREF_38" \o "Hendry, 1995 #259"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Hendry, 1995</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"_ENREF_39" \o "Hendry, 2018 #762"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2018</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"_ENREF_56" \o "Muellbauer, 1994 #699"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Muellbauer, 1994</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"_ENREF_65" \o "Pesaran, 2007 #254"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Pesaran &amp; Timmermann, 2007</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"_ENREF_66" \o "Pesaran, 2011 #748"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Pesaran &amp; Pick, 2011</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"_ENREF_73" \o "Stock, 1996 #747"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Stock &amp; Watson, 1996</w:t>
      </w:r>
      <w:r w:rsidR="0047706C">
        <w:rPr>
          <w:rFonts w:cs="Times New Roman"/>
          <w:noProof/>
          <w:color w:val="000000" w:themeColor="text1"/>
          <w:szCs w:val="24"/>
        </w:rPr>
        <w:fldChar w:fldCharType="end"/>
      </w:r>
      <w:r w:rsidR="0047706C">
        <w:rPr>
          <w:rFonts w:cs="Times New Roman"/>
          <w:noProof/>
          <w:color w:val="000000" w:themeColor="text1"/>
          <w:szCs w:val="24"/>
        </w:rPr>
        <w:t>)</w:t>
      </w:r>
      <w:del w:id="188" w:author="tao huang" w:date="2018-01-09T16:12:00Z">
        <w:r w:rsidR="005636BB" w:rsidDel="005636BB">
          <w:rPr>
            <w:rFonts w:cs="Times New Roman"/>
            <w:color w:val="000000" w:themeColor="text1"/>
            <w:szCs w:val="24"/>
          </w:rPr>
          <w:fldChar w:fldCharType="end"/>
        </w:r>
      </w:del>
      <w:moveTo w:id="189" w:author="Fildes, Robert" w:date="2017-12-12T15:16:00Z">
        <w:del w:id="190" w:author="tao huang" w:date="2018-01-09T16:11:00Z">
          <w:r w:rsidDel="005636BB">
            <w:rPr>
              <w:rStyle w:val="CommentReference"/>
            </w:rPr>
            <w:commentReference w:id="191"/>
          </w:r>
          <w:r w:rsidRPr="000B121E" w:rsidDel="005636BB">
            <w:rPr>
              <w:rFonts w:cs="Times New Roman"/>
              <w:color w:val="000000" w:themeColor="text1"/>
              <w:szCs w:val="24"/>
            </w:rPr>
            <w:delText xml:space="preserve">. </w:delText>
          </w:r>
        </w:del>
      </w:moveTo>
      <w:ins w:id="192" w:author="Fildes, Robert" w:date="2017-12-12T15:16:00Z">
        <w:del w:id="193" w:author="tao huang" w:date="2018-01-09T16:19:00Z">
          <w:r w:rsidDel="00A63A10">
            <w:rPr>
              <w:rFonts w:cs="Times New Roman"/>
              <w:color w:val="000000" w:themeColor="text1"/>
              <w:szCs w:val="24"/>
            </w:rPr>
            <w:delText xml:space="preserve">As an example, </w:delText>
          </w:r>
        </w:del>
      </w:ins>
      <w:ins w:id="194" w:author="Soopramanien, Didier" w:date="2017-12-27T10:52:00Z">
        <w:del w:id="195" w:author="tao huang" w:date="2018-01-09T16:19:00Z">
          <w:r w:rsidR="002E6A39" w:rsidDel="00A63A10">
            <w:rPr>
              <w:rFonts w:cs="Times New Roman"/>
              <w:color w:val="000000" w:themeColor="text1"/>
              <w:szCs w:val="24"/>
            </w:rPr>
            <w:delText xml:space="preserve">these </w:delText>
          </w:r>
        </w:del>
      </w:ins>
      <w:commentRangeStart w:id="196"/>
      <w:moveTo w:id="197" w:author="Fildes, Robert" w:date="2017-12-12T15:16:00Z">
        <w:del w:id="198" w:author="tao huang" w:date="2018-01-09T16:19:00Z">
          <w:r w:rsidRPr="000B121E" w:rsidDel="00A63A10">
            <w:rPr>
              <w:rFonts w:cs="Times New Roman"/>
              <w:color w:val="000000" w:themeColor="text1"/>
              <w:szCs w:val="24"/>
            </w:rPr>
            <w:delText>These studies</w:delText>
          </w:r>
        </w:del>
      </w:moveTo>
      <w:commentRangeEnd w:id="196"/>
      <w:del w:id="199" w:author="tao huang" w:date="2018-01-09T16:19:00Z">
        <w:r w:rsidDel="00A63A10">
          <w:rPr>
            <w:rStyle w:val="CommentReference"/>
          </w:rPr>
          <w:commentReference w:id="196"/>
        </w:r>
      </w:del>
      <w:moveTo w:id="200" w:author="Fildes, Robert" w:date="2017-12-12T15:16:00Z">
        <w:del w:id="201" w:author="tao huang" w:date="2018-01-09T16:19:00Z">
          <w:r w:rsidRPr="000B121E" w:rsidDel="00A63A10">
            <w:rPr>
              <w:rFonts w:cs="Times New Roman"/>
              <w:color w:val="000000" w:themeColor="text1"/>
              <w:szCs w:val="24"/>
            </w:rPr>
            <w:delText xml:space="preserve"> focus </w:delText>
          </w:r>
          <w:commentRangeStart w:id="202"/>
          <w:r w:rsidRPr="000B121E" w:rsidDel="00A63A10">
            <w:rPr>
              <w:rFonts w:cs="Times New Roman"/>
              <w:color w:val="000000" w:themeColor="text1"/>
              <w:szCs w:val="24"/>
            </w:rPr>
            <w:delText xml:space="preserve">on the </w:delText>
          </w:r>
          <w:r w:rsidRPr="000B121E" w:rsidDel="00A63A10">
            <w:rPr>
              <w:color w:val="000000" w:themeColor="text1"/>
              <w:szCs w:val="24"/>
            </w:rPr>
            <w:delText xml:space="preserve">financial interest rate </w:delText>
          </w:r>
          <w:commentRangeEnd w:id="202"/>
          <w:r w:rsidDel="00A63A10">
            <w:rPr>
              <w:rStyle w:val="CommentReference"/>
            </w:rPr>
            <w:commentReference w:id="202"/>
          </w:r>
          <w:r w:rsidRPr="000B121E" w:rsidDel="00A63A10">
            <w:rPr>
              <w:color w:val="000000" w:themeColor="text1"/>
              <w:szCs w:val="24"/>
            </w:rPr>
            <w:delText>and the stock market return and their parameters may change due to exogenous factors including</w:delText>
          </w:r>
          <w:r w:rsidDel="00A63A10">
            <w:rPr>
              <w:color w:val="000000" w:themeColor="text1"/>
              <w:szCs w:val="24"/>
            </w:rPr>
            <w:delText xml:space="preserve"> a</w:delText>
          </w:r>
          <w:r w:rsidRPr="000B121E" w:rsidDel="00A63A10">
            <w:rPr>
              <w:color w:val="000000" w:themeColor="text1"/>
              <w:szCs w:val="24"/>
            </w:rPr>
            <w:delText xml:space="preserve"> </w:delText>
          </w:r>
          <w:r w:rsidRPr="00D004B7" w:rsidDel="00A63A10">
            <w:rPr>
              <w:noProof/>
              <w:color w:val="000000" w:themeColor="text1"/>
              <w:szCs w:val="24"/>
            </w:rPr>
            <w:delText>shift</w:delText>
          </w:r>
          <w:r w:rsidRPr="000B121E" w:rsidDel="00A63A10">
            <w:rPr>
              <w:color w:val="000000" w:themeColor="text1"/>
              <w:szCs w:val="24"/>
            </w:rPr>
            <w:delText xml:space="preserve"> in market sentiments</w:delText>
          </w:r>
        </w:del>
      </w:moveTo>
      <w:ins w:id="203" w:author="Fildes, Robert" w:date="2017-12-12T15:17:00Z">
        <w:del w:id="204" w:author="tao huang" w:date="2018-01-09T16:19:00Z">
          <w:r w:rsidDel="00A63A10">
            <w:rPr>
              <w:color w:val="000000" w:themeColor="text1"/>
              <w:szCs w:val="24"/>
            </w:rPr>
            <w:delText xml:space="preserve"> and</w:delText>
          </w:r>
        </w:del>
      </w:ins>
      <w:moveTo w:id="205" w:author="Fildes, Robert" w:date="2017-12-12T15:16:00Z">
        <w:del w:id="206" w:author="tao huang" w:date="2018-01-09T16:19:00Z">
          <w:r w:rsidRPr="000B121E" w:rsidDel="00A63A10">
            <w:rPr>
              <w:color w:val="000000" w:themeColor="text1"/>
              <w:szCs w:val="24"/>
            </w:rPr>
            <w:delText xml:space="preserve">, new regulations, and the change of debt management etc. </w:delText>
          </w:r>
          <w:r w:rsidRPr="000B121E" w:rsidDel="00A63A10">
            <w:rPr>
              <w:color w:val="000000" w:themeColor="text1"/>
              <w:szCs w:val="24"/>
            </w:rPr>
            <w:fldChar w:fldCharType="begin">
              <w:fldData xml:space="preserve">PEVuZE5vdGU+PENpdGU+PEF1dGhvcj5Bbmc8L0F1dGhvcj48WWVhcj4yMDAyPC9ZZWFyPjxSZWNO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</w:fldData>
            </w:fldChar>
          </w:r>
        </w:del>
      </w:moveTo>
      <w:del w:id="207" w:author="tao huang" w:date="2018-01-09T16:19:00Z">
        <w:r w:rsidR="00A513D7" w:rsidDel="00A63A10">
          <w:rPr>
            <w:color w:val="000000" w:themeColor="text1"/>
            <w:szCs w:val="24"/>
          </w:rPr>
          <w:delInstrText xml:space="preserve"> ADDIN EN.CITE </w:delInstrText>
        </w:r>
        <w:r w:rsidR="00A513D7" w:rsidDel="00A63A10">
          <w:rPr>
            <w:color w:val="000000" w:themeColor="text1"/>
            <w:szCs w:val="24"/>
          </w:rPr>
          <w:fldChar w:fldCharType="begin">
            <w:fldData xml:space="preserve">PEVuZE5vdGU+PENpdGU+PEF1dGhvcj5Bbmc8L0F1dGhvcj48WWVhcj4yMDAyPC9ZZWFyPjxSZWNO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</w:fldData>
          </w:fldChar>
        </w:r>
        <w:r w:rsidR="00A513D7" w:rsidDel="00A63A10">
          <w:rPr>
            <w:color w:val="000000" w:themeColor="text1"/>
            <w:szCs w:val="24"/>
          </w:rPr>
          <w:delInstrText xml:space="preserve"> ADDIN EN.CITE.DATA </w:delInstrText>
        </w:r>
        <w:r w:rsidR="00A513D7" w:rsidDel="00A63A10">
          <w:rPr>
            <w:color w:val="000000" w:themeColor="text1"/>
            <w:szCs w:val="24"/>
          </w:rPr>
        </w:r>
        <w:r w:rsidR="00A513D7" w:rsidDel="00A63A10">
          <w:rPr>
            <w:color w:val="000000" w:themeColor="text1"/>
            <w:szCs w:val="24"/>
          </w:rPr>
          <w:fldChar w:fldCharType="end"/>
        </w:r>
      </w:del>
      <w:moveTo w:id="208" w:author="Fildes, Robert" w:date="2017-12-12T15:16:00Z">
        <w:del w:id="209" w:author="tao huang" w:date="2018-01-09T16:19:00Z">
          <w:r w:rsidRPr="000B121E" w:rsidDel="00A63A10">
            <w:rPr>
              <w:color w:val="000000" w:themeColor="text1"/>
              <w:szCs w:val="24"/>
            </w:rPr>
            <w:fldChar w:fldCharType="separate"/>
          </w:r>
          <w:r w:rsidDel="00A63A10">
            <w:rPr>
              <w:noProof/>
              <w:color w:val="000000" w:themeColor="text1"/>
              <w:szCs w:val="24"/>
            </w:rPr>
            <w:delText xml:space="preserve">(e.g., </w:delText>
          </w:r>
        </w:del>
      </w:moveTo>
      <w:r w:rsidR="0047706C">
        <w:rPr>
          <w:noProof/>
          <w:color w:val="000000" w:themeColor="text1"/>
          <w:szCs w:val="24"/>
        </w:rPr>
        <w:fldChar w:fldCharType="begin"/>
      </w:r>
      <w:r w:rsidR="0047706C">
        <w:rPr>
          <w:noProof/>
          <w:color w:val="000000" w:themeColor="text1"/>
          <w:szCs w:val="24"/>
        </w:rPr>
        <w:instrText xml:space="preserve"> HYPERLINK \l "_ENREF_6" \o "Ang, 2002 #1393" </w:instrText>
      </w:r>
      <w:r w:rsidR="0047706C">
        <w:rPr>
          <w:noProof/>
          <w:color w:val="000000" w:themeColor="text1"/>
          <w:szCs w:val="24"/>
        </w:rPr>
      </w:r>
      <w:r w:rsidR="0047706C">
        <w:rPr>
          <w:noProof/>
          <w:color w:val="000000" w:themeColor="text1"/>
          <w:szCs w:val="24"/>
        </w:rPr>
        <w:fldChar w:fldCharType="separate"/>
      </w:r>
      <w:moveTo w:id="210" w:author="Fildes, Robert" w:date="2017-12-12T15:16:00Z">
        <w:del w:id="211" w:author="tao huang" w:date="2018-01-09T16:19:00Z">
          <w:r w:rsidR="0047706C" w:rsidDel="00A63A10">
            <w:rPr>
              <w:noProof/>
              <w:color w:val="000000" w:themeColor="text1"/>
              <w:szCs w:val="24"/>
            </w:rPr>
            <w:delText>Ang &amp; Bekaert, 2002</w:delText>
          </w:r>
        </w:del>
      </w:moveTo>
      <w:r w:rsidR="0047706C">
        <w:rPr>
          <w:noProof/>
          <w:color w:val="000000" w:themeColor="text1"/>
          <w:szCs w:val="24"/>
        </w:rPr>
        <w:fldChar w:fldCharType="end"/>
      </w:r>
      <w:moveTo w:id="212" w:author="Fildes, Robert" w:date="2017-12-12T15:16:00Z">
        <w:del w:id="213" w:author="tao huang" w:date="2018-01-09T16:19:00Z">
          <w:r w:rsidDel="00A63A10">
            <w:rPr>
              <w:noProof/>
              <w:color w:val="000000" w:themeColor="text1"/>
              <w:szCs w:val="24"/>
            </w:rPr>
            <w:delText xml:space="preserve">; </w:delText>
          </w:r>
        </w:del>
      </w:moveTo>
      <w:r w:rsidR="0047706C">
        <w:rPr>
          <w:noProof/>
          <w:color w:val="000000" w:themeColor="text1"/>
          <w:szCs w:val="24"/>
        </w:rPr>
        <w:fldChar w:fldCharType="begin"/>
      </w:r>
      <w:r w:rsidR="0047706C">
        <w:rPr>
          <w:noProof/>
          <w:color w:val="000000" w:themeColor="text1"/>
          <w:szCs w:val="24"/>
        </w:rPr>
        <w:instrText xml:space="preserve"> HYPERLINK \l "_ENREF_63" \o "Perez-Quiros, 2000 #750" </w:instrText>
      </w:r>
      <w:r w:rsidR="0047706C">
        <w:rPr>
          <w:noProof/>
          <w:color w:val="000000" w:themeColor="text1"/>
          <w:szCs w:val="24"/>
        </w:rPr>
      </w:r>
      <w:r w:rsidR="0047706C">
        <w:rPr>
          <w:noProof/>
          <w:color w:val="000000" w:themeColor="text1"/>
          <w:szCs w:val="24"/>
        </w:rPr>
        <w:fldChar w:fldCharType="separate"/>
      </w:r>
      <w:moveTo w:id="214" w:author="Fildes, Robert" w:date="2017-12-12T15:16:00Z">
        <w:del w:id="215" w:author="tao huang" w:date="2018-01-09T16:19:00Z">
          <w:r w:rsidR="0047706C" w:rsidDel="00A63A10">
            <w:rPr>
              <w:noProof/>
              <w:color w:val="000000" w:themeColor="text1"/>
              <w:szCs w:val="24"/>
            </w:rPr>
            <w:delText>Perez-Quiros &amp; Timmermann, 2000</w:delText>
          </w:r>
        </w:del>
      </w:moveTo>
      <w:r w:rsidR="0047706C">
        <w:rPr>
          <w:noProof/>
          <w:color w:val="000000" w:themeColor="text1"/>
          <w:szCs w:val="24"/>
        </w:rPr>
        <w:fldChar w:fldCharType="end"/>
      </w:r>
      <w:moveTo w:id="216" w:author="Fildes, Robert" w:date="2017-12-12T15:16:00Z">
        <w:del w:id="217" w:author="tao huang" w:date="2018-01-09T16:19:00Z">
          <w:r w:rsidDel="00A63A10">
            <w:rPr>
              <w:noProof/>
              <w:color w:val="000000" w:themeColor="text1"/>
              <w:szCs w:val="24"/>
            </w:rPr>
            <w:delText xml:space="preserve">; </w:delText>
          </w:r>
        </w:del>
      </w:moveTo>
      <w:r w:rsidR="0047706C">
        <w:rPr>
          <w:noProof/>
          <w:color w:val="000000" w:themeColor="text1"/>
          <w:szCs w:val="24"/>
        </w:rPr>
        <w:fldChar w:fldCharType="begin"/>
      </w:r>
      <w:r w:rsidR="0047706C">
        <w:rPr>
          <w:noProof/>
          <w:color w:val="000000" w:themeColor="text1"/>
          <w:szCs w:val="24"/>
        </w:rPr>
        <w:instrText xml:space="preserve"> HYPERLINK \l "_ENREF_68" \o "Pesaran, 2002 #759" </w:instrText>
      </w:r>
      <w:r w:rsidR="0047706C">
        <w:rPr>
          <w:noProof/>
          <w:color w:val="000000" w:themeColor="text1"/>
          <w:szCs w:val="24"/>
        </w:rPr>
      </w:r>
      <w:r w:rsidR="0047706C">
        <w:rPr>
          <w:noProof/>
          <w:color w:val="000000" w:themeColor="text1"/>
          <w:szCs w:val="24"/>
        </w:rPr>
        <w:fldChar w:fldCharType="separate"/>
      </w:r>
      <w:moveTo w:id="218" w:author="Fildes, Robert" w:date="2017-12-12T15:16:00Z">
        <w:del w:id="219" w:author="tao huang" w:date="2018-01-09T16:19:00Z">
          <w:r w:rsidR="0047706C" w:rsidDel="00A63A10">
            <w:rPr>
              <w:noProof/>
              <w:color w:val="000000" w:themeColor="text1"/>
              <w:szCs w:val="24"/>
            </w:rPr>
            <w:delText>Pesaran &amp; Timmermann, 2002</w:delText>
          </w:r>
        </w:del>
      </w:moveTo>
      <w:r w:rsidR="0047706C">
        <w:rPr>
          <w:noProof/>
          <w:color w:val="000000" w:themeColor="text1"/>
          <w:szCs w:val="24"/>
        </w:rPr>
        <w:fldChar w:fldCharType="end"/>
      </w:r>
      <w:moveTo w:id="220" w:author="Fildes, Robert" w:date="2017-12-12T15:16:00Z">
        <w:del w:id="221" w:author="tao huang" w:date="2018-01-09T16:19:00Z">
          <w:r w:rsidDel="00A63A10">
            <w:rPr>
              <w:noProof/>
              <w:color w:val="000000" w:themeColor="text1"/>
              <w:szCs w:val="24"/>
            </w:rPr>
            <w:delText>)</w:delText>
          </w:r>
          <w:r w:rsidRPr="000B121E" w:rsidDel="00A63A10">
            <w:rPr>
              <w:color w:val="000000" w:themeColor="text1"/>
              <w:szCs w:val="24"/>
            </w:rPr>
            <w:fldChar w:fldCharType="end"/>
          </w:r>
          <w:r w:rsidRPr="000B121E" w:rsidDel="00A63A10">
            <w:rPr>
              <w:color w:val="000000" w:themeColor="text1"/>
              <w:szCs w:val="24"/>
            </w:rPr>
            <w:delText xml:space="preserve">. </w:delText>
          </w:r>
        </w:del>
      </w:moveTo>
    </w:p>
    <w:p w14:paraId="4DC9F799" w14:textId="77777777" w:rsidR="00D5657C" w:rsidRPr="000B121E" w:rsidRDefault="00D5657C" w:rsidP="00D5657C">
      <w:pPr>
        <w:shd w:val="clear" w:color="auto" w:fill="FFFFFF" w:themeFill="background1"/>
        <w:spacing w:after="0" w:line="360" w:lineRule="auto"/>
        <w:rPr>
          <w:color w:val="000000" w:themeColor="text1"/>
          <w:szCs w:val="24"/>
        </w:rPr>
      </w:pPr>
    </w:p>
    <w:moveToRangeEnd w:id="182"/>
    <w:p w14:paraId="7CA53D52" w14:textId="1E9842AA"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In a retailer context, suppose that we have the sales and price information of the </w:t>
      </w:r>
      <w:del w:id="222" w:author="tao huang" w:date="2018-01-09T16:20:00Z">
        <w:r w:rsidRPr="000B121E" w:rsidDel="00562BF7">
          <w:rPr>
            <w:rFonts w:cs="Times New Roman"/>
            <w:color w:val="000000" w:themeColor="text1"/>
            <w:szCs w:val="24"/>
          </w:rPr>
          <w:delText xml:space="preserve">focal </w:delText>
        </w:r>
      </w:del>
      <w:r w:rsidRPr="000B121E">
        <w:rPr>
          <w:rFonts w:cs="Times New Roman"/>
          <w:color w:val="000000" w:themeColor="text1"/>
          <w:szCs w:val="24"/>
        </w:rPr>
        <w:t xml:space="preserve">product from week 1 to week </w:t>
      </w:r>
      <w:r w:rsidRPr="000B121E">
        <w:rPr>
          <w:rFonts w:cs="Times New Roman"/>
          <w:i/>
          <w:color w:val="000000" w:themeColor="text1"/>
          <w:szCs w:val="24"/>
        </w:rPr>
        <w:t xml:space="preserve">T, </w:t>
      </w:r>
      <w:r w:rsidRPr="000B121E">
        <w:rPr>
          <w:rFonts w:cs="Times New Roman"/>
          <w:color w:val="000000" w:themeColor="text1"/>
          <w:szCs w:val="24"/>
        </w:rPr>
        <w:t>i.e.,</w:t>
      </w:r>
      <w:r w:rsidRPr="000B121E">
        <w:rPr>
          <w:rFonts w:cs="Times New Roman"/>
          <w:i/>
          <w:color w:val="000000" w:themeColor="text1"/>
          <w:szCs w:val="24"/>
        </w:rPr>
        <w:t xml:space="preserve"> </w:t>
      </w:r>
      <m:oMath>
        <m:r>
          <w:rPr>
            <w:rFonts w:ascii="Cambria Math" w:hAnsi="Cambria Math" w:cs="Times New Roman"/>
            <w:color w:val="000000" w:themeColor="text1"/>
            <w:szCs w:val="24"/>
          </w:rPr>
          <m:t>[1:T]</m:t>
        </m:r>
      </m:oMath>
      <w:r w:rsidRPr="000B121E">
        <w:rPr>
          <w:rFonts w:cs="Times New Roman"/>
          <w:color w:val="000000" w:themeColor="text1"/>
          <w:szCs w:val="24"/>
        </w:rPr>
        <w:t>, and</w:t>
      </w:r>
      <w:ins w:id="223" w:author="Fildes, Robert" w:date="2017-12-12T15:10:00Z">
        <w:r w:rsidR="00D5657C">
          <w:rPr>
            <w:rFonts w:cs="Times New Roman"/>
            <w:color w:val="000000" w:themeColor="text1"/>
            <w:szCs w:val="24"/>
          </w:rPr>
          <w:t xml:space="preserve">, </w:t>
        </w:r>
        <w:r w:rsidR="00D5657C" w:rsidRPr="000B121E">
          <w:rPr>
            <w:rFonts w:cs="Times New Roman"/>
            <w:color w:val="000000" w:themeColor="text1"/>
            <w:szCs w:val="24"/>
          </w:rPr>
          <w:t>for exposition</w:t>
        </w:r>
        <w:r w:rsidR="00D5657C">
          <w:rPr>
            <w:rFonts w:cs="Times New Roman"/>
            <w:color w:val="000000" w:themeColor="text1"/>
            <w:szCs w:val="24"/>
          </w:rPr>
          <w:t xml:space="preserve">, </w:t>
        </w:r>
      </w:ins>
      <w:del w:id="224" w:author="Fildes, Robert" w:date="2017-12-12T15:10:00Z">
        <w:r w:rsidRPr="000B121E" w:rsidDel="00D5657C">
          <w:rPr>
            <w:rFonts w:cs="Times New Roman"/>
            <w:color w:val="000000" w:themeColor="text1"/>
            <w:szCs w:val="24"/>
          </w:rPr>
          <w:delText xml:space="preserve"> </w:delText>
        </w:r>
      </w:del>
      <w:r w:rsidRPr="000B121E">
        <w:rPr>
          <w:rFonts w:cs="Times New Roman"/>
          <w:color w:val="000000" w:themeColor="text1"/>
          <w:szCs w:val="24"/>
        </w:rPr>
        <w:t xml:space="preserve">we presume that </w:t>
      </w:r>
      <w:del w:id="225" w:author="tao huang" w:date="2018-01-09T16:22:00Z">
        <w:r w:rsidRPr="000B121E" w:rsidDel="00562BF7">
          <w:rPr>
            <w:rFonts w:cs="Times New Roman"/>
            <w:color w:val="000000" w:themeColor="text1"/>
            <w:szCs w:val="24"/>
          </w:rPr>
          <w:delText xml:space="preserve">the sales are only driven by </w:delText>
        </w:r>
      </w:del>
      <w:r w:rsidRPr="000B121E">
        <w:rPr>
          <w:rFonts w:cs="Times New Roman"/>
          <w:color w:val="000000" w:themeColor="text1"/>
          <w:szCs w:val="24"/>
        </w:rPr>
        <w:t>the price</w:t>
      </w:r>
      <w:del w:id="226" w:author="Fildes, Robert" w:date="2017-12-12T15:10:00Z">
        <w:r w:rsidRPr="000B121E" w:rsidDel="00D5657C">
          <w:rPr>
            <w:rFonts w:cs="Times New Roman"/>
            <w:color w:val="000000" w:themeColor="text1"/>
            <w:szCs w:val="24"/>
          </w:rPr>
          <w:delText xml:space="preserve"> here</w:delText>
        </w:r>
      </w:del>
      <w:r w:rsidRPr="000B121E">
        <w:rPr>
          <w:rFonts w:cs="Times New Roman"/>
          <w:color w:val="000000" w:themeColor="text1"/>
          <w:szCs w:val="24"/>
        </w:rPr>
        <w:t xml:space="preserve"> </w:t>
      </w:r>
      <w:ins w:id="227" w:author="tao huang" w:date="2018-01-09T16:22:00Z">
        <w:r w:rsidR="00562BF7">
          <w:rPr>
            <w:rFonts w:cs="Times New Roman"/>
            <w:color w:val="000000" w:themeColor="text1"/>
            <w:szCs w:val="24"/>
          </w:rPr>
          <w:t xml:space="preserve">is the only factor available to us </w:t>
        </w:r>
      </w:ins>
      <w:del w:id="228" w:author="Fildes, Robert" w:date="2017-12-12T15:10:00Z">
        <w:r w:rsidRPr="000B121E" w:rsidDel="00D5657C">
          <w:rPr>
            <w:rFonts w:cs="Times New Roman"/>
            <w:color w:val="000000" w:themeColor="text1"/>
            <w:szCs w:val="24"/>
          </w:rPr>
          <w:delText xml:space="preserve">for exposition </w:delText>
        </w:r>
      </w:del>
      <w:r w:rsidRPr="000B121E">
        <w:rPr>
          <w:rFonts w:cs="Times New Roman"/>
          <w:color w:val="000000" w:themeColor="text1"/>
          <w:szCs w:val="24"/>
        </w:rPr>
        <w:t xml:space="preserve">and there is a structural break at week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oMath>
      <w:r w:rsidRPr="000B121E">
        <w:rPr>
          <w:rFonts w:cs="Times New Roman"/>
          <w:color w:val="000000" w:themeColor="text1"/>
          <w:szCs w:val="24"/>
        </w:rPr>
        <w:t xml:space="preserve">(where </w:t>
      </w:r>
      <m:oMath>
        <m:r>
          <w:rPr>
            <w:rFonts w:ascii="Cambria Math" w:hAnsi="Cambria Math" w:cs="Times New Roman"/>
            <w:color w:val="000000" w:themeColor="text1"/>
            <w:szCs w:val="24"/>
          </w:rPr>
          <m:t>1&lt;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&lt;T</m:t>
        </m:r>
      </m:oMath>
      <w:r w:rsidRPr="000B121E">
        <w:rPr>
          <w:rFonts w:cs="Times New Roman"/>
          <w:color w:val="000000" w:themeColor="text1"/>
          <w:szCs w:val="24"/>
        </w:rPr>
        <w:t xml:space="preserve">). </w:t>
      </w:r>
      <w:ins w:id="229" w:author="tao huang" w:date="2018-01-09T16:23:00Z">
        <w:r w:rsidR="00562BF7">
          <w:rPr>
            <w:rFonts w:cs="Times New Roman"/>
            <w:color w:val="000000" w:themeColor="text1"/>
            <w:szCs w:val="24"/>
          </w:rPr>
          <w:t xml:space="preserve">This structure break may be caused by </w:t>
        </w:r>
      </w:ins>
      <w:ins w:id="230" w:author="tao huang" w:date="2018-01-09T16:24:00Z">
        <w:r w:rsidR="005A6E6F">
          <w:rPr>
            <w:rFonts w:cs="Times New Roman"/>
            <w:color w:val="000000" w:themeColor="text1"/>
            <w:szCs w:val="24"/>
          </w:rPr>
          <w:t>other</w:t>
        </w:r>
      </w:ins>
      <w:ins w:id="231" w:author="tao huang" w:date="2018-01-09T16:23:00Z">
        <w:r w:rsidR="00562BF7">
          <w:rPr>
            <w:rFonts w:cs="Times New Roman"/>
            <w:color w:val="000000" w:themeColor="text1"/>
            <w:szCs w:val="24"/>
          </w:rPr>
          <w:t xml:space="preserve"> factors such as economic crunch, change of consumer taste, or new competitor entry etc as </w:t>
        </w:r>
      </w:ins>
      <w:ins w:id="232" w:author="tao huang" w:date="2018-01-09T16:24:00Z">
        <w:r w:rsidR="005A6E6F">
          <w:rPr>
            <w:rFonts w:cs="Times New Roman"/>
            <w:color w:val="000000" w:themeColor="text1"/>
            <w:szCs w:val="24"/>
          </w:rPr>
          <w:t xml:space="preserve">introduced in the previous section. </w:t>
        </w:r>
      </w:ins>
      <w:r w:rsidRPr="000B121E">
        <w:rPr>
          <w:rFonts w:cs="Times New Roman"/>
          <w:color w:val="000000" w:themeColor="text1"/>
          <w:szCs w:val="24"/>
        </w:rPr>
        <w:t>Thus</w:t>
      </w:r>
      <w:r w:rsidR="003B087E">
        <w:rPr>
          <w:rFonts w:cs="Times New Roman"/>
          <w:color w:val="000000" w:themeColor="text1"/>
          <w:szCs w:val="24"/>
        </w:rPr>
        <w:t xml:space="preserve">, </w:t>
      </w:r>
      <w:r w:rsidRPr="000B121E">
        <w:rPr>
          <w:rFonts w:cs="Times New Roman"/>
          <w:color w:val="000000" w:themeColor="text1"/>
          <w:szCs w:val="24"/>
        </w:rPr>
        <w:t xml:space="preserve">the true parameter of the price variable changes from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1</m:t>
            </m:r>
          </m:sub>
        </m:sSub>
      </m:oMath>
      <w:r w:rsidRPr="000B121E">
        <w:rPr>
          <w:rFonts w:cs="Times New Roman"/>
          <w:color w:val="000000" w:themeColor="text1"/>
          <w:szCs w:val="24"/>
        </w:rPr>
        <w:t xml:space="preserve"> to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2</m:t>
            </m:r>
          </m:sub>
        </m:sSub>
      </m:oMath>
      <w:r w:rsidRPr="000B121E">
        <w:rPr>
          <w:rFonts w:cs="Times New Roman"/>
          <w:color w:val="000000" w:themeColor="text1"/>
          <w:szCs w:val="24"/>
        </w:rPr>
        <w:t xml:space="preserve"> after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oMath>
      <w:r w:rsidRPr="000B121E">
        <w:rPr>
          <w:rFonts w:cs="Times New Roman"/>
          <w:color w:val="000000" w:themeColor="text1"/>
          <w:szCs w:val="24"/>
        </w:rPr>
        <w:t>.  The unobserve</w:t>
      </w:r>
      <w:r w:rsidR="003B087E">
        <w:rPr>
          <w:rFonts w:cs="Times New Roman"/>
          <w:color w:val="000000" w:themeColor="text1"/>
          <w:szCs w:val="24"/>
        </w:rPr>
        <w:t>d</w:t>
      </w:r>
      <w:r w:rsidRPr="000B121E">
        <w:rPr>
          <w:rFonts w:cs="Times New Roman"/>
          <w:color w:val="000000" w:themeColor="text1"/>
          <w:szCs w:val="24"/>
        </w:rPr>
        <w:t xml:space="preserve"> true demand can be represented as follows:</w:t>
      </w:r>
    </w:p>
    <w:p w14:paraId="6A2E72FD" w14:textId="77777777" w:rsidR="004617F2" w:rsidRPr="000B121E" w:rsidRDefault="00877FDD" w:rsidP="000B121E">
      <w:pPr>
        <w:shd w:val="clear" w:color="auto" w:fill="FFFFFF" w:themeFill="background1"/>
        <w:spacing w:after="0" w:line="360" w:lineRule="auto"/>
        <w:rPr>
          <w:rFonts w:cs="Times New Roman"/>
          <w:color w:val="000000" w:themeColor="text1"/>
          <w:szCs w:val="24"/>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1</m:t>
              </m:r>
            </m:e>
            <m:sub>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m:t>
                  </m:r>
                  <m:r>
                    <w:rPr>
                      <w:rFonts w:ascii="Cambria Math" w:hAnsi="Cambria Math" w:cs="Times New Roman" w:hint="eastAsia"/>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e>
              </m:d>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β</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1</m:t>
                  </m:r>
                </m:e>
                <m:sub>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m:t>
                      </m:r>
                      <m:r>
                        <w:rPr>
                          <w:rFonts w:ascii="Cambria Math" w:hAnsi="Cambria Math" w:cs="Times New Roman" w:hint="eastAsia"/>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e>
                  </m:d>
                </m:sub>
              </m:sSub>
            </m:e>
          </m:d>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β</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oMath>
      </m:oMathPara>
    </w:p>
    <w:p w14:paraId="12FE4C06" w14:textId="6934533C" w:rsidR="004617F2" w:rsidRPr="000B121E" w:rsidRDefault="004617F2" w:rsidP="000B121E">
      <w:pPr>
        <w:shd w:val="clear" w:color="auto" w:fill="FFFFFF" w:themeFill="background1"/>
        <w:spacing w:after="0" w:line="360" w:lineRule="auto"/>
        <w:rPr>
          <w:rFonts w:cs="Times New Roman"/>
          <w:color w:val="000000" w:themeColor="text1"/>
          <w:szCs w:val="24"/>
        </w:rPr>
      </w:pPr>
      <m:oMathPara>
        <m:oMath>
          <m:r>
            <m:rPr>
              <m:sty m:val="p"/>
            </m:rPr>
            <w:rPr>
              <w:rFonts w:ascii="Cambria Math" w:hAnsi="Cambria Math" w:cs="Times New Roman"/>
              <w:color w:val="000000" w:themeColor="text1"/>
              <w:szCs w:val="24"/>
            </w:rPr>
            <w:br/>
          </m:r>
        </m:oMath>
      </m:oMathPara>
      <w:r w:rsidRPr="000B121E">
        <w:rPr>
          <w:rFonts w:cs="Times New Roman"/>
          <w:color w:val="000000" w:themeColor="text1"/>
          <w:szCs w:val="24"/>
        </w:rPr>
        <w:t xml:space="preserve">where,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1</m:t>
            </m:r>
          </m:e>
          <m:sub>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m:t>
                </m:r>
                <m:r>
                  <w:rPr>
                    <w:rFonts w:ascii="Cambria Math" w:hAnsi="Cambria Math" w:cs="Times New Roman" w:hint="eastAsia"/>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e>
            </m:d>
          </m:sub>
        </m:sSub>
      </m:oMath>
      <w:r w:rsidRPr="000B121E">
        <w:rPr>
          <w:rFonts w:cs="Times New Roman"/>
          <w:color w:val="000000" w:themeColor="text1"/>
          <w:szCs w:val="24"/>
        </w:rPr>
        <w:t xml:space="preserve"> is an indicator which equals to 1 before week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oMath>
      <w:r w:rsidRPr="000B121E">
        <w:rPr>
          <w:rFonts w:cs="Times New Roman"/>
          <w:color w:val="000000" w:themeColor="text1"/>
          <w:szCs w:val="24"/>
        </w:rPr>
        <w:t xml:space="preserve"> and 0 afterwards.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and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are the sales and the price of the product at week </w:t>
      </w:r>
      <w:r w:rsidRPr="000B121E">
        <w:rPr>
          <w:rFonts w:cs="Times New Roman"/>
          <w:i/>
          <w:color w:val="000000" w:themeColor="text1"/>
          <w:szCs w:val="24"/>
        </w:rPr>
        <w:t>t</w:t>
      </w:r>
      <w:r w:rsidRPr="000B121E">
        <w:rPr>
          <w:rFonts w:cs="Times New Roman"/>
          <w:color w:val="000000" w:themeColor="text1"/>
          <w:szCs w:val="24"/>
        </w:rPr>
        <w:t xml:space="preserve">. We consider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to be strictly exogenous as we assume that retailers do not change product prices based on their short-term sales</w:t>
      </w:r>
      <w:r w:rsidRPr="000B121E">
        <w:rPr>
          <w:rStyle w:val="FootnoteReference"/>
          <w:rFonts w:cs="Times New Roman"/>
          <w:color w:val="000000" w:themeColor="text1"/>
          <w:szCs w:val="24"/>
        </w:rPr>
        <w:footnoteReference w:id="2"/>
      </w:r>
      <w:r w:rsidRPr="000B121E">
        <w:rPr>
          <w:rFonts w:cs="Times New Roman"/>
          <w:color w:val="000000" w:themeColor="text1"/>
          <w:szCs w:val="24"/>
        </w:rPr>
        <w:t>.</w:t>
      </w:r>
      <w:del w:id="233" w:author="tao huang" w:date="2018-01-09T16:27:00Z">
        <w:r w:rsidRPr="000B121E" w:rsidDel="005A6E6F">
          <w:rPr>
            <w:rFonts w:cs="Times New Roman"/>
            <w:color w:val="000000" w:themeColor="text1"/>
            <w:szCs w:val="24"/>
          </w:rPr>
          <w:delText xml:space="preserve"> </w:delTex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1</m:t>
              </m:r>
            </m:sub>
          </m:sSub>
        </m:oMath>
        <w:r w:rsidRPr="000B121E" w:rsidDel="005A6E6F">
          <w:rPr>
            <w:rFonts w:cs="Times New Roman"/>
            <w:color w:val="000000" w:themeColor="text1"/>
            <w:szCs w:val="24"/>
          </w:rPr>
          <w:delText xml:space="preserve"> and </w:delText>
        </w:r>
        <m:oMath>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2</m:t>
              </m:r>
            </m:sub>
          </m:sSub>
        </m:oMath>
        <w:r w:rsidRPr="000B121E" w:rsidDel="005A6E6F">
          <w:rPr>
            <w:rFonts w:cs="Times New Roman"/>
            <w:color w:val="000000" w:themeColor="text1"/>
            <w:szCs w:val="24"/>
          </w:rPr>
          <w:delText xml:space="preserve"> are the true parameters of the price before and after the structural break at week </w:delTex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oMath>
        <w:r w:rsidRPr="000B121E" w:rsidDel="005A6E6F">
          <w:rPr>
            <w:rFonts w:cs="Times New Roman"/>
            <w:color w:val="000000" w:themeColor="text1"/>
            <w:szCs w:val="24"/>
          </w:rPr>
          <w:delText>.</w:delText>
        </w:r>
      </w:del>
      <w:r w:rsidRPr="000B121E">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is the error term</w:t>
      </w:r>
      <w:r w:rsidRPr="000B121E">
        <w:rPr>
          <w:rFonts w:cs="Times New Roman" w:hint="eastAsia"/>
          <w:color w:val="000000" w:themeColor="text1"/>
          <w:szCs w:val="24"/>
        </w:rPr>
        <w:t>,</w:t>
      </w:r>
      <w:r w:rsidRPr="000B121E">
        <w:rPr>
          <w:rFonts w:cs="Times New Roman"/>
          <w:color w:val="000000" w:themeColor="text1"/>
          <w:szCs w:val="24"/>
        </w:rPr>
        <w:t xml:space="preserve"> and we assume that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~iid(0,</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σ</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oMath>
      <w:r w:rsidRPr="000B121E">
        <w:rPr>
          <w:rFonts w:cs="Times New Roman"/>
          <w:color w:val="000000" w:themeColor="text1"/>
          <w:szCs w:val="24"/>
        </w:rPr>
        <w:t xml:space="preserve"> when </w:t>
      </w:r>
      <m:oMath>
        <m:r>
          <w:rPr>
            <w:rFonts w:ascii="Cambria Math" w:hAnsi="Cambria Math" w:cs="Times New Roman"/>
            <w:color w:val="000000" w:themeColor="text1"/>
            <w:szCs w:val="24"/>
          </w:rPr>
          <m:t>t</m:t>
        </m:r>
        <m:r>
          <w:rPr>
            <w:rFonts w:ascii="Cambria Math" w:hAnsi="Cambria Math" w:cs="Times New Roman" w:hint="eastAsia"/>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oMath>
      <w:r w:rsidRPr="000B121E">
        <w:rPr>
          <w:rFonts w:cs="Times New Roman"/>
          <w:color w:val="000000" w:themeColor="text1"/>
          <w:szCs w:val="24"/>
        </w:rPr>
        <w:t xml:space="preserve"> and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~iid(0,</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σ</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oMath>
      <w:r w:rsidRPr="000B121E">
        <w:rPr>
          <w:rFonts w:cs="Times New Roman"/>
          <w:color w:val="000000" w:themeColor="text1"/>
          <w:szCs w:val="24"/>
        </w:rPr>
        <w:t xml:space="preserve"> when </w:t>
      </w:r>
      <m:oMath>
        <m:r>
          <w:rPr>
            <w:rFonts w:ascii="Cambria Math" w:hAnsi="Cambria Math" w:cs="Times New Roman"/>
            <w:color w:val="000000" w:themeColor="text1"/>
            <w:szCs w:val="24"/>
          </w:rPr>
          <m:t>t&gt;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oMath>
      <w:r w:rsidRPr="000B121E">
        <w:rPr>
          <w:rFonts w:cs="Times New Roman"/>
          <w:color w:val="000000" w:themeColor="text1"/>
          <w:szCs w:val="24"/>
        </w:rPr>
        <w:t xml:space="preserve">. We may estimate a model with a functional form which is congruent with the demand (e.g., </w:t>
      </w:r>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β</m:t>
            </m:r>
          </m:e>
        </m:acc>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using the data before and after the structural break, e.g., </w:t>
      </w:r>
      <m:oMath>
        <m:r>
          <w:rPr>
            <w:rFonts w:ascii="Cambria Math" w:hAnsi="Cambria Math" w:cs="Times New Roman"/>
            <w:color w:val="000000" w:themeColor="text1"/>
            <w:szCs w:val="24"/>
          </w:rPr>
          <m:t>[m:T]</m:t>
        </m:r>
      </m:oMath>
      <w:r w:rsidRPr="000B121E">
        <w:rPr>
          <w:rFonts w:cs="Times New Roman"/>
          <w:color w:val="000000" w:themeColor="text1"/>
          <w:szCs w:val="24"/>
        </w:rPr>
        <w:t>,</w:t>
      </w:r>
      <m:oMath>
        <m:r>
          <w:rPr>
            <w:rFonts w:ascii="Cambria Math" w:hAnsi="Cambria Math" w:cs="Times New Roman"/>
            <w:color w:val="000000" w:themeColor="text1"/>
            <w:szCs w:val="24"/>
          </w:rPr>
          <m:t xml:space="preserve"> where </m:t>
        </m:r>
        <m:r>
          <m:rPr>
            <m:sty m:val="p"/>
          </m:rPr>
          <w:rPr>
            <w:rFonts w:ascii="Cambria Math" w:hAnsi="Cambria Math" w:cs="Times New Roman"/>
            <w:color w:val="000000" w:themeColor="text1"/>
            <w:szCs w:val="24"/>
          </w:rPr>
          <m:t>1</m:t>
        </m:r>
        <m:r>
          <w:rPr>
            <w:rFonts w:ascii="Cambria Math" w:hAnsi="Cambria Math" w:cs="Times New Roman" w:hint="eastAsia"/>
            <w:color w:val="000000" w:themeColor="text1"/>
            <w:szCs w:val="24"/>
          </w:rPr>
          <m:t>≤</m:t>
        </m:r>
        <m:r>
          <w:rPr>
            <w:rFonts w:ascii="Cambria Math" w:hAnsi="Cambria Math" w:cs="Times New Roman"/>
            <w:color w:val="000000" w:themeColor="text1"/>
            <w:szCs w:val="24"/>
          </w:rPr>
          <m:t>m&lt;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1</m:t>
            </m:r>
          </m:sub>
        </m:sSub>
        <m:r>
          <m:rPr>
            <m:sty m:val="p"/>
          </m:rPr>
          <w:rPr>
            <w:rFonts w:ascii="Cambria Math" w:hAnsi="Cambria Math" w:cs="Times New Roman"/>
            <w:color w:val="000000" w:themeColor="text1"/>
            <w:szCs w:val="24"/>
          </w:rPr>
          <m:t>&lt;</m:t>
        </m:r>
        <m:r>
          <w:rPr>
            <w:rFonts w:ascii="Cambria Math" w:hAnsi="Cambria Math" w:cs="Times New Roman"/>
            <w:color w:val="000000" w:themeColor="text1"/>
            <w:szCs w:val="24"/>
          </w:rPr>
          <m:t>T</m:t>
        </m:r>
      </m:oMath>
      <w:r w:rsidRPr="000B121E">
        <w:rPr>
          <w:rFonts w:cs="Times New Roman"/>
          <w:color w:val="000000" w:themeColor="text1"/>
          <w:szCs w:val="24"/>
        </w:rPr>
        <w:t>. The OLS estimate for the parameter is</w:t>
      </w:r>
      <w:r w:rsidRPr="000B121E">
        <w:rPr>
          <w:rFonts w:cs="Times New Roman"/>
          <w:noProof/>
          <w:color w:val="000000" w:themeColor="text1"/>
          <w:szCs w:val="24"/>
        </w:rPr>
        <w:t>:</w:t>
      </w:r>
    </w:p>
    <w:p w14:paraId="40B73C2D" w14:textId="78A8ECAC" w:rsidR="004617F2" w:rsidRPr="000B121E" w:rsidRDefault="00877FDD" w:rsidP="000B121E">
      <w:pPr>
        <w:shd w:val="clear" w:color="auto" w:fill="FFFFFF" w:themeFill="background1"/>
        <w:spacing w:after="0" w:line="360" w:lineRule="auto"/>
        <w:rPr>
          <w:rFonts w:cs="Times New Roman"/>
          <w:noProof/>
          <w:color w:val="000000" w:themeColor="text1"/>
          <w:szCs w:val="24"/>
        </w:rPr>
      </w:pPr>
      <m:oMathPara>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β</m:t>
                  </m:r>
                </m:e>
              </m:acc>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ctrlPr>
                    <w:rPr>
                      <w:rFonts w:ascii="Cambria Math" w:hAnsi="Cambria Math" w:cs="Times New Roman"/>
                      <w:noProof/>
                      <w:color w:val="000000" w:themeColor="text1"/>
                      <w:szCs w:val="24"/>
                    </w:rPr>
                  </m:ctrlPr>
                </m:sub>
                <m:sup>
                  <m:r>
                    <m:rPr>
                      <m:sty m:val="p"/>
                    </m:rPr>
                    <w:rPr>
                      <w:rFonts w:ascii="Cambria Math" w:hAnsi="Cambria Math" w:cs="Times New Roman"/>
                      <w:noProof/>
                      <w:color w:val="000000" w:themeColor="text1"/>
                      <w:szCs w:val="24"/>
                    </w:rPr>
                    <m:t>'</m:t>
                  </m:r>
                  <m:ctrlPr>
                    <w:rPr>
                      <w:rFonts w:ascii="Cambria Math" w:hAnsi="Cambria Math" w:cs="Times New Roman"/>
                      <w:noProof/>
                      <w:color w:val="000000" w:themeColor="text1"/>
                      <w:szCs w:val="24"/>
                    </w:rPr>
                  </m:ctrlP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ctrlPr>
                    <w:rPr>
                      <w:rFonts w:ascii="Cambria Math" w:hAnsi="Cambria Math" w:cs="Times New Roman"/>
                      <w:noProof/>
                      <w:color w:val="000000" w:themeColor="text1"/>
                      <w:szCs w:val="24"/>
                    </w:rPr>
                  </m:ctrlPr>
                </m:sub>
              </m:sSub>
              <m:r>
                <w:rPr>
                  <w:rFonts w:ascii="Cambria Math" w:hAnsi="Cambria Math" w:cs="Times New Roman"/>
                  <w:noProof/>
                  <w:color w:val="000000" w:themeColor="text1"/>
                  <w:szCs w:val="24"/>
                </w:rPr>
                <m:t>)</m:t>
              </m:r>
              <m:ctrlPr>
                <w:rPr>
                  <w:rFonts w:ascii="Cambria Math" w:hAnsi="Cambria Math" w:cs="Times New Roman"/>
                  <w:i/>
                  <w:noProof/>
                  <w:color w:val="000000" w:themeColor="text1"/>
                  <w:szCs w:val="24"/>
                </w:rPr>
              </m:ctrlPr>
            </m:e>
            <m:sup>
              <m:r>
                <w:rPr>
                  <w:rFonts w:ascii="Cambria Math" w:hAnsi="Cambria Math" w:cs="Times New Roman"/>
                  <w:color w:val="000000" w:themeColor="text1"/>
                  <w:szCs w:val="24"/>
                </w:rPr>
                <m:t>-1</m:t>
              </m:r>
            </m:sup>
          </m:sSup>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ctrlPr>
                <w:rPr>
                  <w:rFonts w:ascii="Cambria Math" w:hAnsi="Cambria Math" w:cs="Times New Roman"/>
                  <w:noProof/>
                  <w:color w:val="000000" w:themeColor="text1"/>
                  <w:szCs w:val="24"/>
                </w:rPr>
              </m:ctrlPr>
            </m:sub>
            <m:sup>
              <m:r>
                <m:rPr>
                  <m:sty m:val="p"/>
                </m:rPr>
                <w:rPr>
                  <w:rFonts w:ascii="Cambria Math" w:hAnsi="Cambria Math" w:cs="Times New Roman"/>
                  <w:noProof/>
                  <w:color w:val="000000" w:themeColor="text1"/>
                  <w:szCs w:val="24"/>
                </w:rPr>
                <m:t>'</m:t>
              </m:r>
              <m:ctrlPr>
                <w:rPr>
                  <w:rFonts w:ascii="Cambria Math" w:hAnsi="Cambria Math" w:cs="Times New Roman"/>
                  <w:noProof/>
                  <w:color w:val="000000" w:themeColor="text1"/>
                  <w:szCs w:val="24"/>
                </w:rPr>
              </m:ctrlP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Y</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ctrlPr>
                <w:rPr>
                  <w:rFonts w:ascii="Cambria Math" w:hAnsi="Cambria Math" w:cs="Times New Roman"/>
                  <w:noProof/>
                  <w:color w:val="000000" w:themeColor="text1"/>
                  <w:szCs w:val="24"/>
                </w:rPr>
              </m:ctrlPr>
            </m:sub>
          </m:sSub>
        </m:oMath>
      </m:oMathPara>
    </w:p>
    <w:p w14:paraId="508C5473" w14:textId="77777777" w:rsidR="004617F2" w:rsidRPr="000B121E" w:rsidRDefault="004617F2" w:rsidP="000B121E">
      <w:pPr>
        <w:shd w:val="clear" w:color="auto" w:fill="FFFFFF" w:themeFill="background1"/>
        <w:spacing w:after="0" w:line="360" w:lineRule="auto"/>
        <w:rPr>
          <w:rFonts w:cs="Times New Roman"/>
          <w:noProof/>
          <w:color w:val="000000" w:themeColor="text1"/>
          <w:szCs w:val="24"/>
        </w:rPr>
      </w:pPr>
    </w:p>
    <w:p w14:paraId="3290B245" w14:textId="2D33519D"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where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w:rPr>
                <w:rFonts w:ascii="Cambria Math" w:hAnsi="Cambria Math" w:cs="Times New Roman"/>
                <w:noProof/>
                <w:color w:val="000000" w:themeColor="text1"/>
                <w:szCs w:val="24"/>
              </w:rPr>
              <m:t>m,T</m:t>
            </m:r>
          </m:sub>
        </m:sSub>
      </m:oMath>
      <w:r w:rsidRPr="000B121E">
        <w:rPr>
          <w:rFonts w:cs="Times New Roman"/>
          <w:color w:val="000000" w:themeColor="text1"/>
          <w:szCs w:val="24"/>
        </w:rPr>
        <w:t xml:space="preserve"> and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Y</m:t>
            </m:r>
          </m:e>
          <m:sub>
            <m:r>
              <w:rPr>
                <w:rFonts w:ascii="Cambria Math" w:hAnsi="Cambria Math" w:cs="Times New Roman"/>
                <w:noProof/>
                <w:color w:val="000000" w:themeColor="text1"/>
                <w:szCs w:val="24"/>
              </w:rPr>
              <m:t>m,T</m:t>
            </m:r>
          </m:sub>
        </m:sSub>
      </m:oMath>
      <w:r w:rsidRPr="000B121E">
        <w:rPr>
          <w:rFonts w:cs="Times New Roman"/>
          <w:color w:val="000000" w:themeColor="text1"/>
          <w:szCs w:val="24"/>
        </w:rPr>
        <w:t xml:space="preserve"> are the matrices of the sales and price variable for the time period from week </w:t>
      </w:r>
      <w:r w:rsidRPr="000B121E">
        <w:rPr>
          <w:rFonts w:cs="Times New Roman"/>
          <w:i/>
          <w:color w:val="000000" w:themeColor="text1"/>
          <w:szCs w:val="24"/>
        </w:rPr>
        <w:t xml:space="preserve">m </w:t>
      </w:r>
      <w:r w:rsidRPr="000B121E">
        <w:rPr>
          <w:rFonts w:cs="Times New Roman"/>
          <w:color w:val="000000" w:themeColor="text1"/>
          <w:szCs w:val="24"/>
        </w:rPr>
        <w:t xml:space="preserve">to week </w:t>
      </w:r>
      <w:r w:rsidRPr="000B121E">
        <w:rPr>
          <w:rFonts w:cs="Times New Roman"/>
          <w:i/>
          <w:color w:val="000000" w:themeColor="text1"/>
          <w:szCs w:val="24"/>
        </w:rPr>
        <w:t>T</w:t>
      </w:r>
      <w:r w:rsidRPr="000B121E">
        <w:rPr>
          <w:rFonts w:cs="Times New Roman"/>
          <w:color w:val="000000" w:themeColor="text1"/>
          <w:szCs w:val="24"/>
        </w:rPr>
        <w:t xml:space="preserve">. We assume that there is no structural break after week </w:t>
      </w:r>
      <w:r w:rsidRPr="000B121E">
        <w:rPr>
          <w:rFonts w:cs="Times New Roman"/>
          <w:i/>
          <w:noProof/>
          <w:color w:val="000000" w:themeColor="text1"/>
          <w:szCs w:val="24"/>
        </w:rPr>
        <w:t>T</w:t>
      </w:r>
      <w:r w:rsidRPr="000B121E">
        <w:rPr>
          <w:rFonts w:cs="Times New Roman"/>
          <w:color w:val="000000" w:themeColor="text1"/>
          <w:szCs w:val="24"/>
        </w:rPr>
        <w:t xml:space="preserve"> and the true demand after week </w:t>
      </w:r>
      <w:r w:rsidRPr="000B121E">
        <w:rPr>
          <w:rFonts w:cs="Times New Roman"/>
          <w:i/>
          <w:color w:val="000000" w:themeColor="text1"/>
          <w:szCs w:val="24"/>
        </w:rPr>
        <w:t>T</w:t>
      </w:r>
      <w:r w:rsidRPr="000B121E">
        <w:rPr>
          <w:rFonts w:cs="Times New Roman"/>
          <w:color w:val="000000" w:themeColor="text1"/>
          <w:szCs w:val="24"/>
        </w:rPr>
        <w:t xml:space="preserve"> remains as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 xml:space="preserve"> β</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when t&gt;T</m:t>
        </m:r>
      </m:oMath>
      <w:r w:rsidRPr="000B121E">
        <w:rPr>
          <w:rFonts w:cs="Times New Roman"/>
          <w:color w:val="000000" w:themeColor="text1"/>
          <w:szCs w:val="24"/>
        </w:rPr>
        <w:t xml:space="preserve">. Therefore, the </w:t>
      </w:r>
      <w:r w:rsidRPr="000B121E">
        <w:rPr>
          <w:rFonts w:cs="Times New Roman"/>
          <w:i/>
          <w:color w:val="000000" w:themeColor="text1"/>
          <w:szCs w:val="24"/>
        </w:rPr>
        <w:t>h</w:t>
      </w:r>
      <w:r w:rsidRPr="000B121E">
        <w:rPr>
          <w:rFonts w:cs="Times New Roman"/>
          <w:color w:val="000000" w:themeColor="text1"/>
          <w:szCs w:val="24"/>
        </w:rPr>
        <w:t xml:space="preserve">-step ahead forecast error at week </w:t>
      </w:r>
      <w:r w:rsidRPr="000B121E">
        <w:rPr>
          <w:rFonts w:cs="Times New Roman"/>
          <w:i/>
          <w:color w:val="000000" w:themeColor="text1"/>
          <w:szCs w:val="24"/>
        </w:rPr>
        <w:t>T</w:t>
      </w:r>
      <w:r w:rsidRPr="000B121E">
        <w:rPr>
          <w:rFonts w:cs="Times New Roman"/>
          <w:color w:val="000000" w:themeColor="text1"/>
          <w:szCs w:val="24"/>
        </w:rPr>
        <w:t>+</w:t>
      </w:r>
      <w:r w:rsidRPr="000B121E">
        <w:rPr>
          <w:rFonts w:cs="Times New Roman"/>
          <w:i/>
          <w:color w:val="000000" w:themeColor="text1"/>
          <w:szCs w:val="24"/>
        </w:rPr>
        <w:t>h</w:t>
      </w:r>
      <w:r w:rsidRPr="000B121E">
        <w:rPr>
          <w:rFonts w:cs="Times New Roman"/>
          <w:color w:val="000000" w:themeColor="text1"/>
          <w:szCs w:val="24"/>
        </w:rPr>
        <w:t xml:space="preserve"> can be represented as:  </w:t>
      </w:r>
    </w:p>
    <w:p w14:paraId="7413C985" w14:textId="61FB1573" w:rsidR="004617F2" w:rsidRPr="000B121E" w:rsidRDefault="00877FDD" w:rsidP="000B121E">
      <w:pPr>
        <w:shd w:val="clear" w:color="auto" w:fill="FFFFFF" w:themeFill="background1"/>
        <w:spacing w:after="0" w:line="360" w:lineRule="auto"/>
        <w:jc w:val="center"/>
        <w:rPr>
          <w:rFonts w:cs="Times New Roman"/>
          <w:color w:val="000000" w:themeColor="text1"/>
          <w:szCs w:val="24"/>
        </w:rPr>
      </w:pPr>
      <m:oMathPara>
        <m:oMath>
          <m:sSub>
            <m:sSubPr>
              <m:ctrlPr>
                <w:rPr>
                  <w:rFonts w:ascii="Cambria Math" w:hAnsi="Cambria Math" w:cs="Times New Roman"/>
                  <w:color w:val="000000" w:themeColor="text1"/>
                  <w:szCs w:val="24"/>
                </w:rPr>
              </m:ctrlPr>
            </m:sSubPr>
            <m:e>
              <m:acc>
                <m:accPr>
                  <m:ctrlPr>
                    <w:rPr>
                      <w:rFonts w:ascii="Cambria Math" w:hAnsi="Cambria Math" w:cs="Times New Roman"/>
                      <w:color w:val="000000" w:themeColor="text1"/>
                      <w:szCs w:val="24"/>
                    </w:rPr>
                  </m:ctrlPr>
                </m:accPr>
                <m:e>
                  <m:r>
                    <m:rPr>
                      <m:sty m:val="p"/>
                    </m:rPr>
                    <w:rPr>
                      <w:rFonts w:ascii="Cambria Math" w:hAnsi="Cambria Math" w:cs="Times New Roman"/>
                      <w:color w:val="000000" w:themeColor="text1"/>
                      <w:szCs w:val="24"/>
                    </w:rPr>
                    <m:t>e</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m</m:t>
              </m:r>
            </m:e>
          </m:d>
          <m:r>
            <m:rPr>
              <m:sty m:val="p"/>
            </m:rPr>
            <w:rPr>
              <w:rFonts w:ascii="Cambria Math" w:hAnsi="Cambria Math" w:cs="Times New Roman"/>
              <w:color w:val="000000" w:themeColor="text1"/>
              <w:szCs w:val="24"/>
            </w:rPr>
            <m:t>=</m:t>
          </m:r>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noProof/>
                      <w:color w:val="000000" w:themeColor="text1"/>
                      <w:szCs w:val="24"/>
                    </w:rPr>
                    <m:t>β</m:t>
                  </m:r>
                </m:e>
                <m:sub>
                  <m:r>
                    <w:rPr>
                      <w:rFonts w:ascii="Cambria Math" w:hAnsi="Cambria Math" w:cs="Times New Roman"/>
                      <w:color w:val="000000" w:themeColor="text1"/>
                      <w:szCs w:val="24"/>
                    </w:rPr>
                    <m:t>2</m:t>
                  </m:r>
                </m:sub>
              </m:sSub>
              <m:r>
                <m:rPr>
                  <m:sty m:val="p"/>
                </m:rP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β</m:t>
                      </m:r>
                    </m:e>
                  </m:acc>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e>
          </m:d>
          <m: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oMath>
      </m:oMathPara>
    </w:p>
    <w:p w14:paraId="3626E5F5" w14:textId="3ADC5A4B" w:rsidR="004617F2" w:rsidRPr="000B121E" w:rsidRDefault="004617F2" w:rsidP="000B121E">
      <w:pPr>
        <w:shd w:val="clear" w:color="auto" w:fill="FFFFFF" w:themeFill="background1"/>
        <w:spacing w:after="0" w:line="360" w:lineRule="auto"/>
        <w:outlineLvl w:val="0"/>
        <w:rPr>
          <w:rFonts w:cs="Times New Roman"/>
          <w:color w:val="000000" w:themeColor="text1"/>
          <w:szCs w:val="24"/>
        </w:rPr>
      </w:pPr>
      <m:oMathPara>
        <m:oMath>
          <m:r>
            <w:rPr>
              <w:rFonts w:ascii="Cambria Math" w:hAnsi="Cambria Math" w:cs="Times New Roman"/>
              <w:color w:val="000000" w:themeColor="text1"/>
              <w:szCs w:val="24"/>
            </w:rPr>
            <m:t>=</m:t>
          </m:r>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w:rPr>
                      <w:rFonts w:ascii="Cambria Math" w:hAnsi="Cambria Math" w:cs="Times New Roman"/>
                      <w:color w:val="000000" w:themeColor="text1"/>
                      <w:szCs w:val="24"/>
                    </w:rPr>
                    <m:t>2</m:t>
                  </m:r>
                </m:sub>
              </m:sSub>
              <m:r>
                <m:rPr>
                  <m:sty m:val="p"/>
                </m:rP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X</m:t>
                      </m:r>
                    </m:e>
                    <m:sub>
                      <m:r>
                        <m:rPr>
                          <m:sty m:val="p"/>
                        </m:rPr>
                        <w:rPr>
                          <w:rFonts w:ascii="Cambria Math" w:hAnsi="Cambria Math" w:cs="Times New Roman"/>
                          <w:noProof/>
                          <w:color w:val="000000" w:themeColor="text1"/>
                          <w:szCs w:val="24"/>
                        </w:rPr>
                        <m:t>m,</m:t>
                      </m:r>
                      <m:r>
                        <w:rPr>
                          <w:rFonts w:ascii="Cambria Math" w:hAnsi="Cambria Math" w:cs="Times New Roman"/>
                          <w:noProof/>
                          <w:color w:val="000000" w:themeColor="text1"/>
                          <w:szCs w:val="24"/>
                        </w:rPr>
                        <m:t>T</m:t>
                      </m:r>
                    </m:sub>
                    <m:sup>
                      <m:r>
                        <w:rPr>
                          <w:rFonts w:ascii="Cambria Math" w:hAnsi="Cambria Math" w:cs="Times New Roman"/>
                          <w:color w:val="000000" w:themeColor="text1"/>
                          <w:szCs w:val="24"/>
                        </w:rPr>
                        <m:t>'</m:t>
                      </m: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m:rPr>
                          <m:sty m:val="p"/>
                        </m:rPr>
                        <w:rPr>
                          <w:rFonts w:ascii="Cambria Math" w:hAnsi="Cambria Math" w:cs="Times New Roman"/>
                          <w:noProof/>
                          <w:color w:val="000000" w:themeColor="text1"/>
                          <w:szCs w:val="24"/>
                        </w:rPr>
                        <m:t>m,</m:t>
                      </m:r>
                      <m:r>
                        <w:rPr>
                          <w:rFonts w:ascii="Cambria Math" w:hAnsi="Cambria Math" w:cs="Times New Roman"/>
                          <w:noProof/>
                          <w:color w:val="000000" w:themeColor="text1"/>
                          <w:szCs w:val="24"/>
                        </w:rPr>
                        <m:t>T</m:t>
                      </m:r>
                    </m:sub>
                  </m:sSub>
                  <m:r>
                    <w:rPr>
                      <w:rFonts w:ascii="Cambria Math" w:hAnsi="Cambria Math" w:cs="Times New Roman"/>
                      <w:color w:val="000000" w:themeColor="text1"/>
                      <w:szCs w:val="24"/>
                    </w:rPr>
                    <m:t>)</m:t>
                  </m:r>
                </m:e>
                <m:sup>
                  <m:r>
                    <w:rPr>
                      <w:rFonts w:ascii="Cambria Math" w:hAnsi="Cambria Math" w:cs="Times New Roman"/>
                      <w:color w:val="000000" w:themeColor="text1"/>
                      <w:szCs w:val="24"/>
                    </w:rPr>
                    <m:t>-1</m:t>
                  </m:r>
                </m:sup>
              </m:sSup>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X</m:t>
                  </m:r>
                </m:e>
                <m:sub>
                  <m:r>
                    <m:rPr>
                      <m:sty m:val="p"/>
                    </m:rPr>
                    <w:rPr>
                      <w:rFonts w:ascii="Cambria Math" w:hAnsi="Cambria Math" w:cs="Times New Roman"/>
                      <w:noProof/>
                      <w:color w:val="000000" w:themeColor="text1"/>
                      <w:szCs w:val="24"/>
                    </w:rPr>
                    <m:t>m,</m:t>
                  </m:r>
                  <m:r>
                    <w:rPr>
                      <w:rFonts w:ascii="Cambria Math" w:hAnsi="Cambria Math" w:cs="Times New Roman"/>
                      <w:noProof/>
                      <w:color w:val="000000" w:themeColor="text1"/>
                      <w:szCs w:val="24"/>
                    </w:rPr>
                    <m:t>T</m:t>
                  </m:r>
                </m:sub>
                <m:sup>
                  <m:r>
                    <m:rPr>
                      <m:sty m:val="p"/>
                    </m:rPr>
                    <w:rPr>
                      <w:rFonts w:ascii="Cambria Math" w:hAnsi="Cambria Math" w:cs="Times New Roman"/>
                      <w:color w:val="000000" w:themeColor="text1"/>
                      <w:szCs w:val="24"/>
                    </w:rPr>
                    <m:t>'</m:t>
                  </m: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Y</m:t>
                  </m:r>
                </m:e>
                <m:sub>
                  <m:r>
                    <m:rPr>
                      <m:sty m:val="p"/>
                    </m:rPr>
                    <w:rPr>
                      <w:rFonts w:ascii="Cambria Math" w:hAnsi="Cambria Math" w:cs="Times New Roman"/>
                      <w:noProof/>
                      <w:color w:val="000000" w:themeColor="text1"/>
                      <w:szCs w:val="24"/>
                    </w:rPr>
                    <m:t>m,</m:t>
                  </m:r>
                  <m:r>
                    <w:rPr>
                      <w:rFonts w:ascii="Cambria Math" w:hAnsi="Cambria Math" w:cs="Times New Roman"/>
                      <w:noProof/>
                      <w:color w:val="000000" w:themeColor="text1"/>
                      <w:szCs w:val="24"/>
                    </w:rPr>
                    <m:t>T</m:t>
                  </m:r>
                </m:sub>
              </m:sSub>
            </m:e>
          </m:d>
          <m: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oMath>
      </m:oMathPara>
    </w:p>
    <w:p w14:paraId="0D50BE8D" w14:textId="413C7EDC" w:rsidR="004617F2" w:rsidRPr="000B121E" w:rsidRDefault="004617F2" w:rsidP="000B121E">
      <w:pPr>
        <w:shd w:val="clear" w:color="auto" w:fill="FFFFFF" w:themeFill="background1"/>
        <w:spacing w:after="0" w:line="360" w:lineRule="auto"/>
        <w:rPr>
          <w:rFonts w:cs="Times New Roman"/>
          <w:color w:val="000000" w:themeColor="text1"/>
          <w:szCs w:val="24"/>
        </w:rPr>
      </w:pPr>
      <m:oMathPara>
        <m:oMath>
          <m:r>
            <w:rPr>
              <w:rFonts w:ascii="Cambria Math" w:hAnsi="Cambria Math" w:cs="Times New Roman"/>
              <w:color w:val="000000" w:themeColor="text1"/>
              <w:szCs w:val="24"/>
            </w:rPr>
            <m:t>=</m:t>
          </m:r>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w:rPr>
                      <w:rFonts w:ascii="Cambria Math" w:hAnsi="Cambria Math" w:cs="Times New Roman"/>
                      <w:color w:val="000000" w:themeColor="text1"/>
                      <w:szCs w:val="24"/>
                    </w:rPr>
                    <m:t>2</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w:rPr>
                      <w:rFonts w:ascii="Cambria Math" w:hAnsi="Cambria Math" w:cs="Times New Roman"/>
                      <w:color w:val="000000" w:themeColor="text1"/>
                      <w:szCs w:val="24"/>
                    </w:rPr>
                    <m:t>1</m:t>
                  </m:r>
                </m:sub>
              </m:sSub>
            </m:e>
          </m:d>
          <m: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up>
              <m:r>
                <w:rPr>
                  <w:rFonts w:ascii="Cambria Math" w:hAnsi="Cambria Math" w:cs="Times New Roman"/>
                  <w:color w:val="000000" w:themeColor="text1"/>
                  <w:szCs w:val="24"/>
                </w:rPr>
                <m:t>'</m:t>
              </m: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up>
                  <m:r>
                    <m:rPr>
                      <m:sty m:val="p"/>
                    </m:rPr>
                    <w:rPr>
                      <w:rFonts w:ascii="Cambria Math" w:hAnsi="Cambria Math" w:cs="Times New Roman"/>
                      <w:color w:val="000000" w:themeColor="text1"/>
                      <w:szCs w:val="24"/>
                    </w:rPr>
                    <m:t>'</m:t>
                  </m: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e>
            <m:sup>
              <m:r>
                <w:rPr>
                  <w:rFonts w:ascii="Cambria Math" w:hAnsi="Cambria Math" w:cs="Times New Roman"/>
                  <w:color w:val="000000" w:themeColor="text1"/>
                  <w:szCs w:val="24"/>
                </w:rPr>
                <m:t>-1</m:t>
              </m:r>
            </m:sup>
          </m:sSup>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r>
            <m:rPr>
              <m:sty m:val="p"/>
            </m:rP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u</m:t>
              </m:r>
            </m:e>
            <m:sub>
              <m:r>
                <w:rPr>
                  <w:rFonts w:ascii="Cambria Math" w:hAnsi="Cambria Math" w:cs="Times New Roman"/>
                  <w:color w:val="000000" w:themeColor="text1"/>
                  <w:szCs w:val="24"/>
                </w:rPr>
                <m:t>m,T</m:t>
              </m:r>
            </m:sub>
            <m:sup>
              <m:r>
                <w:rPr>
                  <w:rFonts w:ascii="Cambria Math" w:hAnsi="Cambria Math" w:cs="Times New Roman"/>
                  <w:color w:val="000000" w:themeColor="text1"/>
                  <w:szCs w:val="24"/>
                </w:rPr>
                <m:t>'</m:t>
              </m: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ctrlPr>
                <w:rPr>
                  <w:rFonts w:ascii="Cambria Math" w:hAnsi="Cambria Math" w:cs="Times New Roman"/>
                  <w:noProof/>
                  <w:color w:val="000000" w:themeColor="text1"/>
                  <w:szCs w:val="24"/>
                </w:rPr>
              </m:ctrlPr>
            </m:sub>
          </m:sSub>
          <m:sSup>
            <m:sSupPr>
              <m:ctrlPr>
                <w:rPr>
                  <w:rFonts w:ascii="Cambria Math" w:hAnsi="Cambria Math" w:cs="Times New Roman"/>
                  <w:i/>
                  <w:noProof/>
                  <w:color w:val="000000" w:themeColor="text1"/>
                  <w:szCs w:val="24"/>
                </w:rPr>
              </m:ctrlPr>
            </m:sSupPr>
            <m:e>
              <m:r>
                <w:rPr>
                  <w:rFonts w:ascii="Cambria Math" w:hAnsi="Cambria Math" w:cs="Times New Roman"/>
                  <w:noProof/>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up>
                  <m:r>
                    <w:rPr>
                      <w:rFonts w:ascii="Cambria Math" w:hAnsi="Cambria Math" w:cs="Times New Roman"/>
                      <w:color w:val="000000" w:themeColor="text1"/>
                      <w:szCs w:val="24"/>
                    </w:rPr>
                    <m:t>'</m:t>
                  </m: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ctrlPr>
                <w:rPr>
                  <w:rFonts w:ascii="Cambria Math" w:hAnsi="Cambria Math" w:cs="Times New Roman"/>
                  <w:i/>
                  <w:color w:val="000000" w:themeColor="text1"/>
                  <w:szCs w:val="24"/>
                </w:rPr>
              </m:ctrlPr>
            </m:e>
            <m:sup>
              <m:r>
                <w:rPr>
                  <w:rFonts w:ascii="Cambria Math" w:hAnsi="Cambria Math" w:cs="Times New Roman"/>
                  <w:color w:val="000000" w:themeColor="text1"/>
                  <w:szCs w:val="24"/>
                </w:rPr>
                <m:t>-1</m:t>
              </m:r>
              <m:ctrlPr>
                <w:rPr>
                  <w:rFonts w:ascii="Cambria Math" w:hAnsi="Cambria Math" w:cs="Times New Roman"/>
                  <w:i/>
                  <w:color w:val="000000" w:themeColor="text1"/>
                  <w:szCs w:val="24"/>
                </w:rPr>
              </m:ctrlPr>
            </m:sup>
          </m:sSup>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oMath>
      </m:oMathPara>
    </w:p>
    <w:p w14:paraId="6DAAD2D4" w14:textId="19A982AC" w:rsidR="004617F2" w:rsidRPr="000B121E" w:rsidRDefault="004617F2" w:rsidP="000B121E">
      <w:pPr>
        <w:shd w:val="clear" w:color="auto" w:fill="FFFFFF" w:themeFill="background1"/>
        <w:spacing w:after="0" w:line="360" w:lineRule="auto"/>
        <w:rPr>
          <w:rFonts w:cs="Times New Roman"/>
          <w:color w:val="000000" w:themeColor="text1"/>
          <w:szCs w:val="24"/>
        </w:rPr>
      </w:pPr>
      <m:oMathPara>
        <m:oMath>
          <m:r>
            <w:rPr>
              <w:rFonts w:ascii="Cambria Math" w:hAnsi="Cambria Math" w:cs="Times New Roman"/>
              <w:color w:val="000000" w:themeColor="text1"/>
              <w:szCs w:val="24"/>
            </w:rPr>
            <m:t>=</m:t>
          </m:r>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w:rPr>
                      <w:rFonts w:ascii="Cambria Math" w:hAnsi="Cambria Math" w:cs="Times New Roman"/>
                      <w:color w:val="000000" w:themeColor="text1"/>
                      <w:szCs w:val="24"/>
                    </w:rPr>
                    <m:t>2</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w:rPr>
                      <w:rFonts w:ascii="Cambria Math" w:hAnsi="Cambria Math" w:cs="Times New Roman"/>
                      <w:color w:val="000000" w:themeColor="text1"/>
                      <w:szCs w:val="24"/>
                    </w:rPr>
                    <m:t>1</m:t>
                  </m:r>
                </m:sub>
              </m:sSub>
            </m:e>
          </m:d>
          <m: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Q</m:t>
              </m:r>
            </m:e>
            <m:sub>
              <m:r>
                <w:rPr>
                  <w:rFonts w:ascii="Cambria Math" w:hAnsi="Cambria Math" w:cs="Times New Roman"/>
                  <w:color w:val="000000" w:themeColor="text1"/>
                  <w:szCs w:val="24"/>
                </w:rPr>
                <m:t>m,</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up>
              <m:r>
                <w:rPr>
                  <w:rFonts w:ascii="Cambria Math" w:hAnsi="Cambria Math" w:cs="Times New Roman"/>
                  <w:color w:val="000000" w:themeColor="text1"/>
                  <w:szCs w:val="24"/>
                </w:rPr>
                <m:t>-1</m:t>
              </m:r>
            </m:sup>
          </m:sSubSup>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r>
            <m:rPr>
              <m:sty m:val="p"/>
            </m:rP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u</m:t>
              </m:r>
            </m:e>
            <m:sub>
              <m:r>
                <w:rPr>
                  <w:rFonts w:ascii="Cambria Math" w:hAnsi="Cambria Math" w:cs="Times New Roman"/>
                  <w:color w:val="000000" w:themeColor="text1"/>
                  <w:szCs w:val="24"/>
                </w:rPr>
                <m:t>m,T</m:t>
              </m:r>
            </m:sub>
            <m:sup>
              <m:r>
                <w:rPr>
                  <w:rFonts w:ascii="Cambria Math" w:hAnsi="Cambria Math" w:cs="Times New Roman"/>
                  <w:color w:val="000000" w:themeColor="text1"/>
                  <w:szCs w:val="24"/>
                </w:rPr>
                <m:t>'</m:t>
              </m: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Q</m:t>
              </m:r>
              <m:ctrlPr>
                <w:rPr>
                  <w:rFonts w:ascii="Cambria Math" w:hAnsi="Cambria Math" w:cs="Times New Roman"/>
                  <w:i/>
                  <w:noProof/>
                  <w:color w:val="000000" w:themeColor="text1"/>
                  <w:szCs w:val="24"/>
                </w:rPr>
              </m:ctrlPr>
            </m:e>
            <m:sub>
              <m:r>
                <w:rPr>
                  <w:rFonts w:ascii="Cambria Math" w:hAnsi="Cambria Math" w:cs="Times New Roman"/>
                  <w:noProof/>
                  <w:color w:val="000000" w:themeColor="text1"/>
                  <w:szCs w:val="24"/>
                </w:rPr>
                <m:t>m,</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up>
              <m:r>
                <w:rPr>
                  <w:rFonts w:ascii="Cambria Math" w:hAnsi="Cambria Math" w:cs="Times New Roman"/>
                  <w:color w:val="000000" w:themeColor="text1"/>
                  <w:szCs w:val="24"/>
                </w:rPr>
                <m:t>-1</m:t>
              </m:r>
            </m:sup>
          </m:sSubSup>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oMath>
      </m:oMathPara>
    </w:p>
    <w:p w14:paraId="4D670447"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041BFBFA" w14:textId="7B928890"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where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up>
            <m:r>
              <w:rPr>
                <w:rFonts w:ascii="Cambria Math" w:hAnsi="Cambria Math" w:cs="Times New Roman"/>
                <w:color w:val="000000" w:themeColor="text1"/>
                <w:szCs w:val="24"/>
              </w:rPr>
              <m:t>'</m:t>
            </m: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Sub>
      </m:oMath>
      <w:r w:rsidRPr="000B121E">
        <w:rPr>
          <w:rFonts w:cs="Times New Roman"/>
          <w:color w:val="000000" w:themeColor="text1"/>
          <w:szCs w:val="24"/>
        </w:rPr>
        <w:t xml:space="preserve">,and </w:t>
      </w:r>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oMath>
      <w:r w:rsidRPr="000B121E">
        <w:rPr>
          <w:rFonts w:cs="Times New Roman"/>
          <w:color w:val="000000" w:themeColor="text1"/>
          <w:szCs w:val="24"/>
        </w:rPr>
        <w:t xml:space="preserve"> is the matrix for the error term at week </w:t>
      </w:r>
      <m:oMath>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h</m:t>
        </m:r>
      </m:oMath>
      <w:r w:rsidRPr="000B121E">
        <w:rPr>
          <w:rFonts w:cs="Times New Roman"/>
          <w:color w:val="000000" w:themeColor="text1"/>
          <w:szCs w:val="24"/>
        </w:rPr>
        <w:t xml:space="preserve">. </w:t>
      </w:r>
    </w:p>
    <w:p w14:paraId="409E53AD" w14:textId="3BE56C2F"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Therefore, the forecast at week </w:t>
      </w:r>
      <m:oMath>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h</m:t>
        </m:r>
      </m:oMath>
      <w:r w:rsidRPr="000B121E">
        <w:rPr>
          <w:rFonts w:cs="Times New Roman"/>
          <w:color w:val="000000" w:themeColor="text1"/>
          <w:szCs w:val="24"/>
        </w:rPr>
        <w:t xml:space="preserve"> is biased as </w:t>
      </w:r>
      <m:oMath>
        <m:r>
          <w:rPr>
            <w:rFonts w:ascii="Cambria Math" w:hAnsi="Cambria Math" w:cs="Times New Roman"/>
            <w:color w:val="000000" w:themeColor="text1"/>
            <w:szCs w:val="24"/>
          </w:rPr>
          <m:t>E</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color w:val="000000" w:themeColor="text1"/>
                    <w:szCs w:val="24"/>
                  </w:rPr>
                </m:ctrlPr>
              </m:sSubPr>
              <m:e>
                <m:acc>
                  <m:accPr>
                    <m:ctrlPr>
                      <w:rPr>
                        <w:rFonts w:ascii="Cambria Math" w:hAnsi="Cambria Math" w:cs="Times New Roman"/>
                        <w:color w:val="000000" w:themeColor="text1"/>
                        <w:szCs w:val="24"/>
                      </w:rPr>
                    </m:ctrlPr>
                  </m:accPr>
                  <m:e>
                    <m:r>
                      <m:rPr>
                        <m:sty m:val="p"/>
                      </m:rPr>
                      <w:rPr>
                        <w:rFonts w:ascii="Cambria Math" w:hAnsi="Cambria Math" w:cs="Times New Roman"/>
                        <w:color w:val="000000" w:themeColor="text1"/>
                        <w:szCs w:val="24"/>
                      </w:rPr>
                      <m:t>e</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m</m:t>
                </m:r>
              </m:e>
            </m:d>
            <m:ctrlPr>
              <w:rPr>
                <w:rFonts w:ascii="Cambria Math" w:hAnsi="Cambria Math" w:cs="Times New Roman"/>
                <w:color w:val="000000" w:themeColor="text1"/>
                <w:szCs w:val="24"/>
              </w:rPr>
            </m:ctrlPr>
          </m:e>
          <m:e>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ctrlPr>
              <w:rPr>
                <w:rFonts w:ascii="Cambria Math" w:hAnsi="Cambria Math" w:cs="Times New Roman"/>
                <w:color w:val="000000" w:themeColor="text1"/>
                <w:szCs w:val="24"/>
              </w:rPr>
            </m:ctrlPr>
          </m:e>
        </m:d>
        <m:r>
          <w:rPr>
            <w:rFonts w:ascii="Cambria Math" w:hAnsi="Cambria Math" w:cs="Times New Roman"/>
            <w:color w:val="000000" w:themeColor="text1"/>
            <w:szCs w:val="24"/>
          </w:rPr>
          <m:t>=</m:t>
        </m:r>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w:rPr>
                    <w:rFonts w:ascii="Cambria Math" w:hAnsi="Cambria Math" w:cs="Times New Roman"/>
                    <w:color w:val="000000" w:themeColor="text1"/>
                    <w:szCs w:val="24"/>
                  </w:rPr>
                  <m:t>2</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w:rPr>
                    <w:rFonts w:ascii="Cambria Math" w:hAnsi="Cambria Math" w:cs="Times New Roman"/>
                    <w:color w:val="000000" w:themeColor="text1"/>
                    <w:szCs w:val="24"/>
                  </w:rPr>
                  <m:t>1</m:t>
                </m:r>
              </m:sub>
            </m:sSub>
          </m:e>
        </m:d>
        <m: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Q</m:t>
            </m:r>
          </m:e>
          <m:sub>
            <m:r>
              <w:rPr>
                <w:rFonts w:ascii="Cambria Math" w:hAnsi="Cambria Math" w:cs="Times New Roman"/>
                <w:color w:val="000000" w:themeColor="text1"/>
                <w:szCs w:val="24"/>
              </w:rPr>
              <m:t>m,</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sub>
          <m:sup>
            <m:r>
              <w:rPr>
                <w:rFonts w:ascii="Cambria Math" w:hAnsi="Cambria Math" w:cs="Times New Roman"/>
                <w:color w:val="000000" w:themeColor="text1"/>
                <w:szCs w:val="24"/>
              </w:rPr>
              <m:t>-1</m:t>
            </m:r>
          </m:sup>
        </m:sSubSup>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oMath>
      <w:r w:rsidRPr="000B121E">
        <w:rPr>
          <w:rFonts w:cs="Times New Roman"/>
          <w:color w:val="000000" w:themeColor="text1"/>
          <w:szCs w:val="24"/>
        </w:rPr>
        <w:t>, and it is unequal to zero. In Appendix A, we illustrate the impact of the structural break on the forecasting performance using a simulation example.</w:t>
      </w:r>
    </w:p>
    <w:p w14:paraId="14FCF3FC" w14:textId="6999012F" w:rsidR="004617F2" w:rsidRPr="000B121E" w:rsidDel="00F2383B" w:rsidRDefault="004617F2" w:rsidP="000B121E">
      <w:pPr>
        <w:shd w:val="clear" w:color="auto" w:fill="FFFFFF" w:themeFill="background1"/>
        <w:spacing w:after="0" w:line="360" w:lineRule="auto"/>
        <w:rPr>
          <w:del w:id="234" w:author="Fildes, Robert" w:date="2017-12-12T15:20:00Z"/>
          <w:rFonts w:cs="Times New Roman"/>
          <w:color w:val="000000" w:themeColor="text1"/>
          <w:szCs w:val="24"/>
        </w:rPr>
      </w:pPr>
    </w:p>
    <w:p w14:paraId="4728BFBF" w14:textId="206E6311" w:rsidR="004617F2" w:rsidRPr="000B121E" w:rsidDel="005A6E6F" w:rsidRDefault="004617F2" w:rsidP="000B121E">
      <w:pPr>
        <w:shd w:val="clear" w:color="auto" w:fill="FFFFFF" w:themeFill="background1"/>
        <w:spacing w:after="0" w:line="360" w:lineRule="auto"/>
        <w:rPr>
          <w:del w:id="235" w:author="tao huang" w:date="2018-01-09T16:32:00Z"/>
          <w:color w:val="000000" w:themeColor="text1"/>
          <w:szCs w:val="24"/>
        </w:rPr>
      </w:pPr>
      <w:moveFromRangeStart w:id="236" w:author="Fildes, Robert" w:date="2017-12-12T15:16:00Z" w:name="move500855117"/>
      <w:moveFrom w:id="237" w:author="Fildes, Robert" w:date="2017-12-12T15:16:00Z">
        <w:r w:rsidRPr="000B121E" w:rsidDel="00D5657C">
          <w:rPr>
            <w:rFonts w:cs="Times New Roman"/>
            <w:color w:val="000000" w:themeColor="text1"/>
            <w:szCs w:val="24"/>
          </w:rPr>
          <w:t xml:space="preserve">The structural break </w:t>
        </w:r>
        <w:r w:rsidR="00F06306" w:rsidRPr="000B121E" w:rsidDel="00D5657C">
          <w:rPr>
            <w:rFonts w:cs="Times New Roman"/>
            <w:color w:val="000000" w:themeColor="text1"/>
            <w:szCs w:val="24"/>
          </w:rPr>
          <w:t xml:space="preserve">problem </w:t>
        </w:r>
        <w:r w:rsidRPr="000B121E" w:rsidDel="00D5657C">
          <w:rPr>
            <w:rFonts w:cs="Times New Roman"/>
            <w:color w:val="000000" w:themeColor="text1"/>
            <w:szCs w:val="24"/>
          </w:rPr>
          <w:t xml:space="preserve">has been mainly addressed in the macroeconomics literature </w:t>
        </w:r>
        <w:commentRangeStart w:id="238"/>
        <w:r w:rsidRPr="000B121E" w:rsidDel="00D5657C">
          <w:rPr>
            <w:rFonts w:cs="Times New Roman"/>
            <w:color w:val="000000" w:themeColor="text1"/>
            <w:szCs w:val="24"/>
          </w:rPr>
          <w:fldChar w:fldCharType="begin">
            <w:fldData xml:space="preserve">PEVuZE5vdGU+PENpdGU+PEF1dGhvcj5Db29wZXI8L0F1dGhvcj48WWVhcj4xOTc1PC9ZZWFyPjxS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</w:fldData>
          </w:fldChar>
        </w:r>
      </w:moveFrom>
      <w:r w:rsidR="0047706C">
        <w:rPr>
          <w:rFonts w:cs="Times New Roman"/>
          <w:color w:val="000000" w:themeColor="text1"/>
          <w:szCs w:val="24"/>
        </w:rPr>
        <w:instrText xml:space="preserve"> ADDIN EN.CITE </w:instrText>
      </w:r>
      <w:r w:rsidR="0047706C">
        <w:rPr>
          <w:rFonts w:cs="Times New Roman"/>
          <w:color w:val="000000" w:themeColor="text1"/>
          <w:szCs w:val="24"/>
        </w:rPr>
        <w:fldChar w:fldCharType="begin">
          <w:fldData xml:space="preserve">PEVuZE5vdGU+PENpdGU+PEF1dGhvcj5Db29wZXI8L0F1dGhvcj48WWVhcj4xOTc1PC9ZZWFyPjxS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</w:fldData>
        </w:fldChar>
      </w:r>
      <w:r w:rsidR="0047706C">
        <w:rPr>
          <w:rFonts w:cs="Times New Roman"/>
          <w:color w:val="000000" w:themeColor="text1"/>
          <w:szCs w:val="24"/>
        </w:rPr>
        <w:instrText xml:space="preserve"> ADDIN EN.CITE.DATA </w:instrText>
      </w:r>
      <w:r w:rsidR="0047706C">
        <w:rPr>
          <w:rFonts w:cs="Times New Roman"/>
          <w:color w:val="000000" w:themeColor="text1"/>
          <w:szCs w:val="24"/>
        </w:rPr>
      </w:r>
      <w:r w:rsidR="0047706C">
        <w:rPr>
          <w:rFonts w:cs="Times New Roman"/>
          <w:color w:val="000000" w:themeColor="text1"/>
          <w:szCs w:val="24"/>
        </w:rPr>
        <w:fldChar w:fldCharType="end"/>
      </w:r>
      <w:moveFrom w:id="239" w:author="Fildes, Robert" w:date="2017-12-12T15:16:00Z">
        <w:r w:rsidRPr="000B121E" w:rsidDel="00D5657C">
          <w:rPr>
            <w:rFonts w:cs="Times New Roman"/>
            <w:color w:val="000000" w:themeColor="text1"/>
            <w:szCs w:val="24"/>
          </w:rPr>
          <w:fldChar w:fldCharType="separate"/>
        </w:r>
      </w:moveFrom>
      <w:r w:rsidR="0047706C">
        <w:rPr>
          <w:rFonts w:cs="Times New Roman"/>
          <w:noProof/>
          <w:color w:val="000000" w:themeColor="text1"/>
          <w:szCs w:val="24"/>
        </w:rPr>
        <w:t xml:space="preserve">(e.g.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"_ENREF_13" \o "Castle, 2008 #241"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Castle et al., 2008</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"_ENREF_20" \o "Clements, 1999 #199"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Clements &amp; Hendry, 1999</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"_ENREF_21" \o "Cooper, 1975 #698"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Cooper &amp; Nelson, 1975</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"_ENREF_38" \o "Hendry, 1995 #259"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Hendry, 1995</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"_ENREF_56" \o "Muellbauer, 1994 #699"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Muellbauer, 1994</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"_ENREF_65" \o "Pesaran, 2007 #254"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Pesaran &amp; Timmermann, 2007</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"_ENREF_66" \o "Pesaran, 2011 #748"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Pesaran &amp; Pick, 2011</w:t>
      </w:r>
      <w:r w:rsidR="0047706C">
        <w:rPr>
          <w:rFonts w:cs="Times New Roman"/>
          <w:noProof/>
          <w:color w:val="000000" w:themeColor="text1"/>
          <w:szCs w:val="24"/>
        </w:rPr>
        <w:fldChar w:fldCharType="end"/>
      </w:r>
      <w:r w:rsidR="0047706C">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"_ENREF_73" \o "Stock, 1996 #747"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Stock &amp; Watson, 1996</w:t>
      </w:r>
      <w:r w:rsidR="0047706C">
        <w:rPr>
          <w:rFonts w:cs="Times New Roman"/>
          <w:noProof/>
          <w:color w:val="000000" w:themeColor="text1"/>
          <w:szCs w:val="24"/>
        </w:rPr>
        <w:fldChar w:fldCharType="end"/>
      </w:r>
      <w:r w:rsidR="0047706C">
        <w:rPr>
          <w:rFonts w:cs="Times New Roman"/>
          <w:noProof/>
          <w:color w:val="000000" w:themeColor="text1"/>
          <w:szCs w:val="24"/>
        </w:rPr>
        <w:t>)</w:t>
      </w:r>
      <w:moveFrom w:id="240" w:author="Fildes, Robert" w:date="2017-12-12T15:16:00Z">
        <w:r w:rsidRPr="000B121E" w:rsidDel="00D5657C">
          <w:rPr>
            <w:rFonts w:cs="Times New Roman"/>
            <w:color w:val="000000" w:themeColor="text1"/>
            <w:szCs w:val="24"/>
          </w:rPr>
          <w:fldChar w:fldCharType="end"/>
        </w:r>
        <w:commentRangeEnd w:id="238"/>
        <w:r w:rsidR="00D5657C" w:rsidDel="00D5657C">
          <w:rPr>
            <w:rStyle w:val="CommentReference"/>
          </w:rPr>
          <w:commentReference w:id="238"/>
        </w:r>
        <w:r w:rsidRPr="000B121E" w:rsidDel="00D5657C">
          <w:rPr>
            <w:rFonts w:cs="Times New Roman"/>
            <w:color w:val="000000" w:themeColor="text1"/>
            <w:szCs w:val="24"/>
          </w:rPr>
          <w:t xml:space="preserve">. </w:t>
        </w:r>
        <w:r w:rsidR="00F06306" w:rsidRPr="000B121E" w:rsidDel="00D5657C">
          <w:rPr>
            <w:rFonts w:cs="Times New Roman"/>
            <w:color w:val="000000" w:themeColor="text1"/>
            <w:szCs w:val="24"/>
          </w:rPr>
          <w:t xml:space="preserve">These studies focus </w:t>
        </w:r>
        <w:commentRangeStart w:id="241"/>
        <w:r w:rsidR="00F06306" w:rsidRPr="000B121E" w:rsidDel="00D5657C">
          <w:rPr>
            <w:rFonts w:cs="Times New Roman"/>
            <w:color w:val="000000" w:themeColor="text1"/>
            <w:szCs w:val="24"/>
          </w:rPr>
          <w:t xml:space="preserve">on the </w:t>
        </w:r>
        <w:r w:rsidR="00F06306" w:rsidRPr="000B121E" w:rsidDel="00D5657C">
          <w:rPr>
            <w:color w:val="000000" w:themeColor="text1"/>
            <w:szCs w:val="24"/>
          </w:rPr>
          <w:t xml:space="preserve">financial interest rate </w:t>
        </w:r>
        <w:commentRangeEnd w:id="241"/>
        <w:r w:rsidR="00D5657C" w:rsidDel="00D5657C">
          <w:rPr>
            <w:rStyle w:val="CommentReference"/>
          </w:rPr>
          <w:commentReference w:id="241"/>
        </w:r>
        <w:r w:rsidR="00F06306" w:rsidRPr="000B121E" w:rsidDel="00D5657C">
          <w:rPr>
            <w:color w:val="000000" w:themeColor="text1"/>
            <w:szCs w:val="24"/>
          </w:rPr>
          <w:t>and the stock market return</w:t>
        </w:r>
        <w:r w:rsidRPr="000B121E" w:rsidDel="00D5657C">
          <w:rPr>
            <w:color w:val="000000" w:themeColor="text1"/>
            <w:szCs w:val="24"/>
          </w:rPr>
          <w:t xml:space="preserve"> </w:t>
        </w:r>
        <w:r w:rsidR="00F06306" w:rsidRPr="000B121E" w:rsidDel="00D5657C">
          <w:rPr>
            <w:color w:val="000000" w:themeColor="text1"/>
            <w:szCs w:val="24"/>
          </w:rPr>
          <w:t xml:space="preserve">and their parameters </w:t>
        </w:r>
        <w:r w:rsidRPr="000B121E" w:rsidDel="00D5657C">
          <w:rPr>
            <w:color w:val="000000" w:themeColor="text1"/>
            <w:szCs w:val="24"/>
          </w:rPr>
          <w:t>may change due to exogenous factors including</w:t>
        </w:r>
        <w:r w:rsidR="00D004B7" w:rsidDel="00D5657C">
          <w:rPr>
            <w:color w:val="000000" w:themeColor="text1"/>
            <w:szCs w:val="24"/>
          </w:rPr>
          <w:t xml:space="preserve"> a</w:t>
        </w:r>
        <w:r w:rsidRPr="000B121E" w:rsidDel="00D5657C">
          <w:rPr>
            <w:color w:val="000000" w:themeColor="text1"/>
            <w:szCs w:val="24"/>
          </w:rPr>
          <w:t xml:space="preserve"> </w:t>
        </w:r>
        <w:r w:rsidRPr="00D004B7" w:rsidDel="00D5657C">
          <w:rPr>
            <w:noProof/>
            <w:color w:val="000000" w:themeColor="text1"/>
            <w:szCs w:val="24"/>
          </w:rPr>
          <w:t>shift</w:t>
        </w:r>
        <w:r w:rsidRPr="000B121E" w:rsidDel="00D5657C">
          <w:rPr>
            <w:color w:val="000000" w:themeColor="text1"/>
            <w:szCs w:val="24"/>
          </w:rPr>
          <w:t xml:space="preserve"> in market sentiments, new regulations, and </w:t>
        </w:r>
        <w:r w:rsidR="00F06306" w:rsidRPr="000B121E" w:rsidDel="00D5657C">
          <w:rPr>
            <w:color w:val="000000" w:themeColor="text1"/>
            <w:szCs w:val="24"/>
          </w:rPr>
          <w:t xml:space="preserve">the </w:t>
        </w:r>
        <w:r w:rsidRPr="000B121E" w:rsidDel="00D5657C">
          <w:rPr>
            <w:color w:val="000000" w:themeColor="text1"/>
            <w:szCs w:val="24"/>
          </w:rPr>
          <w:t xml:space="preserve">change of debt management etc. </w:t>
        </w:r>
        <w:r w:rsidRPr="000B121E" w:rsidDel="00D5657C">
          <w:rPr>
            <w:color w:val="000000" w:themeColor="text1"/>
            <w:szCs w:val="24"/>
          </w:rPr>
          <w:fldChar w:fldCharType="begin">
            <w:fldData xml:space="preserve">PEVuZE5vdGU+PENpdGU+PEF1dGhvcj5Bbmc8L0F1dGhvcj48WWVhcj4yMDAyPC9ZZWFyPjxSZWNO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</w:fldData>
          </w:fldChar>
        </w:r>
      </w:moveFrom>
      <w:r w:rsidR="0047706C">
        <w:rPr>
          <w:color w:val="000000" w:themeColor="text1"/>
          <w:szCs w:val="24"/>
        </w:rPr>
        <w:instrText xml:space="preserve"> ADDIN EN.CITE </w:instrText>
      </w:r>
      <w:r w:rsidR="0047706C">
        <w:rPr>
          <w:color w:val="000000" w:themeColor="text1"/>
          <w:szCs w:val="24"/>
        </w:rPr>
        <w:fldChar w:fldCharType="begin">
          <w:fldData xml:space="preserve">PEVuZE5vdGU+PENpdGU+PEF1dGhvcj5Bbmc8L0F1dGhvcj48WWVhcj4yMDAyPC9ZZWFyPjxSZWNO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</w:fldData>
        </w:fldChar>
      </w:r>
      <w:r w:rsidR="0047706C">
        <w:rPr>
          <w:color w:val="000000" w:themeColor="text1"/>
          <w:szCs w:val="24"/>
        </w:rPr>
        <w:instrText xml:space="preserve"> ADDIN EN.CITE.DATA </w:instrText>
      </w:r>
      <w:r w:rsidR="0047706C">
        <w:rPr>
          <w:color w:val="000000" w:themeColor="text1"/>
          <w:szCs w:val="24"/>
        </w:rPr>
      </w:r>
      <w:r w:rsidR="0047706C">
        <w:rPr>
          <w:color w:val="000000" w:themeColor="text1"/>
          <w:szCs w:val="24"/>
        </w:rPr>
        <w:fldChar w:fldCharType="end"/>
      </w:r>
      <w:moveFrom w:id="242" w:author="Fildes, Robert" w:date="2017-12-12T15:16:00Z">
        <w:r w:rsidRPr="000B121E" w:rsidDel="00D5657C">
          <w:rPr>
            <w:color w:val="000000" w:themeColor="text1"/>
            <w:szCs w:val="24"/>
          </w:rPr>
          <w:fldChar w:fldCharType="separate"/>
        </w:r>
        <w:r w:rsidR="00153750" w:rsidDel="00D5657C">
          <w:rPr>
            <w:noProof/>
            <w:color w:val="000000" w:themeColor="text1"/>
            <w:szCs w:val="24"/>
          </w:rPr>
          <w:t xml:space="preserve">(e.g., </w:t>
        </w:r>
      </w:moveFrom>
      <w:r w:rsidR="0047706C">
        <w:rPr>
          <w:noProof/>
          <w:color w:val="000000" w:themeColor="text1"/>
          <w:szCs w:val="24"/>
        </w:rPr>
        <w:fldChar w:fldCharType="begin"/>
      </w:r>
      <w:r w:rsidR="0047706C">
        <w:rPr>
          <w:noProof/>
          <w:color w:val="000000" w:themeColor="text1"/>
          <w:szCs w:val="24"/>
        </w:rPr>
        <w:instrText xml:space="preserve"> HYPERLINK \l "_ENREF_6" \o "Ang, 2002 #1393" </w:instrText>
      </w:r>
      <w:r w:rsidR="0047706C">
        <w:rPr>
          <w:noProof/>
          <w:color w:val="000000" w:themeColor="text1"/>
          <w:szCs w:val="24"/>
        </w:rPr>
      </w:r>
      <w:r w:rsidR="0047706C">
        <w:rPr>
          <w:noProof/>
          <w:color w:val="000000" w:themeColor="text1"/>
          <w:szCs w:val="24"/>
        </w:rPr>
        <w:fldChar w:fldCharType="separate"/>
      </w:r>
      <w:moveFrom w:id="243" w:author="Fildes, Robert" w:date="2017-12-12T15:16:00Z">
        <w:r w:rsidR="0047706C" w:rsidDel="00D5657C">
          <w:rPr>
            <w:noProof/>
            <w:color w:val="000000" w:themeColor="text1"/>
            <w:szCs w:val="24"/>
          </w:rPr>
          <w:t>Ang &amp; Bekaert, 2002</w:t>
        </w:r>
      </w:moveFrom>
      <w:r w:rsidR="0047706C">
        <w:rPr>
          <w:noProof/>
          <w:color w:val="000000" w:themeColor="text1"/>
          <w:szCs w:val="24"/>
        </w:rPr>
        <w:fldChar w:fldCharType="end"/>
      </w:r>
      <w:moveFrom w:id="244" w:author="Fildes, Robert" w:date="2017-12-12T15:16:00Z">
        <w:r w:rsidR="00153750" w:rsidDel="00D5657C">
          <w:rPr>
            <w:noProof/>
            <w:color w:val="000000" w:themeColor="text1"/>
            <w:szCs w:val="24"/>
          </w:rPr>
          <w:t xml:space="preserve">; </w:t>
        </w:r>
      </w:moveFrom>
      <w:r w:rsidR="0047706C">
        <w:rPr>
          <w:noProof/>
          <w:color w:val="000000" w:themeColor="text1"/>
          <w:szCs w:val="24"/>
        </w:rPr>
        <w:fldChar w:fldCharType="begin"/>
      </w:r>
      <w:r w:rsidR="0047706C">
        <w:rPr>
          <w:noProof/>
          <w:color w:val="000000" w:themeColor="text1"/>
          <w:szCs w:val="24"/>
        </w:rPr>
        <w:instrText xml:space="preserve"> HYPERLINK \l "_ENREF_63" \o "Perez-Quiros, 2000 #750" </w:instrText>
      </w:r>
      <w:r w:rsidR="0047706C">
        <w:rPr>
          <w:noProof/>
          <w:color w:val="000000" w:themeColor="text1"/>
          <w:szCs w:val="24"/>
        </w:rPr>
      </w:r>
      <w:r w:rsidR="0047706C">
        <w:rPr>
          <w:noProof/>
          <w:color w:val="000000" w:themeColor="text1"/>
          <w:szCs w:val="24"/>
        </w:rPr>
        <w:fldChar w:fldCharType="separate"/>
      </w:r>
      <w:moveFrom w:id="245" w:author="Fildes, Robert" w:date="2017-12-12T15:16:00Z">
        <w:r w:rsidR="0047706C" w:rsidDel="00D5657C">
          <w:rPr>
            <w:noProof/>
            <w:color w:val="000000" w:themeColor="text1"/>
            <w:szCs w:val="24"/>
          </w:rPr>
          <w:t>Perez-Quiros &amp; Timmermann, 2000</w:t>
        </w:r>
      </w:moveFrom>
      <w:r w:rsidR="0047706C">
        <w:rPr>
          <w:noProof/>
          <w:color w:val="000000" w:themeColor="text1"/>
          <w:szCs w:val="24"/>
        </w:rPr>
        <w:fldChar w:fldCharType="end"/>
      </w:r>
      <w:moveFrom w:id="246" w:author="Fildes, Robert" w:date="2017-12-12T15:16:00Z">
        <w:r w:rsidR="00153750" w:rsidDel="00D5657C">
          <w:rPr>
            <w:noProof/>
            <w:color w:val="000000" w:themeColor="text1"/>
            <w:szCs w:val="24"/>
          </w:rPr>
          <w:t xml:space="preserve">; </w:t>
        </w:r>
      </w:moveFrom>
      <w:r w:rsidR="0047706C">
        <w:rPr>
          <w:noProof/>
          <w:color w:val="000000" w:themeColor="text1"/>
          <w:szCs w:val="24"/>
        </w:rPr>
        <w:fldChar w:fldCharType="begin"/>
      </w:r>
      <w:r w:rsidR="0047706C">
        <w:rPr>
          <w:noProof/>
          <w:color w:val="000000" w:themeColor="text1"/>
          <w:szCs w:val="24"/>
        </w:rPr>
        <w:instrText xml:space="preserve"> HYPERLINK \l "_ENREF_68" \o "Pesaran, 2002 #759" </w:instrText>
      </w:r>
      <w:r w:rsidR="0047706C">
        <w:rPr>
          <w:noProof/>
          <w:color w:val="000000" w:themeColor="text1"/>
          <w:szCs w:val="24"/>
        </w:rPr>
      </w:r>
      <w:r w:rsidR="0047706C">
        <w:rPr>
          <w:noProof/>
          <w:color w:val="000000" w:themeColor="text1"/>
          <w:szCs w:val="24"/>
        </w:rPr>
        <w:fldChar w:fldCharType="separate"/>
      </w:r>
      <w:moveFrom w:id="247" w:author="Fildes, Robert" w:date="2017-12-12T15:16:00Z">
        <w:r w:rsidR="0047706C" w:rsidDel="00D5657C">
          <w:rPr>
            <w:noProof/>
            <w:color w:val="000000" w:themeColor="text1"/>
            <w:szCs w:val="24"/>
          </w:rPr>
          <w:t>Pesaran &amp; Timmermann, 2002</w:t>
        </w:r>
      </w:moveFrom>
      <w:r w:rsidR="0047706C">
        <w:rPr>
          <w:noProof/>
          <w:color w:val="000000" w:themeColor="text1"/>
          <w:szCs w:val="24"/>
        </w:rPr>
        <w:fldChar w:fldCharType="end"/>
      </w:r>
      <w:moveFrom w:id="248" w:author="Fildes, Robert" w:date="2017-12-12T15:16:00Z">
        <w:r w:rsidR="00153750" w:rsidDel="00D5657C">
          <w:rPr>
            <w:noProof/>
            <w:color w:val="000000" w:themeColor="text1"/>
            <w:szCs w:val="24"/>
          </w:rPr>
          <w:t>)</w:t>
        </w:r>
        <w:r w:rsidRPr="000B121E" w:rsidDel="00D5657C">
          <w:rPr>
            <w:color w:val="000000" w:themeColor="text1"/>
            <w:szCs w:val="24"/>
          </w:rPr>
          <w:fldChar w:fldCharType="end"/>
        </w:r>
        <w:r w:rsidRPr="000B121E" w:rsidDel="00D5657C">
          <w:rPr>
            <w:color w:val="000000" w:themeColor="text1"/>
            <w:szCs w:val="24"/>
          </w:rPr>
          <w:t xml:space="preserve">. </w:t>
        </w:r>
      </w:moveFrom>
    </w:p>
    <w:p w14:paraId="0150DAE2" w14:textId="5B547AAC" w:rsidR="004617F2" w:rsidRPr="000B121E" w:rsidRDefault="004617F2" w:rsidP="000B121E">
      <w:pPr>
        <w:shd w:val="clear" w:color="auto" w:fill="FFFFFF" w:themeFill="background1"/>
        <w:spacing w:after="0" w:line="360" w:lineRule="auto"/>
        <w:rPr>
          <w:color w:val="000000" w:themeColor="text1"/>
          <w:szCs w:val="24"/>
        </w:rPr>
      </w:pPr>
      <w:moveFrom w:id="249" w:author="Fildes, Robert" w:date="2017-12-12T15:16:00Z">
        <w:r w:rsidRPr="000B121E" w:rsidDel="00D5657C">
          <w:rPr>
            <w:color w:val="000000" w:themeColor="text1"/>
            <w:szCs w:val="24"/>
          </w:rPr>
          <w:t xml:space="preserve"> </w:t>
        </w:r>
      </w:moveFrom>
      <w:moveFromRangeEnd w:id="236"/>
    </w:p>
    <w:p w14:paraId="15E9B113" w14:textId="77777777" w:rsidR="004617F2" w:rsidRPr="000B121E" w:rsidRDefault="004617F2">
      <w:pPr>
        <w:pStyle w:val="Heading2"/>
        <w:pPrChange w:id="250" w:author="Fildes, Robert" w:date="2017-12-12T15:20:00Z">
          <w:pPr>
            <w:shd w:val="clear" w:color="auto" w:fill="FFFFFF" w:themeFill="background1"/>
          </w:pPr>
        </w:pPrChange>
      </w:pPr>
      <w:r w:rsidRPr="000B121E">
        <w:rPr>
          <w:rFonts w:cs="Times New Roman"/>
          <w:noProof/>
          <w:szCs w:val="24"/>
        </w:rPr>
        <w:t>4.</w:t>
      </w:r>
      <w:r w:rsidRPr="000B121E">
        <w:rPr>
          <w:rFonts w:cs="Times New Roman"/>
          <w:noProof/>
          <w:szCs w:val="24"/>
        </w:rPr>
        <w:tab/>
      </w:r>
      <w:r w:rsidRPr="000B121E">
        <w:t>Dealing with structural breaks</w:t>
      </w:r>
    </w:p>
    <w:p w14:paraId="413AD662" w14:textId="77777777" w:rsidR="004617F2" w:rsidRPr="000B121E" w:rsidRDefault="004617F2" w:rsidP="000B121E">
      <w:pPr>
        <w:shd w:val="clear" w:color="auto" w:fill="FFFFFF" w:themeFill="background1"/>
        <w:spacing w:after="0" w:line="360" w:lineRule="auto"/>
        <w:rPr>
          <w:rFonts w:cs="Times New Roman"/>
          <w:b/>
          <w:color w:val="000000" w:themeColor="text1"/>
          <w:szCs w:val="24"/>
        </w:rPr>
      </w:pPr>
    </w:p>
    <w:p w14:paraId="093F4097" w14:textId="71FF8488"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The bias due to the structural break may be mitigated by specifying non-zero values for the model’s errors in the forecasting period, which is referred as </w:t>
      </w:r>
      <w:ins w:id="251" w:author="tao huang" w:date="2018-01-09T16:32:00Z">
        <w:r w:rsidR="005A6E6F">
          <w:rPr>
            <w:rFonts w:cs="Times New Roman"/>
            <w:color w:val="000000" w:themeColor="text1"/>
            <w:szCs w:val="24"/>
          </w:rPr>
          <w:t xml:space="preserve">the </w:t>
        </w:r>
      </w:ins>
      <w:r w:rsidRPr="000B121E">
        <w:rPr>
          <w:rFonts w:cs="Times New Roman"/>
          <w:color w:val="000000" w:themeColor="text1"/>
          <w:szCs w:val="24"/>
        </w:rPr>
        <w:t>intercept correction (IC)</w:t>
      </w:r>
      <w:r w:rsidR="001B19BE" w:rsidRPr="000B121E">
        <w:rPr>
          <w:rFonts w:cs="Times New Roman"/>
          <w:color w:val="000000" w:themeColor="text1"/>
          <w:szCs w:val="24"/>
        </w:rPr>
        <w:t xml:space="preserve">. </w:t>
      </w:r>
      <w:r w:rsidRPr="000B121E">
        <w:rPr>
          <w:rFonts w:cs="Times New Roman"/>
          <w:color w:val="000000" w:themeColor="text1"/>
          <w:szCs w:val="24"/>
        </w:rPr>
        <w:fldChar w:fldCharType="begin">
          <w:fldData xml:space="preserve">PEVuZE5vdGU+PENpdGU+PEF1dGhvcj5DbGVtZW50czwvQXV0aG9yPjxZZWFyPjE5OTQ8L1llYXI+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=
</w:fldData>
        </w:fldChar>
      </w:r>
      <w:r w:rsidR="00153750">
        <w:rPr>
          <w:rFonts w:cs="Times New Roman"/>
          <w:color w:val="000000" w:themeColor="text1"/>
          <w:szCs w:val="24"/>
        </w:rPr>
        <w:instrText xml:space="preserve"> ADDIN EN.CITE </w:instrText>
      </w:r>
      <w:r w:rsidR="00153750">
        <w:rPr>
          <w:rFonts w:cs="Times New Roman"/>
          <w:color w:val="000000" w:themeColor="text1"/>
          <w:szCs w:val="24"/>
        </w:rPr>
        <w:fldChar w:fldCharType="begin">
          <w:fldData xml:space="preserve">PEVuZE5vdGU+PENpdGU+PEF1dGhvcj5DbGVtZW50czwvQXV0aG9yPjxZZWFyPjE5OTQ8L1llYXI+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=
</w:fldData>
        </w:fldChar>
      </w:r>
      <w:r w:rsidR="00153750">
        <w:rPr>
          <w:rFonts w:cs="Times New Roman"/>
          <w:color w:val="000000" w:themeColor="text1"/>
          <w:szCs w:val="24"/>
        </w:rPr>
        <w:instrText xml:space="preserve"> ADDIN EN.CITE.DATA </w:instrText>
      </w:r>
      <w:r w:rsidR="00153750">
        <w:rPr>
          <w:rFonts w:cs="Times New Roman"/>
          <w:color w:val="000000" w:themeColor="text1"/>
          <w:szCs w:val="24"/>
        </w:rPr>
      </w:r>
      <w:r w:rsidR="00153750">
        <w:rPr>
          <w:rFonts w:cs="Times New Roman"/>
          <w:color w:val="000000" w:themeColor="text1"/>
          <w:szCs w:val="24"/>
        </w:rPr>
        <w:fldChar w:fldCharType="end"/>
      </w:r>
      <w:r w:rsidRPr="000B121E">
        <w:rPr>
          <w:rFonts w:cs="Times New Roman"/>
          <w:color w:val="000000" w:themeColor="text1"/>
          <w:szCs w:val="24"/>
        </w:rPr>
      </w:r>
      <w:r w:rsidRPr="000B121E">
        <w:rPr>
          <w:rFonts w:cs="Times New Roman"/>
          <w:color w:val="000000" w:themeColor="text1"/>
          <w:szCs w:val="24"/>
        </w:rPr>
        <w:fldChar w:fldCharType="separate"/>
      </w:r>
      <w:r w:rsidR="00153750">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"_ENREF_16" \o "Clark, 2007 #739"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Clark &amp; McCracken, 2007</w:t>
      </w:r>
      <w:r w:rsidR="0047706C">
        <w:rPr>
          <w:rFonts w:cs="Times New Roman"/>
          <w:noProof/>
          <w:color w:val="000000" w:themeColor="text1"/>
          <w:szCs w:val="24"/>
        </w:rPr>
        <w:fldChar w:fldCharType="end"/>
      </w:r>
      <w:r w:rsidR="00153750">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"_ENREF_19" \o "Clements, 1994 #647"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Clements &amp; Hendry, 1994</w:t>
      </w:r>
      <w:r w:rsidR="0047706C">
        <w:rPr>
          <w:rFonts w:cs="Times New Roman"/>
          <w:noProof/>
          <w:color w:val="000000" w:themeColor="text1"/>
          <w:szCs w:val="24"/>
        </w:rPr>
        <w:fldChar w:fldCharType="end"/>
      </w:r>
      <w:r w:rsidR="00153750">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"_ENREF_20" \o "Clements, 1999 #199"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Clements &amp; Hendry, 1999</w:t>
      </w:r>
      <w:r w:rsidR="0047706C">
        <w:rPr>
          <w:rFonts w:cs="Times New Roman"/>
          <w:noProof/>
          <w:color w:val="000000" w:themeColor="text1"/>
          <w:szCs w:val="24"/>
        </w:rPr>
        <w:fldChar w:fldCharType="end"/>
      </w:r>
      <w:r w:rsidR="00153750">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For example, if we believe </w:t>
      </w:r>
      <w:ins w:id="252" w:author="Soopramanien, Didier" w:date="2017-12-27T10:52:00Z">
        <w:r w:rsidR="002E6A39">
          <w:rPr>
            <w:rFonts w:cs="Times New Roman"/>
            <w:color w:val="000000" w:themeColor="text1"/>
            <w:szCs w:val="24"/>
          </w:rPr>
          <w:t xml:space="preserve">that </w:t>
        </w:r>
      </w:ins>
      <w:r w:rsidRPr="000B121E">
        <w:rPr>
          <w:rFonts w:cs="Times New Roman"/>
          <w:color w:val="000000" w:themeColor="text1"/>
          <w:szCs w:val="24"/>
        </w:rPr>
        <w:t xml:space="preserve">the model is subject to structural break and forecasts are biased, we may estimate the bias as the average value of the most recent residuals, </w:t>
      </w:r>
      <w:ins w:id="253" w:author="tao huang" w:date="2018-01-09T16:33:00Z">
        <w:r w:rsidR="005A6E6F">
          <w:rPr>
            <w:rFonts w:cs="Times New Roman"/>
            <w:color w:val="000000" w:themeColor="text1"/>
            <w:szCs w:val="24"/>
          </w:rPr>
          <w:t>i.e</w:t>
        </w:r>
      </w:ins>
      <w:del w:id="254" w:author="tao huang" w:date="2018-01-09T16:33:00Z">
        <w:r w:rsidRPr="000B121E" w:rsidDel="005A6E6F">
          <w:rPr>
            <w:rFonts w:cs="Times New Roman"/>
            <w:color w:val="000000" w:themeColor="text1"/>
            <w:szCs w:val="24"/>
          </w:rPr>
          <w:delText>e.g</w:delText>
        </w:r>
      </w:del>
      <w:r w:rsidRPr="000B121E">
        <w:rPr>
          <w:rFonts w:cs="Times New Roman"/>
          <w:color w:val="000000" w:themeColor="text1"/>
          <w:szCs w:val="24"/>
        </w:rPr>
        <w:t xml:space="preserve">., </w:t>
      </w:r>
      <m:oMath>
        <m:sSub>
          <m:sSubPr>
            <m:ctrlPr>
              <w:rPr>
                <w:rFonts w:ascii="Cambria Math" w:hAnsi="Cambria Math" w:cs="Times New Roman"/>
                <w:color w:val="000000" w:themeColor="text1"/>
                <w:szCs w:val="24"/>
              </w:rPr>
            </m:ctrlPr>
          </m:sSubPr>
          <m:e>
            <m:acc>
              <m:accPr>
                <m:ctrlPr>
                  <w:rPr>
                    <w:rFonts w:ascii="Cambria Math" w:hAnsi="Cambria Math" w:cs="Times New Roman"/>
                    <w:color w:val="000000" w:themeColor="text1"/>
                    <w:szCs w:val="24"/>
                  </w:rPr>
                </m:ctrlPr>
              </m:accPr>
              <m:e>
                <m:r>
                  <m:rPr>
                    <m:sty m:val="p"/>
                  </m:rPr>
                  <w:rPr>
                    <w:rFonts w:ascii="Cambria Math" w:hAnsi="Cambria Math" w:cs="Times New Roman"/>
                    <w:color w:val="000000" w:themeColor="text1"/>
                    <w:szCs w:val="24"/>
                  </w:rPr>
                  <m:t>Bias</m:t>
                </m:r>
              </m:e>
            </m:acc>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 xml:space="preserve">= </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ω</m:t>
            </m:r>
          </m:sub>
          <m:sup>
            <m:r>
              <w:rPr>
                <w:rFonts w:ascii="Cambria Math" w:hAnsi="Cambria Math" w:cs="Times New Roman"/>
                <w:color w:val="000000" w:themeColor="text1"/>
                <w:szCs w:val="24"/>
              </w:rPr>
              <m:t>W</m:t>
            </m:r>
          </m:sup>
          <m:e>
            <m:sSub>
              <m:sSubPr>
                <m:ctrlPr>
                  <w:rPr>
                    <w:rFonts w:ascii="Cambria Math" w:hAnsi="Cambria Math" w:cs="Times New Roman"/>
                    <w:color w:val="000000" w:themeColor="text1"/>
                    <w:szCs w:val="24"/>
                  </w:rPr>
                </m:ctrlPr>
              </m:sSubPr>
              <m:e>
                <m:acc>
                  <m:accPr>
                    <m:ctrlPr>
                      <w:rPr>
                        <w:rFonts w:ascii="Cambria Math" w:hAnsi="Cambria Math" w:cs="Times New Roman"/>
                        <w:color w:val="000000" w:themeColor="text1"/>
                        <w:szCs w:val="24"/>
                      </w:rPr>
                    </m:ctrlPr>
                  </m:accPr>
                  <m:e>
                    <m:r>
                      <m:rPr>
                        <m:sty m:val="p"/>
                      </m:rPr>
                      <w:rPr>
                        <w:rFonts w:ascii="Cambria Math" w:hAnsi="Cambria Math" w:cs="Times New Roman"/>
                        <w:color w:val="000000" w:themeColor="text1"/>
                        <w:szCs w:val="24"/>
                      </w:rPr>
                      <m:t>e</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m:t>
                </m:r>
                <m:r>
                  <m:rPr>
                    <m:sty m:val="p"/>
                  </m:rPr>
                  <w:rPr>
                    <w:rFonts w:ascii="Cambria Math" w:hAnsi="Cambria Math" w:cs="Times New Roman" w:hint="eastAsia"/>
                    <w:color w:val="000000" w:themeColor="text1"/>
                    <w:szCs w:val="24"/>
                  </w:rPr>
                  <m:t>ω</m:t>
                </m:r>
              </m:sub>
            </m:sSub>
          </m:e>
        </m:nary>
        <m:r>
          <m:rPr>
            <m:sty m:val="p"/>
          </m:rPr>
          <w:rPr>
            <w:rFonts w:ascii="Cambria Math" w:hAnsi="Cambria Math" w:cs="Times New Roman"/>
            <w:color w:val="000000" w:themeColor="text1"/>
            <w:szCs w:val="24"/>
          </w:rPr>
          <m:t>=</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ω</m:t>
            </m:r>
          </m:sub>
          <m:sup>
            <m:r>
              <w:rPr>
                <w:rFonts w:ascii="Cambria Math" w:hAnsi="Cambria Math" w:cs="Times New Roman"/>
                <w:color w:val="000000" w:themeColor="text1"/>
                <w:szCs w:val="24"/>
              </w:rPr>
              <m:t>W</m:t>
            </m:r>
          </m:sup>
          <m:e>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w:rPr>
                            <w:rFonts w:ascii="Cambria Math" w:hAnsi="Cambria Math" w:cs="Times New Roman"/>
                            <w:color w:val="000000" w:themeColor="text1"/>
                            <w:szCs w:val="24"/>
                          </w:rPr>
                          <m:t>2</m:t>
                        </m:r>
                      </m:sub>
                    </m:sSub>
                    <m:r>
                      <m:rPr>
                        <m:sty m:val="p"/>
                      </m:rP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β</m:t>
                            </m:r>
                          </m:e>
                        </m:acc>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e>
                </m:d>
              </m:e>
              <m:sup>
                <m:r>
                  <w:rPr>
                    <w:rFonts w:ascii="Cambria Math" w:hAnsi="Cambria Math" w:cs="Times New Roman"/>
                    <w:color w:val="000000" w:themeColor="text1"/>
                    <w:szCs w:val="24"/>
                  </w:rPr>
                  <m:t>'</m:t>
                </m:r>
              </m:sup>
            </m:sSup>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m:t>
                </m:r>
                <m:r>
                  <m:rPr>
                    <m:sty m:val="p"/>
                  </m:rPr>
                  <w:rPr>
                    <w:rFonts w:ascii="Cambria Math" w:hAnsi="Cambria Math" w:cs="Times New Roman" w:hint="eastAsia"/>
                    <w:color w:val="000000" w:themeColor="text1"/>
                    <w:szCs w:val="24"/>
                  </w:rPr>
                  <m:t>ω</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m:t>
                </m:r>
                <m:r>
                  <m:rPr>
                    <m:sty m:val="p"/>
                  </m:rPr>
                  <w:rPr>
                    <w:rFonts w:ascii="Cambria Math" w:hAnsi="Cambria Math" w:cs="Times New Roman" w:hint="eastAsia"/>
                    <w:color w:val="000000" w:themeColor="text1"/>
                    <w:szCs w:val="24"/>
                  </w:rPr>
                  <m:t>ω</m:t>
                </m:r>
              </m:sub>
            </m:sSub>
            <m:r>
              <w:rPr>
                <w:rFonts w:ascii="Cambria Math" w:hAnsi="Cambria Math" w:cs="Times New Roman"/>
                <w:color w:val="000000" w:themeColor="text1"/>
                <w:szCs w:val="24"/>
              </w:rPr>
              <m:t>]</m:t>
            </m:r>
          </m:e>
        </m:nary>
      </m:oMath>
      <w:r w:rsidRPr="000B121E">
        <w:rPr>
          <w:rFonts w:cs="Times New Roman"/>
          <w:color w:val="000000" w:themeColor="text1"/>
          <w:szCs w:val="24"/>
        </w:rPr>
        <w:t xml:space="preserve">, where </w:t>
      </w:r>
      <m:oMath>
        <m:r>
          <w:rPr>
            <w:rFonts w:ascii="Cambria Math" w:hAnsi="Cambria Math" w:cs="Times New Roman"/>
            <w:color w:val="000000" w:themeColor="text1"/>
            <w:szCs w:val="24"/>
          </w:rPr>
          <m:t>W</m:t>
        </m:r>
      </m:oMath>
      <w:r w:rsidRPr="000B121E">
        <w:rPr>
          <w:rFonts w:cs="Times New Roman"/>
          <w:color w:val="000000" w:themeColor="text1"/>
          <w:szCs w:val="24"/>
        </w:rPr>
        <w:t xml:space="preserve"> is the number of residuals being used to estimate the forecast bias. When </w:t>
      </w:r>
      <m:oMath>
        <m:r>
          <w:rPr>
            <w:rFonts w:ascii="Cambria Math" w:hAnsi="Cambria Math" w:cs="Times New Roman"/>
            <w:color w:val="000000" w:themeColor="text1"/>
            <w:szCs w:val="24"/>
          </w:rPr>
          <m:t>W=1</m:t>
        </m:r>
      </m:oMath>
      <w:r w:rsidRPr="000B121E">
        <w:rPr>
          <w:rFonts w:cs="Times New Roman"/>
          <w:color w:val="000000" w:themeColor="text1"/>
          <w:szCs w:val="24"/>
        </w:rPr>
        <w:t xml:space="preserve">, the estimate reduces to </w:t>
      </w:r>
      <m:oMath>
        <m:sSub>
          <m:sSubPr>
            <m:ctrlPr>
              <w:rPr>
                <w:rFonts w:ascii="Cambria Math" w:hAnsi="Cambria Math" w:cs="Times New Roman"/>
                <w:color w:val="000000" w:themeColor="text1"/>
                <w:szCs w:val="24"/>
              </w:rPr>
            </m:ctrlPr>
          </m:sSubPr>
          <m:e>
            <m:acc>
              <m:accPr>
                <m:ctrlPr>
                  <w:rPr>
                    <w:rFonts w:ascii="Cambria Math" w:hAnsi="Cambria Math" w:cs="Times New Roman"/>
                    <w:color w:val="000000" w:themeColor="text1"/>
                    <w:szCs w:val="24"/>
                  </w:rPr>
                </m:ctrlPr>
              </m:accPr>
              <m:e>
                <m:r>
                  <m:rPr>
                    <m:sty m:val="p"/>
                  </m:rPr>
                  <w:rPr>
                    <w:rFonts w:ascii="Cambria Math" w:hAnsi="Cambria Math" w:cs="Times New Roman"/>
                    <w:color w:val="000000" w:themeColor="text1"/>
                    <w:szCs w:val="24"/>
                  </w:rPr>
                  <m:t>e</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-1</m:t>
            </m:r>
          </m:sub>
        </m:sSub>
      </m:oMath>
      <w:r w:rsidRPr="000B121E">
        <w:rPr>
          <w:rFonts w:cs="Times New Roman"/>
          <w:color w:val="000000" w:themeColor="text1"/>
          <w:szCs w:val="24"/>
        </w:rPr>
        <w:t xml:space="preserve">, which is the residual at the forecast origin </w:t>
      </w:r>
      <w:r w:rsidRPr="000B121E">
        <w:rPr>
          <w:rFonts w:cs="Times New Roman"/>
          <w:color w:val="000000" w:themeColor="text1"/>
          <w:szCs w:val="24"/>
        </w:rPr>
        <w:fldChar w:fldCharType="begin"/>
      </w:r>
      <w:r w:rsidR="00A513D7">
        <w:rPr>
          <w:rFonts w:cs="Times New Roman"/>
          <w:color w:val="000000" w:themeColor="text1"/>
          <w:szCs w:val="24"/>
        </w:rPr>
        <w:instrText xml:space="preserve"> ADDIN EN.CITE &lt;EndNote&gt;&lt;Cite&gt;&lt;Author&gt;Chevillon&lt;/Author&gt;&lt;Year&gt;2016&lt;/Year&gt;&lt;RecNum&gt;123&lt;/RecNum&gt;&lt;Prefix&gt;e.g.`, &lt;/Prefix&gt;&lt;DisplayText&gt;(e.g., Chevillon, 2016)&lt;/DisplayText&gt;&lt;record&gt;&lt;rec-number&gt;123&lt;/rec-number&gt;&lt;foreign-keys&gt;&lt;key app="EN" db-id="tw0zzexel9t203eevw7v2tzwvdtve9dstzew" timestamp="1497714850"&gt;123&lt;/key&gt;&lt;/foreign-keys&gt;&lt;ref-type name="Journal Article"&gt;17&lt;/ref-type&gt;&lt;contributors&gt;&lt;authors&gt;&lt;author&gt;Chevillon, Guillaume&lt;/author&gt;&lt;/authors&gt;&lt;/contributors&gt;&lt;titles&gt;&lt;title&gt;Multistep forecasting in the presence of location shifts&lt;/title&gt;&lt;secondary-title&gt;International Journal of Forecasting&lt;/secondary-title&gt;&lt;/titles&gt;&lt;periodical&gt;&lt;full-title&gt;International Journal of Forecasting&lt;/full-title&gt;&lt;/periodical&gt;&lt;pages&gt;121-137&lt;/pages&gt;&lt;volume&gt;32&lt;/volume&gt;&lt;number&gt;1&lt;/number&gt;&lt;keywords&gt;&lt;keyword&gt;Multistep forecasting&lt;/keyword&gt;&lt;keyword&gt;Location shifts&lt;/keyword&gt;&lt;keyword&gt;Local asymptotics&lt;/keyword&gt;&lt;keyword&gt;Intercept correction&lt;/keyword&gt;&lt;/keywords&gt;&lt;dates&gt;&lt;year&gt;2016&lt;/year&gt;&lt;pub-dates&gt;&lt;date&gt;1//&lt;/date&gt;&lt;/pub-dates&gt;&lt;/dates&gt;&lt;isbn&gt;0169-2070&lt;/isbn&gt;&lt;urls&gt;&lt;/urls&gt;&lt;custom3&gt;economics&lt;/custom3&gt;&lt;research-notes&gt;structrual break related&lt;/research-notes&gt;&lt;/record&gt;&lt;/Cite&gt;&lt;/EndNote&gt;</w:instrText>
      </w:r>
      <w:r w:rsidRPr="000B121E">
        <w:rPr>
          <w:rFonts w:cs="Times New Roman"/>
          <w:color w:val="000000" w:themeColor="text1"/>
          <w:szCs w:val="24"/>
        </w:rPr>
        <w:fldChar w:fldCharType="separate"/>
      </w:r>
      <w:r w:rsidRPr="000B121E">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"_ENREF_14" \o "Chevillon, 2016 #123"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e.g., Chevillon, 2016</w:t>
      </w:r>
      <w:r w:rsidR="0047706C">
        <w:rPr>
          <w:rFonts w:cs="Times New Roman"/>
          <w:noProof/>
          <w:color w:val="000000" w:themeColor="text1"/>
          <w:szCs w:val="24"/>
        </w:rPr>
        <w:fldChar w:fldCharType="end"/>
      </w:r>
      <w:r w:rsidRPr="000B121E">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The estimated bias are </w:t>
      </w:r>
      <w:ins w:id="255" w:author="tao huang" w:date="2018-01-09T16:33:00Z">
        <w:r w:rsidR="005A6E6F">
          <w:rPr>
            <w:rFonts w:cs="Times New Roman"/>
            <w:color w:val="000000" w:themeColor="text1"/>
            <w:szCs w:val="24"/>
          </w:rPr>
          <w:t xml:space="preserve">then </w:t>
        </w:r>
      </w:ins>
      <w:r w:rsidRPr="000B121E">
        <w:rPr>
          <w:rFonts w:cs="Times New Roman"/>
          <w:color w:val="000000" w:themeColor="text1"/>
          <w:szCs w:val="24"/>
        </w:rPr>
        <w:t xml:space="preserve">added back to the out-of-sample forecasts, which may potentially improve the forecasting accuracy but at a cost of inflated forecasting error variance </w:t>
      </w:r>
      <w:r w:rsidRPr="000B121E">
        <w:rPr>
          <w:rFonts w:cs="Times New Roman"/>
          <w:color w:val="000000" w:themeColor="text1"/>
          <w:szCs w:val="24"/>
        </w:rPr>
        <w:fldChar w:fldCharType="begin"/>
      </w:r>
      <w:r w:rsidR="00153750">
        <w:rPr>
          <w:rFonts w:cs="Times New Roman"/>
          <w:color w:val="000000" w:themeColor="text1"/>
          <w:szCs w:val="24"/>
        </w:rPr>
        <w:instrText xml:space="preserve"> ADDIN EN.CITE &lt;EndNote&gt;&lt;Cite&gt;&lt;Author&gt;Clements&lt;/Author&gt;&lt;Year&gt;1999&lt;/Year&gt;&lt;RecNum&gt;199&lt;/RecNum&gt;&lt;DisplayText&gt;(Clements &amp;amp;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r w:rsidRPr="000B121E">
        <w:rPr>
          <w:rFonts w:cs="Times New Roman"/>
          <w:color w:val="000000" w:themeColor="text1"/>
          <w:szCs w:val="24"/>
        </w:rPr>
        <w:fldChar w:fldCharType="separate"/>
      </w:r>
      <w:r w:rsidR="00153750">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"_ENREF_20" \o "Clements, 1999 #199"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Clements &amp; Hendry, 1999</w:t>
      </w:r>
      <w:r w:rsidR="0047706C">
        <w:rPr>
          <w:rFonts w:cs="Times New Roman"/>
          <w:noProof/>
          <w:color w:val="000000" w:themeColor="text1"/>
          <w:szCs w:val="24"/>
        </w:rPr>
        <w:fldChar w:fldCharType="end"/>
      </w:r>
      <w:r w:rsidR="00153750">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In a retailer context, product sales at SKU level</w:t>
      </w:r>
      <w:ins w:id="256" w:author="Fildes, Robert" w:date="2017-12-12T15:20:00Z">
        <w:r w:rsidR="00F2383B">
          <w:rPr>
            <w:rFonts w:cs="Times New Roman"/>
            <w:color w:val="000000" w:themeColor="text1"/>
            <w:szCs w:val="24"/>
          </w:rPr>
          <w:t xml:space="preserve"> often</w:t>
        </w:r>
      </w:ins>
      <w:del w:id="257" w:author="Fildes, Robert" w:date="2017-12-12T15:20:00Z">
        <w:r w:rsidRPr="000B121E" w:rsidDel="00F2383B">
          <w:rPr>
            <w:rFonts w:cs="Times New Roman"/>
            <w:color w:val="000000" w:themeColor="text1"/>
            <w:szCs w:val="24"/>
          </w:rPr>
          <w:delText xml:space="preserve"> usually</w:delText>
        </w:r>
      </w:del>
      <w:r w:rsidRPr="000B121E">
        <w:rPr>
          <w:rFonts w:cs="Times New Roman"/>
          <w:color w:val="000000" w:themeColor="text1"/>
          <w:szCs w:val="24"/>
        </w:rPr>
        <w:t xml:space="preserve"> exhibit large variations, unexpected outliers, and missing values, which makes estimating the forecast bias</w:t>
      </w:r>
      <w:ins w:id="258" w:author="Fildes, Robert" w:date="2017-12-12T15:20:00Z">
        <w:r w:rsidR="00F2383B">
          <w:rPr>
            <w:rFonts w:cs="Times New Roman"/>
            <w:color w:val="000000" w:themeColor="text1"/>
            <w:szCs w:val="24"/>
          </w:rPr>
          <w:t xml:space="preserve"> a</w:t>
        </w:r>
      </w:ins>
      <w:r w:rsidRPr="000B121E">
        <w:rPr>
          <w:rFonts w:cs="Times New Roman"/>
          <w:color w:val="000000" w:themeColor="text1"/>
          <w:szCs w:val="24"/>
        </w:rPr>
        <w:t xml:space="preserve"> difficult task. </w:t>
      </w:r>
    </w:p>
    <w:p w14:paraId="5A9D8784"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6864C8AA" w14:textId="0A5F5686"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An alternative method is to combine the forecasts which are generated by the same model </w:t>
      </w:r>
      <w:r w:rsidR="001B19BE" w:rsidRPr="000B121E">
        <w:rPr>
          <w:rFonts w:cs="Times New Roman"/>
          <w:color w:val="000000" w:themeColor="text1"/>
          <w:szCs w:val="24"/>
        </w:rPr>
        <w:t xml:space="preserve">but </w:t>
      </w:r>
      <w:r w:rsidRPr="000B121E">
        <w:rPr>
          <w:rFonts w:cs="Times New Roman"/>
          <w:color w:val="000000" w:themeColor="text1"/>
          <w:szCs w:val="24"/>
        </w:rPr>
        <w:t>with different estimation windows</w:t>
      </w:r>
      <w:r w:rsidR="001B19BE" w:rsidRPr="000B121E">
        <w:rPr>
          <w:rFonts w:cs="Times New Roman"/>
          <w:color w:val="000000" w:themeColor="text1"/>
          <w:szCs w:val="24"/>
        </w:rPr>
        <w:t xml:space="preserve"> while expecting a trade-off between reduced forecast bias </w:t>
      </w:r>
      <w:r w:rsidR="001B19BE" w:rsidRPr="000B121E">
        <w:rPr>
          <w:rFonts w:cs="Times New Roman"/>
          <w:color w:val="000000" w:themeColor="text1"/>
          <w:szCs w:val="24"/>
        </w:rPr>
        <w:lastRenderedPageBreak/>
        <w:t>and potentially increased forecast error variance</w:t>
      </w:r>
      <w:r w:rsidRPr="000B121E">
        <w:rPr>
          <w:rFonts w:cs="Times New Roman"/>
          <w:color w:val="000000" w:themeColor="text1"/>
          <w:szCs w:val="24"/>
        </w:rPr>
        <w:t xml:space="preserve"> (</w:t>
      </w:r>
      <w:r w:rsidRPr="000B121E">
        <w:rPr>
          <w:rFonts w:cs="Times New Roman"/>
          <w:color w:val="000000" w:themeColor="text1"/>
          <w:szCs w:val="24"/>
        </w:rPr>
        <w:fldChar w:fldCharType="begin">
          <w:fldData xml:space="preserve">PEVuZE5vdGU+PENpdGU+PEF1dGhvcj5QZXNhcmFuPC9BdXRob3I+PFllYXI+MjAwNTwvWWVhcj48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</w:fldData>
        </w:fldChar>
      </w:r>
      <w:r w:rsidR="00354014">
        <w:rPr>
          <w:rFonts w:cs="Times New Roman"/>
          <w:color w:val="000000" w:themeColor="text1"/>
          <w:szCs w:val="24"/>
        </w:rPr>
        <w:instrText xml:space="preserve"> ADDIN EN.CITE </w:instrText>
      </w:r>
      <w:r w:rsidR="00354014">
        <w:rPr>
          <w:rFonts w:cs="Times New Roman"/>
          <w:color w:val="000000" w:themeColor="text1"/>
          <w:szCs w:val="24"/>
        </w:rPr>
        <w:fldChar w:fldCharType="begin">
          <w:fldData xml:space="preserve">PEVuZE5vdGU+PENpdGU+PEF1dGhvcj5QZXNhcmFuPC9BdXRob3I+PFllYXI+MjAwNTwvWWVhcj48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</w:fldData>
        </w:fldChar>
      </w:r>
      <w:r w:rsidR="00354014">
        <w:rPr>
          <w:rFonts w:cs="Times New Roman"/>
          <w:color w:val="000000" w:themeColor="text1"/>
          <w:szCs w:val="24"/>
        </w:rPr>
        <w:instrText xml:space="preserve"> ADDIN EN.CITE.DATA </w:instrText>
      </w:r>
      <w:r w:rsidR="00354014">
        <w:rPr>
          <w:rFonts w:cs="Times New Roman"/>
          <w:color w:val="000000" w:themeColor="text1"/>
          <w:szCs w:val="24"/>
        </w:rPr>
      </w:r>
      <w:r w:rsidR="00354014">
        <w:rPr>
          <w:rFonts w:cs="Times New Roman"/>
          <w:color w:val="000000" w:themeColor="text1"/>
          <w:szCs w:val="24"/>
        </w:rPr>
        <w:fldChar w:fldCharType="end"/>
      </w:r>
      <w:r w:rsidRPr="000B121E">
        <w:rPr>
          <w:rFonts w:cs="Times New Roman"/>
          <w:color w:val="000000" w:themeColor="text1"/>
          <w:szCs w:val="24"/>
        </w:rPr>
        <w:fldChar w:fldCharType="separate"/>
      </w:r>
      <w:r w:rsidR="00354014">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"_ENREF_59" \o "Pesaran, 2005 #622"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Pesaran &amp; Timmermann, 2005</w:t>
      </w:r>
      <w:r w:rsidR="0047706C">
        <w:rPr>
          <w:rFonts w:cs="Times New Roman"/>
          <w:noProof/>
          <w:color w:val="000000" w:themeColor="text1"/>
          <w:szCs w:val="24"/>
        </w:rPr>
        <w:fldChar w:fldCharType="end"/>
      </w:r>
      <w:r w:rsidR="00354014">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"_ENREF_61" \o "Pesaran, 2011 #748"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Pesaran &amp; Pick, 2011</w:t>
      </w:r>
      <w:r w:rsidR="0047706C">
        <w:rPr>
          <w:rFonts w:cs="Times New Roman"/>
          <w:noProof/>
          <w:color w:val="000000" w:themeColor="text1"/>
          <w:szCs w:val="24"/>
        </w:rPr>
        <w:fldChar w:fldCharType="end"/>
      </w:r>
      <w:r w:rsidR="00354014">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w:t>
      </w:r>
      <w:ins w:id="259" w:author="tao huang" w:date="2018-01-09T16:37:00Z">
        <w:r w:rsidR="00A05E98">
          <w:rPr>
            <w:rFonts w:cs="Times New Roman"/>
            <w:color w:val="000000" w:themeColor="text1"/>
            <w:szCs w:val="24"/>
          </w:rPr>
          <w:t xml:space="preserve">Ideally, </w:t>
        </w:r>
      </w:ins>
      <w:del w:id="260" w:author="tao huang" w:date="2018-01-09T16:35:00Z">
        <w:r w:rsidR="00807F13" w:rsidRPr="000B121E" w:rsidDel="00354014">
          <w:rPr>
            <w:rFonts w:cs="Times New Roman"/>
            <w:color w:val="000000" w:themeColor="text1"/>
            <w:szCs w:val="24"/>
          </w:rPr>
          <w:fldChar w:fldCharType="begin"/>
        </w:r>
        <w:r w:rsidR="00303111" w:rsidDel="00354014">
          <w:rPr>
            <w:rFonts w:cs="Times New Roman"/>
            <w:color w:val="000000" w:themeColor="text1"/>
            <w:szCs w:val="24"/>
          </w:rPr>
          <w:delInstrText xml:space="preserve"> ADDIN EN.CITE &lt;EndNote&gt;&lt;Cite&gt;&lt;Author&gt;Pesaran&lt;/Author&gt;&lt;Year&gt;2011&lt;/Year&gt;&lt;RecNum&gt;748&lt;/RecNum&gt;&lt;DisplayText&gt;(Pesaran &amp;amp; Pick, 2011)&lt;/DisplayText&gt;&lt;record&gt;&lt;rec-number&gt;748&lt;/rec-number&gt;&lt;foreign-keys&gt;&lt;key app="EN" db-id="fwzpfdt205x9v6eprsvv25dpxftedxv0z0a9" timestamp="1500815412"&gt;748&lt;/key&gt;&lt;/foreign-keys&gt;&lt;ref-type name="Journal Article"&gt;17&lt;/ref-type&gt;&lt;contributors&gt;&lt;authors&gt;&lt;author&gt;Pesaran, M. Hashem&lt;/author&gt;&lt;author&gt;Pick, Andreas&lt;/author&gt;&lt;/authors&gt;&lt;/contributors&gt;&lt;titles&gt;&lt;title&gt;Forecast Combination Across Estimation Windows&lt;/title&gt;&lt;secondary-title&gt;Journal of Business &amp;amp; Economic Statistics&lt;/secondary-title&gt;&lt;/titles&gt;&lt;periodical&gt;&lt;full-title&gt;Journal of Business &amp;amp; Economic Statistics&lt;/full-title&gt;&lt;/periodical&gt;&lt;pages&gt;307-318&lt;/pages&gt;&lt;volume&gt;29&lt;/volume&gt;&lt;number&gt;2&lt;/number&gt;&lt;dates&gt;&lt;year&gt;2011&lt;/year&gt;&lt;pub-dates&gt;&lt;date&gt;2011/04/01&lt;/date&gt;&lt;/pub-dates&gt;&lt;/dates&gt;&lt;publisher&gt;Taylor &amp;amp; Francis&lt;/publisher&gt;&lt;isbn&gt;0735-0015&lt;/isbn&gt;&lt;urls&gt;&lt;related-urls&gt;&lt;url&gt;http://dx.doi.org/10.1198/jbes.2010.09018&lt;/url&gt;&lt;/related-urls&gt;&lt;/urls&gt;&lt;electronic-resource-num&gt;10.1198/jbes.2010.09018&lt;/electronic-resource-num&gt;&lt;/record&gt;&lt;/Cite&gt;&lt;/EndNote&gt;</w:delInstrText>
        </w:r>
        <w:r w:rsidR="00807F13" w:rsidRPr="000B121E" w:rsidDel="00354014">
          <w:rPr>
            <w:rFonts w:cs="Times New Roman"/>
            <w:color w:val="000000" w:themeColor="text1"/>
            <w:szCs w:val="24"/>
          </w:rPr>
          <w:fldChar w:fldCharType="separate"/>
        </w:r>
        <w:r w:rsidR="00153750" w:rsidDel="00354014">
          <w:rPr>
            <w:rFonts w:cs="Times New Roman"/>
            <w:noProof/>
            <w:color w:val="000000" w:themeColor="text1"/>
            <w:szCs w:val="24"/>
          </w:rPr>
          <w:delText>(</w:delText>
        </w:r>
      </w:del>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"_ENREF_66" \o "Pesaran, 2011 #748" </w:instrText>
      </w:r>
      <w:r w:rsidR="0047706C">
        <w:rPr>
          <w:rFonts w:cs="Times New Roman"/>
          <w:noProof/>
          <w:color w:val="000000" w:themeColor="text1"/>
          <w:szCs w:val="24"/>
        </w:rPr>
      </w:r>
      <w:r w:rsidR="0047706C">
        <w:rPr>
          <w:rFonts w:cs="Times New Roman"/>
          <w:noProof/>
          <w:color w:val="000000" w:themeColor="text1"/>
          <w:szCs w:val="24"/>
        </w:rPr>
        <w:fldChar w:fldCharType="separate"/>
      </w:r>
      <w:del w:id="261" w:author="tao huang" w:date="2018-01-09T16:35:00Z">
        <w:r w:rsidR="0047706C" w:rsidDel="00354014">
          <w:rPr>
            <w:rFonts w:cs="Times New Roman"/>
            <w:noProof/>
            <w:color w:val="000000" w:themeColor="text1"/>
            <w:szCs w:val="24"/>
          </w:rPr>
          <w:delText>Pesaran &amp; Pick, 2011</w:delText>
        </w:r>
      </w:del>
      <w:r w:rsidR="0047706C">
        <w:rPr>
          <w:rFonts w:cs="Times New Roman"/>
          <w:noProof/>
          <w:color w:val="000000" w:themeColor="text1"/>
          <w:szCs w:val="24"/>
        </w:rPr>
        <w:fldChar w:fldCharType="end"/>
      </w:r>
      <w:del w:id="262" w:author="tao huang" w:date="2018-01-09T16:35:00Z">
        <w:r w:rsidR="00153750" w:rsidDel="00354014">
          <w:rPr>
            <w:rFonts w:cs="Times New Roman"/>
            <w:noProof/>
            <w:color w:val="000000" w:themeColor="text1"/>
            <w:szCs w:val="24"/>
          </w:rPr>
          <w:delText>)</w:delText>
        </w:r>
        <w:r w:rsidR="00807F13" w:rsidRPr="000B121E" w:rsidDel="00354014">
          <w:rPr>
            <w:rFonts w:cs="Times New Roman"/>
            <w:color w:val="000000" w:themeColor="text1"/>
            <w:szCs w:val="24"/>
          </w:rPr>
          <w:fldChar w:fldCharType="end"/>
        </w:r>
        <w:r w:rsidR="00807F13" w:rsidRPr="000B121E" w:rsidDel="00354014">
          <w:rPr>
            <w:rFonts w:cs="Times New Roman"/>
            <w:color w:val="000000" w:themeColor="text1"/>
            <w:szCs w:val="24"/>
          </w:rPr>
          <w:delText xml:space="preserve">. </w:delText>
        </w:r>
      </w:del>
      <w:del w:id="263" w:author="tao huang" w:date="2018-01-09T16:36:00Z">
        <w:r w:rsidR="001B19BE" w:rsidRPr="000B121E" w:rsidDel="00A05E98">
          <w:rPr>
            <w:rFonts w:cs="Times New Roman"/>
            <w:color w:val="000000" w:themeColor="text1"/>
            <w:szCs w:val="24"/>
          </w:rPr>
          <w:delText>For example, i</w:delText>
        </w:r>
      </w:del>
      <w:ins w:id="264" w:author="tao huang" w:date="2018-01-09T16:37:00Z">
        <w:r w:rsidR="00A05E98">
          <w:rPr>
            <w:rFonts w:cs="Times New Roman"/>
            <w:color w:val="000000" w:themeColor="text1"/>
            <w:szCs w:val="24"/>
          </w:rPr>
          <w:t>i</w:t>
        </w:r>
      </w:ins>
      <w:r w:rsidRPr="000B121E">
        <w:rPr>
          <w:rFonts w:cs="Times New Roman"/>
          <w:color w:val="000000" w:themeColor="text1"/>
          <w:szCs w:val="24"/>
        </w:rPr>
        <w:t xml:space="preserve">f we know </w:t>
      </w:r>
      <w:ins w:id="265" w:author="Soopramanien, Didier" w:date="2017-12-27T10:53:00Z">
        <w:r w:rsidR="002E6A39">
          <w:rPr>
            <w:rFonts w:cs="Times New Roman"/>
            <w:color w:val="000000" w:themeColor="text1"/>
            <w:szCs w:val="24"/>
          </w:rPr>
          <w:t xml:space="preserve">that </w:t>
        </w:r>
      </w:ins>
      <w:r w:rsidR="001B19BE" w:rsidRPr="000B121E">
        <w:rPr>
          <w:rFonts w:cs="Times New Roman"/>
          <w:color w:val="000000" w:themeColor="text1"/>
          <w:szCs w:val="24"/>
        </w:rPr>
        <w:t>there exists a</w:t>
      </w:r>
      <w:r w:rsidRPr="000B121E">
        <w:rPr>
          <w:rFonts w:cs="Times New Roman"/>
          <w:color w:val="000000" w:themeColor="text1"/>
          <w:szCs w:val="24"/>
        </w:rPr>
        <w:t xml:space="preserve"> structural break</w:t>
      </w:r>
      <w:r w:rsidR="001B19BE" w:rsidRPr="000B121E">
        <w:rPr>
          <w:rFonts w:cs="Times New Roman"/>
          <w:color w:val="000000" w:themeColor="text1"/>
          <w:szCs w:val="24"/>
        </w:rPr>
        <w:t xml:space="preserve"> and it occurs </w:t>
      </w:r>
      <w:r w:rsidRPr="000B121E">
        <w:rPr>
          <w:rFonts w:cs="Times New Roman"/>
          <w:color w:val="000000" w:themeColor="text1"/>
          <w:szCs w:val="24"/>
        </w:rPr>
        <w:t xml:space="preserve">at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oMath>
      <w:r w:rsidRPr="000B121E">
        <w:rPr>
          <w:rFonts w:cs="Times New Roman"/>
          <w:color w:val="000000" w:themeColor="text1"/>
          <w:szCs w:val="24"/>
        </w:rPr>
        <w:t>, we may estimate the model exclusively with the post-break data</w:t>
      </w:r>
      <w:ins w:id="266" w:author="tao huang" w:date="2018-01-09T16:37:00Z">
        <w:r w:rsidR="00A05E98">
          <w:rPr>
            <w:rFonts w:cs="Times New Roman"/>
            <w:color w:val="000000" w:themeColor="text1"/>
            <w:szCs w:val="24"/>
          </w:rPr>
          <w:t>, i.e.,</w:t>
        </w:r>
      </w:ins>
      <w:r w:rsidRPr="000B121E">
        <w:rPr>
          <w:rFonts w:cs="Times New Roman"/>
          <w:color w:val="000000" w:themeColor="text1"/>
          <w:szCs w:val="24"/>
        </w:rPr>
        <w:t xml:space="preserve"> </w:t>
      </w:r>
      <m:oMath>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:T</m:t>
            </m:r>
          </m:e>
        </m:d>
      </m:oMath>
      <w:ins w:id="267" w:author="tao huang" w:date="2018-01-09T16:37:00Z">
        <w:r w:rsidR="00A05E98">
          <w:rPr>
            <w:rFonts w:cs="Times New Roman"/>
            <w:color w:val="000000" w:themeColor="text1"/>
            <w:szCs w:val="24"/>
          </w:rPr>
          <w:t xml:space="preserve">, </w:t>
        </w:r>
      </w:ins>
      <w:del w:id="268" w:author="tao huang" w:date="2018-01-09T16:37:00Z">
        <w:r w:rsidRPr="000B121E" w:rsidDel="00A05E98">
          <w:rPr>
            <w:rFonts w:cs="Times New Roman"/>
            <w:color w:val="000000" w:themeColor="text1"/>
            <w:szCs w:val="24"/>
          </w:rPr>
          <w:delText xml:space="preserve"> </w:delText>
        </w:r>
      </w:del>
      <w:r w:rsidRPr="000B121E">
        <w:rPr>
          <w:rFonts w:cs="Times New Roman"/>
          <w:color w:val="000000" w:themeColor="text1"/>
          <w:szCs w:val="24"/>
        </w:rPr>
        <w:t xml:space="preserve">and generate unbiased forecasts. </w:t>
      </w:r>
      <w:r w:rsidR="001B19BE" w:rsidRPr="000B121E">
        <w:rPr>
          <w:rFonts w:cs="Times New Roman"/>
          <w:color w:val="000000" w:themeColor="text1"/>
          <w:szCs w:val="24"/>
        </w:rPr>
        <w:t>However,</w:t>
      </w:r>
      <w:r w:rsidRPr="000B121E">
        <w:rPr>
          <w:rFonts w:cs="Times New Roman"/>
          <w:color w:val="000000" w:themeColor="text1"/>
          <w:szCs w:val="24"/>
        </w:rPr>
        <w:t xml:space="preserve"> </w:t>
      </w:r>
      <w:r w:rsidR="00944DE2">
        <w:rPr>
          <w:rFonts w:cs="Times New Roman"/>
          <w:color w:val="000000" w:themeColor="text1"/>
          <w:szCs w:val="24"/>
        </w:rPr>
        <w:t>as</w:t>
      </w:r>
      <w:r w:rsidR="001B19BE" w:rsidRPr="000B121E">
        <w:rPr>
          <w:rFonts w:cs="Times New Roman"/>
          <w:color w:val="000000" w:themeColor="text1"/>
          <w:szCs w:val="24"/>
        </w:rPr>
        <w:t xml:space="preserve"> we </w:t>
      </w:r>
      <w:r w:rsidRPr="000B121E">
        <w:rPr>
          <w:rFonts w:cs="Times New Roman"/>
          <w:color w:val="000000" w:themeColor="text1"/>
          <w:szCs w:val="24"/>
        </w:rPr>
        <w:t>do not know the location of the break, we</w:t>
      </w:r>
      <w:ins w:id="269" w:author="Soopramanien, Didier" w:date="2017-12-27T10:53:00Z">
        <w:r w:rsidR="002E6A39">
          <w:rPr>
            <w:rFonts w:cs="Times New Roman"/>
            <w:color w:val="000000" w:themeColor="text1"/>
            <w:szCs w:val="24"/>
          </w:rPr>
          <w:t xml:space="preserve"> </w:t>
        </w:r>
        <w:del w:id="270" w:author="tao huang" w:date="2018-01-09T16:38:00Z">
          <w:r w:rsidR="002E6A39" w:rsidDel="00A05E98">
            <w:rPr>
              <w:rFonts w:cs="Times New Roman"/>
              <w:color w:val="000000" w:themeColor="text1"/>
              <w:szCs w:val="24"/>
            </w:rPr>
            <w:delText>can only</w:delText>
          </w:r>
        </w:del>
      </w:ins>
      <w:del w:id="271" w:author="tao huang" w:date="2018-01-09T16:38:00Z">
        <w:r w:rsidRPr="000B121E" w:rsidDel="00A05E98">
          <w:rPr>
            <w:rFonts w:cs="Times New Roman"/>
            <w:color w:val="000000" w:themeColor="text1"/>
            <w:szCs w:val="24"/>
          </w:rPr>
          <w:delText xml:space="preserve"> may</w:delText>
        </w:r>
      </w:del>
      <w:ins w:id="272" w:author="tao huang" w:date="2018-01-09T16:38:00Z">
        <w:r w:rsidR="00A05E98">
          <w:rPr>
            <w:rFonts w:cs="Times New Roman"/>
            <w:color w:val="000000" w:themeColor="text1"/>
            <w:szCs w:val="24"/>
          </w:rPr>
          <w:t>may</w:t>
        </w:r>
      </w:ins>
      <w:r w:rsidRPr="000B121E">
        <w:rPr>
          <w:rFonts w:cs="Times New Roman"/>
          <w:color w:val="000000" w:themeColor="text1"/>
          <w:szCs w:val="24"/>
        </w:rPr>
        <w:t xml:space="preserve"> </w:t>
      </w:r>
      <w:r w:rsidR="00944DE2">
        <w:rPr>
          <w:rFonts w:cs="Times New Roman"/>
          <w:color w:val="000000" w:themeColor="text1"/>
          <w:szCs w:val="24"/>
        </w:rPr>
        <w:t xml:space="preserve">estimate the model </w:t>
      </w:r>
      <w:ins w:id="273" w:author="Fildes, Robert" w:date="2017-12-12T15:22:00Z">
        <w:del w:id="274" w:author="Soopramanien, Didier" w:date="2017-12-27T10:53:00Z">
          <w:r w:rsidR="00F2383B" w:rsidDel="002E6A39">
            <w:rPr>
              <w:rFonts w:cs="Times New Roman"/>
              <w:color w:val="000000" w:themeColor="text1"/>
              <w:szCs w:val="24"/>
            </w:rPr>
            <w:delText xml:space="preserve">only </w:delText>
          </w:r>
        </w:del>
        <w:r w:rsidR="00F2383B">
          <w:rPr>
            <w:rFonts w:cs="Times New Roman"/>
            <w:color w:val="000000" w:themeColor="text1"/>
            <w:szCs w:val="24"/>
          </w:rPr>
          <w:t xml:space="preserve">using </w:t>
        </w:r>
      </w:ins>
      <w:del w:id="275" w:author="Fildes, Robert" w:date="2017-12-12T15:22:00Z">
        <w:r w:rsidR="00944DE2" w:rsidDel="00F2383B">
          <w:rPr>
            <w:rFonts w:cs="Times New Roman"/>
            <w:color w:val="000000" w:themeColor="text1"/>
            <w:szCs w:val="24"/>
          </w:rPr>
          <w:delText xml:space="preserve">with </w:delText>
        </w:r>
      </w:del>
      <w:r w:rsidR="00944DE2">
        <w:rPr>
          <w:rFonts w:cs="Times New Roman"/>
          <w:color w:val="000000" w:themeColor="text1"/>
          <w:szCs w:val="24"/>
        </w:rPr>
        <w:t xml:space="preserve">the data </w:t>
      </w:r>
      <w:r w:rsidR="001B19BE" w:rsidRPr="000B121E">
        <w:rPr>
          <w:rFonts w:cs="Times New Roman"/>
          <w:color w:val="000000" w:themeColor="text1"/>
          <w:szCs w:val="24"/>
        </w:rPr>
        <w:t xml:space="preserve">which are </w:t>
      </w:r>
      <w:r w:rsidRPr="000B121E">
        <w:rPr>
          <w:rFonts w:cs="Times New Roman"/>
          <w:color w:val="000000" w:themeColor="text1"/>
          <w:szCs w:val="24"/>
        </w:rPr>
        <w:t>close</w:t>
      </w:r>
      <w:ins w:id="276" w:author="Fildes, Robert" w:date="2017-12-12T15:22:00Z">
        <w:r w:rsidR="00F2383B">
          <w:rPr>
            <w:rFonts w:cs="Times New Roman"/>
            <w:color w:val="000000" w:themeColor="text1"/>
            <w:szCs w:val="24"/>
          </w:rPr>
          <w:t>st</w:t>
        </w:r>
      </w:ins>
      <w:r w:rsidRPr="000B121E">
        <w:rPr>
          <w:rFonts w:cs="Times New Roman"/>
          <w:color w:val="000000" w:themeColor="text1"/>
          <w:szCs w:val="24"/>
        </w:rPr>
        <w:t xml:space="preserve"> to the forecast origin </w:t>
      </w:r>
      <w:ins w:id="277" w:author="tao huang" w:date="2018-01-09T16:38:00Z">
        <w:r w:rsidR="00A05E98" w:rsidRPr="000B121E">
          <w:rPr>
            <w:rFonts w:cs="Times New Roman"/>
            <w:color w:val="000000" w:themeColor="text1"/>
            <w:szCs w:val="24"/>
          </w:rPr>
          <w:t>(</w:t>
        </w:r>
        <w:r w:rsidR="00A05E98">
          <w:rPr>
            <w:rFonts w:cs="Times New Roman"/>
            <w:color w:val="000000" w:themeColor="text1"/>
            <w:szCs w:val="24"/>
          </w:rPr>
          <w:t xml:space="preserve">i.e., </w:t>
        </w:r>
        <w:r w:rsidR="00A05E98" w:rsidRPr="000B121E">
          <w:rPr>
            <w:rFonts w:cs="Times New Roman"/>
            <w:color w:val="000000" w:themeColor="text1"/>
            <w:szCs w:val="24"/>
          </w:rPr>
          <w:t xml:space="preserve">we keep </w:t>
        </w:r>
        <w:r w:rsidR="00A05E98" w:rsidRPr="000B121E">
          <w:rPr>
            <w:rFonts w:cs="Times New Roman"/>
            <w:i/>
            <w:color w:val="000000" w:themeColor="text1"/>
            <w:szCs w:val="24"/>
          </w:rPr>
          <w:t>m</w:t>
        </w:r>
        <w:r w:rsidR="00A05E98" w:rsidRPr="000B121E">
          <w:rPr>
            <w:rFonts w:cs="Times New Roman"/>
            <w:color w:val="000000" w:themeColor="text1"/>
            <w:szCs w:val="24"/>
          </w:rPr>
          <w:t xml:space="preserve"> as large as possible) </w:t>
        </w:r>
      </w:ins>
      <w:ins w:id="278" w:author="Fildes, Robert" w:date="2017-12-12T15:24:00Z">
        <w:r w:rsidR="00F2383B">
          <w:rPr>
            <w:rFonts w:cs="Times New Roman"/>
            <w:color w:val="000000" w:themeColor="text1"/>
            <w:szCs w:val="24"/>
          </w:rPr>
          <w:t>in conformity with</w:t>
        </w:r>
      </w:ins>
      <w:ins w:id="279" w:author="Fildes, Robert" w:date="2017-12-12T15:25:00Z">
        <w:r w:rsidR="00F2383B">
          <w:rPr>
            <w:rFonts w:cs="Times New Roman"/>
            <w:color w:val="000000" w:themeColor="text1"/>
            <w:szCs w:val="24"/>
          </w:rPr>
          <w:t xml:space="preserve"> maintaining the degrees of freedom</w:t>
        </w:r>
      </w:ins>
      <w:ins w:id="280" w:author="Fildes, Robert" w:date="2017-12-12T15:23:00Z">
        <w:r w:rsidR="00F2383B">
          <w:rPr>
            <w:rFonts w:cs="Times New Roman"/>
            <w:color w:val="000000" w:themeColor="text1"/>
            <w:szCs w:val="24"/>
          </w:rPr>
          <w:t xml:space="preserve"> </w:t>
        </w:r>
      </w:ins>
      <w:del w:id="281" w:author="Fildes, Robert" w:date="2017-12-12T15:22:00Z">
        <w:r w:rsidRPr="000B121E" w:rsidDel="00F2383B">
          <w:rPr>
            <w:rFonts w:cs="Times New Roman"/>
            <w:color w:val="000000" w:themeColor="text1"/>
            <w:szCs w:val="24"/>
          </w:rPr>
          <w:delText xml:space="preserve">as much as </w:delText>
        </w:r>
      </w:del>
      <w:del w:id="282" w:author="Fildes, Robert" w:date="2017-12-12T15:24:00Z">
        <w:r w:rsidRPr="000B121E" w:rsidDel="00F2383B">
          <w:rPr>
            <w:rFonts w:cs="Times New Roman"/>
            <w:color w:val="000000" w:themeColor="text1"/>
            <w:szCs w:val="24"/>
          </w:rPr>
          <w:delText xml:space="preserve">possible </w:delText>
        </w:r>
      </w:del>
      <w:del w:id="283" w:author="tao huang" w:date="2018-01-09T16:38:00Z">
        <w:r w:rsidRPr="000B121E" w:rsidDel="00A05E98">
          <w:rPr>
            <w:rFonts w:cs="Times New Roman"/>
            <w:color w:val="000000" w:themeColor="text1"/>
            <w:szCs w:val="24"/>
          </w:rPr>
          <w:delText>(</w:delText>
        </w:r>
        <w:r w:rsidR="00944DE2" w:rsidDel="00A05E98">
          <w:rPr>
            <w:rFonts w:cs="Times New Roman"/>
            <w:color w:val="000000" w:themeColor="text1"/>
            <w:szCs w:val="24"/>
          </w:rPr>
          <w:delText xml:space="preserve">i.e., </w:delText>
        </w:r>
        <w:r w:rsidRPr="000B121E" w:rsidDel="00A05E98">
          <w:rPr>
            <w:rFonts w:cs="Times New Roman"/>
            <w:color w:val="000000" w:themeColor="text1"/>
            <w:szCs w:val="24"/>
          </w:rPr>
          <w:delText xml:space="preserve">we keep </w:delText>
        </w:r>
        <w:r w:rsidRPr="000B121E" w:rsidDel="00A05E98">
          <w:rPr>
            <w:rFonts w:cs="Times New Roman"/>
            <w:i/>
            <w:color w:val="000000" w:themeColor="text1"/>
            <w:szCs w:val="24"/>
          </w:rPr>
          <w:delText>m</w:delText>
        </w:r>
        <w:r w:rsidRPr="000B121E" w:rsidDel="00A05E98">
          <w:rPr>
            <w:rFonts w:cs="Times New Roman"/>
            <w:color w:val="000000" w:themeColor="text1"/>
            <w:szCs w:val="24"/>
          </w:rPr>
          <w:delText xml:space="preserve"> as large as possible) </w:delText>
        </w:r>
      </w:del>
      <w:del w:id="284" w:author="Fildes, Robert" w:date="2017-12-12T15:25:00Z">
        <w:r w:rsidRPr="000B121E" w:rsidDel="00F2383B">
          <w:rPr>
            <w:rFonts w:cs="Times New Roman"/>
            <w:color w:val="000000" w:themeColor="text1"/>
            <w:szCs w:val="24"/>
          </w:rPr>
          <w:delText xml:space="preserve">given </w:delText>
        </w:r>
      </w:del>
      <w:ins w:id="285" w:author="Fildes, Robert" w:date="2017-12-12T15:25:00Z">
        <w:r w:rsidR="00F2383B">
          <w:rPr>
            <w:rFonts w:cs="Times New Roman"/>
            <w:color w:val="000000" w:themeColor="text1"/>
            <w:szCs w:val="24"/>
          </w:rPr>
          <w:t xml:space="preserve">so that </w:t>
        </w:r>
      </w:ins>
      <w:r w:rsidRPr="000B121E">
        <w:rPr>
          <w:rFonts w:cs="Times New Roman"/>
          <w:color w:val="000000" w:themeColor="text1"/>
          <w:szCs w:val="24"/>
        </w:rPr>
        <w:t xml:space="preserve">that there are enough observations to estimate the model. </w:t>
      </w:r>
      <w:r w:rsidRPr="000B121E">
        <w:rPr>
          <w:rFonts w:cs="Times New Roman"/>
          <w:noProof/>
          <w:color w:val="000000" w:themeColor="text1"/>
          <w:szCs w:val="24"/>
        </w:rPr>
        <w:t>If</w:t>
      </w:r>
      <w:r w:rsidRPr="000B121E">
        <w:rPr>
          <w:rFonts w:cs="Times New Roman"/>
          <w:color w:val="000000" w:themeColor="text1"/>
          <w:szCs w:val="24"/>
        </w:rPr>
        <w:t xml:space="preserve"> </w:t>
      </w:r>
      <w:r w:rsidRPr="000B121E">
        <w:rPr>
          <w:rFonts w:cs="Times New Roman"/>
          <w:i/>
          <w:color w:val="000000" w:themeColor="text1"/>
          <w:szCs w:val="24"/>
        </w:rPr>
        <w:t>m</w:t>
      </w:r>
      <w:r w:rsidRPr="000B121E">
        <w:rPr>
          <w:rFonts w:cs="Times New Roman"/>
          <w:color w:val="000000" w:themeColor="text1"/>
          <w:szCs w:val="24"/>
        </w:rPr>
        <w:t xml:space="preserve"> by chance becomes larger than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1</m:t>
            </m:r>
          </m:sub>
        </m:sSub>
      </m:oMath>
      <w:r w:rsidRPr="000B121E">
        <w:rPr>
          <w:rFonts w:cs="Times New Roman"/>
          <w:color w:val="000000" w:themeColor="text1"/>
          <w:szCs w:val="24"/>
        </w:rPr>
        <w:t xml:space="preserve">, the model will be estimated with </w:t>
      </w:r>
      <w:ins w:id="286" w:author="tao huang" w:date="2018-01-09T16:38:00Z">
        <w:r w:rsidR="00A05E98">
          <w:rPr>
            <w:rFonts w:cs="Times New Roman"/>
            <w:color w:val="000000" w:themeColor="text1"/>
            <w:szCs w:val="24"/>
          </w:rPr>
          <w:t xml:space="preserve">the </w:t>
        </w:r>
      </w:ins>
      <w:r w:rsidRPr="000B121E">
        <w:rPr>
          <w:rFonts w:cs="Times New Roman"/>
          <w:color w:val="000000" w:themeColor="text1"/>
          <w:szCs w:val="24"/>
        </w:rPr>
        <w:t xml:space="preserve">post-break data only and </w:t>
      </w:r>
      <w:del w:id="287" w:author="tao huang" w:date="2018-01-09T16:39:00Z">
        <w:r w:rsidR="001B19BE" w:rsidRPr="000B121E" w:rsidDel="00A05E98">
          <w:rPr>
            <w:rFonts w:cs="Times New Roman"/>
            <w:color w:val="000000" w:themeColor="text1"/>
            <w:szCs w:val="24"/>
          </w:rPr>
          <w:delText xml:space="preserve">it </w:delText>
        </w:r>
      </w:del>
      <w:r w:rsidR="001B19BE" w:rsidRPr="000B121E">
        <w:rPr>
          <w:rFonts w:cs="Times New Roman"/>
          <w:color w:val="000000" w:themeColor="text1"/>
          <w:szCs w:val="24"/>
        </w:rPr>
        <w:t xml:space="preserve">will </w:t>
      </w:r>
      <w:r w:rsidRPr="000B121E">
        <w:rPr>
          <w:rFonts w:cs="Times New Roman"/>
          <w:color w:val="000000" w:themeColor="text1"/>
          <w:szCs w:val="24"/>
        </w:rPr>
        <w:t>generate unbiased forecasts.</w:t>
      </w:r>
      <w:del w:id="288" w:author="tao huang" w:date="2018-01-09T16:39:00Z">
        <w:r w:rsidRPr="000B121E" w:rsidDel="00A05E98">
          <w:rPr>
            <w:rFonts w:cs="Times New Roman"/>
            <w:color w:val="000000" w:themeColor="text1"/>
            <w:szCs w:val="24"/>
          </w:rPr>
          <w:delText xml:space="preserve"> </w:delText>
        </w:r>
      </w:del>
      <w:r w:rsidRPr="000B121E">
        <w:rPr>
          <w:rFonts w:cs="Times New Roman"/>
          <w:color w:val="000000" w:themeColor="text1"/>
          <w:szCs w:val="24"/>
        </w:rPr>
        <w:t xml:space="preserve"> However, this does not necessarily lead to improved forecasting accuracy because the forecasting error variance would increase due to smaller estimation window</w:t>
      </w:r>
      <w:r w:rsidR="001B19BE" w:rsidRPr="000B121E">
        <w:rPr>
          <w:rFonts w:cs="Times New Roman"/>
          <w:color w:val="000000" w:themeColor="text1"/>
          <w:szCs w:val="24"/>
        </w:rPr>
        <w:t xml:space="preserve"> (i.e., we are using fewer observations to estimate the model)</w:t>
      </w:r>
      <w:r w:rsidRPr="000B121E">
        <w:rPr>
          <w:rFonts w:cs="Times New Roman"/>
          <w:color w:val="000000" w:themeColor="text1"/>
          <w:szCs w:val="24"/>
        </w:rPr>
        <w:t xml:space="preserve">. The Mean Squared Error (MSE) at week </w:t>
      </w:r>
      <m:oMath>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h</m:t>
        </m:r>
      </m:oMath>
      <w:r w:rsidRPr="000B121E">
        <w:rPr>
          <w:rFonts w:cs="Times New Roman"/>
          <w:color w:val="000000" w:themeColor="text1"/>
          <w:szCs w:val="24"/>
        </w:rPr>
        <w:t xml:space="preserve"> can be represented as </w:t>
      </w:r>
      <m:oMath>
        <m:r>
          <m:rPr>
            <m:sty m:val="p"/>
          </m:rPr>
          <w:rPr>
            <w:rFonts w:ascii="Cambria Math" w:hAnsi="Cambria Math" w:cs="Times New Roman"/>
            <w:color w:val="000000" w:themeColor="text1"/>
            <w:szCs w:val="24"/>
          </w:rPr>
          <m:t>MSE</m:t>
        </m:r>
        <m:d>
          <m:dPr>
            <m:ctrlPr>
              <w:rPr>
                <w:rFonts w:ascii="Cambria Math" w:hAnsi="Cambria Math" w:cs="Times New Roman"/>
                <w:color w:val="000000" w:themeColor="text1"/>
                <w:szCs w:val="24"/>
              </w:rPr>
            </m:ctrlPr>
          </m:dPr>
          <m:e>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h</m:t>
            </m:r>
            <m:r>
              <m:rPr>
                <m:sty m:val="p"/>
              </m:rPr>
              <w:rPr>
                <w:rFonts w:ascii="Cambria Math" w:hAnsi="Cambria Math" w:cs="Times New Roman"/>
                <w:color w:val="000000" w:themeColor="text1"/>
                <w:szCs w:val="24"/>
              </w:rPr>
              <m:t>, m</m:t>
            </m:r>
          </m:e>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e>
        </m:d>
        <m:r>
          <m:rPr>
            <m:sty m:val="p"/>
          </m:rPr>
          <w:rPr>
            <w:rFonts w:ascii="Cambria Math" w:hAnsi="Cambria Math" w:cs="Times New Roman"/>
            <w:color w:val="000000" w:themeColor="text1"/>
            <w:szCs w:val="24"/>
          </w:rPr>
          <m:t>=E</m:t>
        </m:r>
        <m:d>
          <m:dPr>
            <m:ctrlPr>
              <w:rPr>
                <w:rFonts w:ascii="Cambria Math" w:hAnsi="Cambria Math" w:cs="Times New Roman"/>
                <w:color w:val="000000" w:themeColor="text1"/>
                <w:szCs w:val="24"/>
              </w:rPr>
            </m:ctrlPr>
          </m:dPr>
          <m:e>
            <m:sSubSup>
              <m:sSubSupPr>
                <m:ctrlPr>
                  <w:rPr>
                    <w:rFonts w:ascii="Cambria Math" w:hAnsi="Cambria Math" w:cs="Times New Roman"/>
                    <w:color w:val="000000" w:themeColor="text1"/>
                    <w:szCs w:val="24"/>
                  </w:rPr>
                </m:ctrlPr>
              </m:sSubSupPr>
              <m:e>
                <m:acc>
                  <m:accPr>
                    <m:ctrlPr>
                      <w:rPr>
                        <w:rFonts w:ascii="Cambria Math" w:hAnsi="Cambria Math" w:cs="Times New Roman"/>
                        <w:color w:val="000000" w:themeColor="text1"/>
                        <w:szCs w:val="24"/>
                      </w:rPr>
                    </m:ctrlPr>
                  </m:accPr>
                  <m:e>
                    <m:r>
                      <m:rPr>
                        <m:sty m:val="p"/>
                      </m:rPr>
                      <w:rPr>
                        <w:rFonts w:ascii="Cambria Math" w:hAnsi="Cambria Math" w:cs="Times New Roman"/>
                        <w:color w:val="000000" w:themeColor="text1"/>
                        <w:szCs w:val="24"/>
                      </w:rPr>
                      <m:t>e</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up>
                <m:r>
                  <m:rPr>
                    <m:sty m:val="p"/>
                  </m:rPr>
                  <w:rPr>
                    <w:rFonts w:ascii="Cambria Math" w:hAnsi="Cambria Math" w:cs="Times New Roman"/>
                    <w:color w:val="000000" w:themeColor="text1"/>
                    <w:szCs w:val="24"/>
                  </w:rPr>
                  <m:t>2</m:t>
                </m:r>
              </m:sup>
            </m:sSubSup>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m</m:t>
                </m:r>
              </m:e>
            </m:d>
          </m:e>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e>
        </m:d>
        <m:r>
          <m:rPr>
            <m:sty m:val="p"/>
          </m:rP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σ</m:t>
            </m:r>
          </m:e>
          <m:sub>
            <m:r>
              <m:rPr>
                <m:sty m:val="p"/>
              </m:rPr>
              <w:rPr>
                <w:rFonts w:ascii="Cambria Math" w:hAnsi="Cambria Math" w:cs="Times New Roman"/>
                <w:color w:val="000000" w:themeColor="text1"/>
                <w:szCs w:val="24"/>
              </w:rPr>
              <m:t>2</m:t>
            </m:r>
          </m:sub>
          <m:sup>
            <m:r>
              <m:rPr>
                <m:sty m:val="p"/>
              </m:rPr>
              <w:rPr>
                <w:rFonts w:ascii="Cambria Math" w:hAnsi="Cambria Math" w:cs="Times New Roman"/>
                <w:color w:val="000000" w:themeColor="text1"/>
                <w:szCs w:val="24"/>
              </w:rPr>
              <m:t>2</m:t>
            </m:r>
          </m:sup>
        </m:sSubSup>
        <m:r>
          <m:rPr>
            <m:sty m:val="p"/>
          </m:rPr>
          <w:rPr>
            <w:rFonts w:ascii="Cambria Math" w:hAnsi="Cambria Math" w:cs="Times New Roman"/>
            <w:color w:val="000000" w:themeColor="text1"/>
            <w:szCs w:val="24"/>
          </w:rPr>
          <m:t>(1+</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B</m:t>
            </m:r>
          </m:e>
          <m:sub>
            <m:r>
              <m:rPr>
                <m:sty m:val="p"/>
              </m:rPr>
              <w:rPr>
                <w:rFonts w:ascii="Cambria Math" w:hAnsi="Cambria Math" w:cs="Times New Roman"/>
                <w:color w:val="000000" w:themeColor="text1"/>
                <w:szCs w:val="24"/>
              </w:rPr>
              <m:t>m</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m</m:t>
            </m:r>
          </m:sub>
        </m:sSub>
        <m:r>
          <m:rPr>
            <m:sty m:val="p"/>
          </m:rPr>
          <w:rPr>
            <w:rFonts w:ascii="Cambria Math" w:hAnsi="Cambria Math" w:cs="Times New Roman"/>
            <w:color w:val="000000" w:themeColor="text1"/>
            <w:szCs w:val="24"/>
          </w:rPr>
          <m:t>)</m:t>
        </m:r>
      </m:oMath>
      <w:r w:rsidRPr="000B121E">
        <w:rPr>
          <w:rFonts w:cs="Times New Roman"/>
          <w:color w:val="000000" w:themeColor="text1"/>
          <w:szCs w:val="24"/>
        </w:rPr>
        <w:t xml:space="preserve">, where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B</m:t>
            </m:r>
          </m:e>
          <m:sub>
            <m:r>
              <m:rPr>
                <m:sty m:val="p"/>
              </m:rPr>
              <w:rPr>
                <w:rFonts w:ascii="Cambria Math" w:hAnsi="Cambria Math" w:cs="Times New Roman"/>
                <w:color w:val="000000" w:themeColor="text1"/>
                <w:szCs w:val="24"/>
              </w:rPr>
              <m:t>m</m:t>
            </m:r>
          </m:sub>
        </m:sSub>
        <m:r>
          <m:rPr>
            <m:sty m:val="p"/>
          </m:rPr>
          <w:rPr>
            <w:rFonts w:ascii="Cambria Math" w:hAnsi="Cambria Math" w:cs="Times New Roman"/>
            <w:color w:val="000000" w:themeColor="text1"/>
            <w:szCs w:val="24"/>
          </w:rPr>
          <m:t>=</m:t>
        </m:r>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μ</m:t>
            </m:r>
          </m:e>
          <m:sup>
            <m:r>
              <w:rPr>
                <w:rFonts w:ascii="Cambria Math" w:hAnsi="Cambria Math" w:cs="Times New Roman"/>
                <w:color w:val="000000" w:themeColor="text1"/>
                <w:szCs w:val="24"/>
              </w:rPr>
              <m:t>'</m:t>
            </m:r>
          </m:sup>
        </m:s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1</m:t>
                </m:r>
              </m:sub>
            </m:sSub>
          </m:sub>
        </m:sSub>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sub>
          <m:sup>
            <m:r>
              <m:rPr>
                <m:sty m:val="p"/>
              </m:rPr>
              <w:rPr>
                <w:rFonts w:ascii="Cambria Math" w:hAnsi="Cambria Math" w:cs="Times New Roman"/>
                <w:color w:val="000000" w:themeColor="text1"/>
                <w:szCs w:val="24"/>
              </w:rPr>
              <m:t>-1</m:t>
            </m:r>
          </m:sup>
        </m:sSubSup>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sSubSup>
          <m:sSubSupPr>
            <m:ctrlPr>
              <w:rPr>
                <w:rFonts w:ascii="Cambria Math" w:hAnsi="Cambria Math" w:cs="Times New Roman"/>
                <w:color w:val="000000" w:themeColor="text1"/>
                <w:szCs w:val="24"/>
              </w:rPr>
            </m:ctrlPr>
          </m:sSubSup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up>
            <m:r>
              <w:rPr>
                <w:rFonts w:ascii="Cambria Math" w:hAnsi="Cambria Math" w:cs="Times New Roman"/>
                <w:color w:val="000000" w:themeColor="text1"/>
                <w:szCs w:val="24"/>
              </w:rPr>
              <m:t>'</m:t>
            </m:r>
          </m:sup>
        </m:sSubSup>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ctrlPr>
              <w:rPr>
                <w:rFonts w:ascii="Cambria Math" w:hAnsi="Cambria Math" w:cs="Times New Roman"/>
                <w:noProof/>
                <w:color w:val="000000" w:themeColor="text1"/>
                <w:szCs w:val="24"/>
              </w:rPr>
            </m:ctrlPr>
          </m:sub>
          <m:sup>
            <m:r>
              <m:rPr>
                <m:sty m:val="p"/>
              </m:rPr>
              <w:rPr>
                <w:rFonts w:ascii="Cambria Math" w:hAnsi="Cambria Math" w:cs="Times New Roman"/>
                <w:noProof/>
                <w:color w:val="000000" w:themeColor="text1"/>
                <w:szCs w:val="24"/>
              </w:rPr>
              <m:t>-1</m:t>
            </m: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1</m:t>
                </m:r>
              </m:sub>
            </m:sSub>
          </m:sub>
        </m:sSub>
        <m:r>
          <m:rPr>
            <m:sty m:val="p"/>
          </m:rPr>
          <w:rPr>
            <w:rFonts w:ascii="Cambria Math" w:hAnsi="Cambria Math" w:cs="Times New Roman"/>
            <w:color w:val="000000" w:themeColor="text1"/>
            <w:szCs w:val="24"/>
          </w:rPr>
          <m:t>μ</m:t>
        </m:r>
      </m:oMath>
      <w:r w:rsidRPr="000B121E">
        <w:rPr>
          <w:rFonts w:cs="Times New Roman"/>
          <w:color w:val="000000" w:themeColor="text1"/>
          <w:szCs w:val="24"/>
        </w:rPr>
        <w:t xml:space="preserve">, and can be interpreted as the squared forecast bias;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m</m:t>
            </m:r>
          </m:sub>
        </m:sSub>
        <m:r>
          <m:rPr>
            <m:sty m:val="p"/>
          </m:rP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up>
            <m:r>
              <m:rPr>
                <m:sty m:val="p"/>
              </m:rPr>
              <w:rPr>
                <w:rFonts w:ascii="Cambria Math" w:hAnsi="Cambria Math" w:cs="Times New Roman"/>
                <w:color w:val="000000" w:themeColor="text1"/>
                <w:szCs w:val="24"/>
              </w:rPr>
              <m:t>'</m:t>
            </m:r>
          </m:sup>
        </m:sSubSup>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sub>
          <m:sup>
            <m:r>
              <m:rPr>
                <m:sty m:val="p"/>
              </m:rPr>
              <w:rPr>
                <w:rFonts w:ascii="Cambria Math" w:hAnsi="Cambria Math" w:cs="Times New Roman"/>
                <w:noProof/>
                <w:color w:val="000000" w:themeColor="text1"/>
                <w:szCs w:val="24"/>
              </w:rPr>
              <m:t>-1</m:t>
            </m:r>
            <m:ctrlPr>
              <w:rPr>
                <w:rFonts w:ascii="Cambria Math" w:hAnsi="Cambria Math" w:cs="Times New Roman"/>
                <w:noProof/>
                <w:color w:val="000000" w:themeColor="text1"/>
                <w:szCs w:val="24"/>
              </w:rPr>
            </m:ctrlPr>
          </m:sup>
        </m:sSubSup>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r>
          <m:rPr>
            <m:sty m:val="p"/>
          </m:rPr>
          <w:rPr>
            <w:rFonts w:ascii="Cambria Math" w:hAnsi="Cambria Math" w:cs="Times New Roman"/>
            <w:color w:val="000000" w:themeColor="text1"/>
            <w:szCs w:val="24"/>
          </w:rPr>
          <m:t>+ψ</m:t>
        </m:r>
        <m:d>
          <m:dPr>
            <m:ctrlPr>
              <w:rPr>
                <w:rFonts w:ascii="Cambria Math" w:hAnsi="Cambria Math" w:cs="Times New Roman"/>
                <w:color w:val="000000" w:themeColor="text1"/>
                <w:szCs w:val="24"/>
              </w:rPr>
            </m:ctrlPr>
          </m:dPr>
          <m:e>
            <m:sSubSup>
              <m:sSubSupPr>
                <m:ctrlPr>
                  <w:rPr>
                    <w:rFonts w:ascii="Cambria Math" w:hAnsi="Cambria Math" w:cs="Times New Roman"/>
                    <w:color w:val="000000" w:themeColor="text1"/>
                    <w:szCs w:val="24"/>
                  </w:rPr>
                </m:ctrlPr>
              </m:sSubSup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up>
                <m:r>
                  <m:rPr>
                    <m:sty m:val="p"/>
                  </m:rPr>
                  <w:rPr>
                    <w:rFonts w:ascii="Cambria Math" w:hAnsi="Cambria Math" w:cs="Times New Roman"/>
                    <w:color w:val="000000" w:themeColor="text1"/>
                    <w:szCs w:val="24"/>
                  </w:rPr>
                  <m:t>'</m:t>
                </m:r>
              </m:sup>
            </m:sSubSup>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sub>
              <m:sup>
                <m:r>
                  <m:rPr>
                    <m:sty m:val="p"/>
                  </m:rPr>
                  <w:rPr>
                    <w:rFonts w:ascii="Cambria Math" w:hAnsi="Cambria Math" w:cs="Times New Roman"/>
                    <w:color w:val="000000" w:themeColor="text1"/>
                    <w:szCs w:val="24"/>
                  </w:rPr>
                  <m:t>-1</m:t>
                </m:r>
                <m:ctrlPr>
                  <w:rPr>
                    <w:rFonts w:ascii="Cambria Math" w:hAnsi="Cambria Math" w:cs="Times New Roman"/>
                    <w:noProof/>
                    <w:color w:val="000000" w:themeColor="text1"/>
                    <w:szCs w:val="24"/>
                  </w:rPr>
                </m:ctrlPr>
              </m:sup>
            </m:sSubSup>
            <m:sSub>
              <m:sSubPr>
                <m:ctrlPr>
                  <w:rPr>
                    <w:rFonts w:ascii="Cambria Math" w:hAnsi="Cambria Math" w:cs="Times New Roman"/>
                    <w:noProof/>
                    <w:color w:val="000000" w:themeColor="text1"/>
                    <w:szCs w:val="24"/>
                  </w:rPr>
                </m:ctrlPr>
              </m:sSubPr>
              <m:e>
                <m:r>
                  <m:rPr>
                    <m:sty m:val="p"/>
                  </m:rPr>
                  <w:rPr>
                    <w:rFonts w:ascii="Cambria Math" w:hAnsi="Cambria Math" w:cs="Times New Roman"/>
                    <w:noProof/>
                    <w:color w:val="000000" w:themeColor="text1"/>
                    <w:szCs w:val="24"/>
                  </w:rPr>
                  <m:t>Q</m:t>
                </m:r>
                <m:ctrlPr>
                  <w:rPr>
                    <w:rFonts w:ascii="Cambria Math" w:hAnsi="Cambria Math" w:cs="Times New Roman"/>
                    <w:color w:val="000000" w:themeColor="text1"/>
                    <w:szCs w:val="24"/>
                  </w:rPr>
                </m:ctrlPr>
              </m:e>
              <m:sub>
                <m:r>
                  <m:rPr>
                    <m:sty m:val="p"/>
                  </m:rPr>
                  <w:rPr>
                    <w:rFonts w:ascii="Cambria Math" w:hAnsi="Cambria Math" w:cs="Times New Roman"/>
                    <w:color w:val="000000" w:themeColor="text1"/>
                    <w:szCs w:val="24"/>
                  </w:rPr>
                  <m:t>m,</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1</m:t>
                    </m:r>
                  </m:sub>
                </m:sSub>
                <m:ctrlPr>
                  <w:rPr>
                    <w:rFonts w:ascii="Cambria Math" w:hAnsi="Cambria Math" w:cs="Times New Roman"/>
                    <w:color w:val="000000" w:themeColor="text1"/>
                    <w:szCs w:val="24"/>
                  </w:rPr>
                </m:ctrlPr>
              </m:sub>
            </m:sSub>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sub>
              <m:sup>
                <m:r>
                  <m:rPr>
                    <m:sty m:val="p"/>
                  </m:rPr>
                  <w:rPr>
                    <w:rFonts w:ascii="Cambria Math" w:hAnsi="Cambria Math" w:cs="Times New Roman"/>
                    <w:color w:val="000000" w:themeColor="text1"/>
                    <w:szCs w:val="24"/>
                  </w:rPr>
                  <m:t>-1</m:t>
                </m:r>
                <m:ctrlPr>
                  <w:rPr>
                    <w:rFonts w:ascii="Cambria Math" w:hAnsi="Cambria Math" w:cs="Times New Roman"/>
                    <w:noProof/>
                    <w:color w:val="000000" w:themeColor="text1"/>
                    <w:szCs w:val="24"/>
                  </w:rPr>
                </m:ctrlPr>
              </m:sup>
            </m:sSubSup>
            <m:sSub>
              <m:sSubPr>
                <m:ctrlPr>
                  <w:rPr>
                    <w:rFonts w:ascii="Cambria Math" w:hAnsi="Cambria Math" w:cs="Times New Roman"/>
                    <w:noProof/>
                    <w:color w:val="000000" w:themeColor="text1"/>
                    <w:szCs w:val="24"/>
                  </w:rPr>
                </m:ctrlPr>
              </m:sSubPr>
              <m:e>
                <m:r>
                  <w:rPr>
                    <w:rFonts w:ascii="Cambria Math" w:hAnsi="Cambria Math" w:cs="Times New Roman"/>
                    <w:noProof/>
                    <w:color w:val="000000" w:themeColor="text1"/>
                    <w:szCs w:val="24"/>
                  </w:rPr>
                  <m:t>x</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ctrlPr>
                  <w:rPr>
                    <w:rFonts w:ascii="Cambria Math" w:hAnsi="Cambria Math" w:cs="Times New Roman"/>
                    <w:color w:val="000000" w:themeColor="text1"/>
                    <w:szCs w:val="24"/>
                  </w:rPr>
                </m:ctrlPr>
              </m:sub>
            </m:sSub>
          </m:e>
        </m:d>
      </m:oMath>
      <w:r w:rsidRPr="000B121E">
        <w:rPr>
          <w:rFonts w:cs="Times New Roman"/>
          <w:color w:val="000000" w:themeColor="text1"/>
          <w:szCs w:val="24"/>
        </w:rPr>
        <w:t>, and can be interpreted as the efficiency term (</w:t>
      </w:r>
      <m:oMath>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σ</m:t>
            </m:r>
          </m:e>
          <m:sub>
            <m:r>
              <m:rPr>
                <m:sty m:val="p"/>
              </m:rPr>
              <w:rPr>
                <w:rFonts w:ascii="Cambria Math" w:hAnsi="Cambria Math" w:cs="Times New Roman"/>
                <w:color w:val="000000" w:themeColor="text1"/>
                <w:szCs w:val="24"/>
              </w:rPr>
              <m:t>2</m:t>
            </m:r>
          </m:sub>
          <m:sup>
            <m:r>
              <m:rPr>
                <m:sty m:val="p"/>
              </m:rPr>
              <w:rPr>
                <w:rFonts w:ascii="Cambria Math" w:hAnsi="Cambria Math" w:cs="Times New Roman"/>
                <w:color w:val="000000" w:themeColor="text1"/>
                <w:szCs w:val="24"/>
              </w:rPr>
              <m:t>2</m:t>
            </m:r>
          </m:sup>
        </m:sSubSup>
        <w:commentRangeStart w:id="289"/>
        <m:sSub>
          <m:sSubPr>
            <m:ctrlPr>
              <w:rPr>
                <w:rFonts w:ascii="Cambria Math" w:hAnsi="Cambria Math" w:cs="Times New Roman"/>
                <w:i/>
                <w:color w:val="000000" w:themeColor="text1"/>
                <w:szCs w:val="24"/>
              </w:rPr>
            </m:ctrlPr>
          </m:sSubPr>
          <m:e>
            <m:r>
              <m:rPr>
                <m:sty m:val="p"/>
              </m:rPr>
              <w:rPr>
                <w:rFonts w:ascii="Cambria Math" w:hAnsi="Cambria Math" w:cs="Times New Roman"/>
                <w:color w:val="000000" w:themeColor="text1"/>
                <w:szCs w:val="24"/>
              </w:rPr>
              <m:t>E</m:t>
            </m:r>
          </m:e>
          <m:sub>
            <m:r>
              <w:rPr>
                <w:rFonts w:ascii="Cambria Math" w:hAnsi="Cambria Math" w:cs="Times New Roman"/>
                <w:color w:val="000000" w:themeColor="text1"/>
                <w:szCs w:val="24"/>
              </w:rPr>
              <m:t>m</m:t>
            </m:r>
          </m:sub>
        </m:sSub>
        <w:commentRangeEnd w:id="289"/>
        <m:r>
          <m:rPr>
            <m:sty m:val="p"/>
          </m:rPr>
          <w:rPr>
            <w:rStyle w:val="CommentReference"/>
          </w:rPr>
          <w:commentReference w:id="289"/>
        </m:r>
      </m:oMath>
      <w:r w:rsidRPr="000B121E">
        <w:rPr>
          <w:rFonts w:cs="Times New Roman"/>
          <w:color w:val="000000" w:themeColor="text1"/>
          <w:szCs w:val="24"/>
        </w:rPr>
        <w:t xml:space="preserve"> is the forecasting error variance), </w:t>
      </w:r>
      <w:r w:rsidRPr="000B121E">
        <w:rPr>
          <w:rFonts w:ascii="Cambria Math" w:hAnsi="Cambria Math" w:cs="Times New Roman"/>
          <w:color w:val="000000" w:themeColor="text1"/>
          <w:szCs w:val="24"/>
        </w:rPr>
        <w:t>μ</w:t>
      </w:r>
      <m:oMath>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σ</m:t>
            </m:r>
          </m:e>
          <m:sub>
            <m:r>
              <w:rPr>
                <w:rFonts w:ascii="Cambria Math" w:hAnsi="Cambria Math" w:cs="Times New Roman"/>
                <w:color w:val="000000" w:themeColor="text1"/>
                <w:szCs w:val="24"/>
              </w:rPr>
              <m:t>2</m:t>
            </m:r>
          </m:sub>
        </m:sSub>
      </m:oMath>
      <w:r w:rsidRPr="000B121E">
        <w:rPr>
          <w:rFonts w:cs="Times New Roman"/>
          <w:color w:val="000000" w:themeColor="text1"/>
          <w:szCs w:val="24"/>
        </w:rPr>
        <w:t xml:space="preserve">,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m,</m:t>
            </m:r>
            <m:r>
              <w:rPr>
                <w:rFonts w:ascii="Cambria Math" w:hAnsi="Cambria Math" w:cs="Times New Roman"/>
                <w:color w:val="000000" w:themeColor="text1"/>
                <w:szCs w:val="24"/>
              </w:rPr>
              <m:t>T</m:t>
            </m:r>
          </m:sub>
        </m:sSub>
        <m:r>
          <m:rPr>
            <m:sty m:val="p"/>
          </m:rP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w:rPr>
                <w:rFonts w:ascii="Cambria Math" w:hAnsi="Cambria Math" w:cs="Times New Roman"/>
                <w:color w:val="000000" w:themeColor="text1"/>
                <w:szCs w:val="24"/>
              </w:rPr>
              <m:t>X</m:t>
            </m:r>
          </m:e>
          <m:sub>
            <m:r>
              <m:rPr>
                <m:sty m:val="p"/>
              </m:rPr>
              <w:rPr>
                <w:rFonts w:ascii="Cambria Math" w:hAnsi="Cambria Math" w:cs="Times New Roman"/>
                <w:noProof/>
                <w:color w:val="000000" w:themeColor="text1"/>
                <w:szCs w:val="24"/>
              </w:rPr>
              <m:t>m,</m:t>
            </m:r>
            <m:r>
              <w:rPr>
                <w:rFonts w:ascii="Cambria Math" w:hAnsi="Cambria Math" w:cs="Times New Roman"/>
                <w:color w:val="000000" w:themeColor="text1"/>
                <w:szCs w:val="24"/>
              </w:rPr>
              <m:t>T</m:t>
            </m:r>
          </m:sub>
          <m:sup>
            <m:r>
              <w:rPr>
                <w:rFonts w:ascii="Cambria Math" w:hAnsi="Cambria Math" w:cs="Times New Roman"/>
                <w:color w:val="000000" w:themeColor="text1"/>
                <w:szCs w:val="24"/>
              </w:rPr>
              <m:t>'</m:t>
            </m:r>
          </m:sup>
        </m:sSubSup>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ctrlPr>
              <w:rPr>
                <w:rFonts w:ascii="Cambria Math" w:hAnsi="Cambria Math" w:cs="Times New Roman"/>
                <w:noProof/>
                <w:color w:val="000000" w:themeColor="text1"/>
                <w:szCs w:val="24"/>
              </w:rPr>
            </m:ctrlPr>
          </m:e>
          <m:sub>
            <m:r>
              <m:rPr>
                <m:sty m:val="p"/>
              </m:rPr>
              <w:rPr>
                <w:rFonts w:ascii="Cambria Math" w:hAnsi="Cambria Math" w:cs="Times New Roman"/>
                <w:noProof/>
                <w:color w:val="000000" w:themeColor="text1"/>
                <w:szCs w:val="24"/>
              </w:rPr>
              <m:t>m,</m:t>
            </m:r>
            <m:r>
              <w:rPr>
                <w:rFonts w:ascii="Cambria Math" w:hAnsi="Cambria Math" w:cs="Times New Roman"/>
                <w:color w:val="000000" w:themeColor="text1"/>
                <w:szCs w:val="24"/>
              </w:rPr>
              <m:t>T</m:t>
            </m:r>
          </m:sub>
        </m:sSub>
      </m:oMath>
      <w:r w:rsidRPr="000B121E">
        <w:rPr>
          <w:rFonts w:cs="Times New Roman"/>
          <w:color w:val="000000" w:themeColor="text1"/>
          <w:szCs w:val="24"/>
        </w:rPr>
        <w:t>, an</w:t>
      </w:r>
      <w:r w:rsidRPr="000B121E">
        <w:rPr>
          <w:rFonts w:cs="Times New Roman"/>
          <w:noProof/>
          <w:color w:val="000000" w:themeColor="text1"/>
          <w:szCs w:val="24"/>
        </w:rPr>
        <w:t xml:space="preserve">d </w:t>
      </w:r>
      <w:r w:rsidRPr="000B121E">
        <w:rPr>
          <w:rFonts w:ascii="Cambria Math" w:hAnsi="Cambria Math" w:cs="Times New Roman"/>
          <w:noProof/>
          <w:color w:val="000000" w:themeColor="text1"/>
          <w:szCs w:val="24"/>
        </w:rPr>
        <w:t>ψ</w:t>
      </w:r>
      <m:oMath>
        <m:r>
          <m:rPr>
            <m:sty m:val="p"/>
          </m:rPr>
          <w:rPr>
            <w:rFonts w:ascii="Cambria Math" w:hAnsi="Cambria Math" w:cs="Times New Roman"/>
            <w:color w:val="000000" w:themeColor="text1"/>
            <w:szCs w:val="24"/>
          </w:rPr>
          <m:t>=(</m:t>
        </m:r>
        <m:sSubSup>
          <m:sSubSupPr>
            <m:ctrlPr>
              <w:rPr>
                <w:rFonts w:ascii="Cambria Math" w:hAnsi="Cambria Math" w:cs="Times New Roman"/>
                <w:noProof/>
                <w:color w:val="000000" w:themeColor="text1"/>
                <w:szCs w:val="24"/>
              </w:rPr>
            </m:ctrlPr>
          </m:sSubSupPr>
          <m:e>
            <m:r>
              <m:rPr>
                <m:sty m:val="p"/>
              </m:rPr>
              <w:rPr>
                <w:rFonts w:ascii="Cambria Math" w:hAnsi="Cambria Math" w:cs="Times New Roman"/>
                <w:noProof/>
                <w:color w:val="000000" w:themeColor="text1"/>
                <w:szCs w:val="24"/>
              </w:rPr>
              <m:t>σ</m:t>
            </m:r>
          </m:e>
          <m:sub>
            <m:r>
              <m:rPr>
                <m:sty m:val="p"/>
              </m:rPr>
              <w:rPr>
                <w:rFonts w:ascii="Cambria Math" w:hAnsi="Cambria Math" w:cs="Times New Roman"/>
                <w:color w:val="000000" w:themeColor="text1"/>
                <w:szCs w:val="24"/>
              </w:rPr>
              <m:t>1</m:t>
            </m:r>
            <m:ctrlPr>
              <w:rPr>
                <w:rFonts w:ascii="Cambria Math" w:hAnsi="Cambria Math" w:cs="Times New Roman"/>
                <w:color w:val="000000" w:themeColor="text1"/>
                <w:szCs w:val="24"/>
              </w:rPr>
            </m:ctrlPr>
          </m:sub>
          <m:sup>
            <m:r>
              <m:rPr>
                <m:sty m:val="p"/>
              </m:rPr>
              <w:rPr>
                <w:rFonts w:ascii="Cambria Math" w:hAnsi="Cambria Math" w:cs="Times New Roman"/>
                <w:color w:val="000000" w:themeColor="text1"/>
                <w:szCs w:val="24"/>
              </w:rPr>
              <m:t>2</m:t>
            </m:r>
            <m:ctrlPr>
              <w:rPr>
                <w:rFonts w:ascii="Cambria Math" w:hAnsi="Cambria Math" w:cs="Times New Roman"/>
                <w:color w:val="000000" w:themeColor="text1"/>
                <w:szCs w:val="24"/>
              </w:rPr>
            </m:ctrlPr>
          </m:sup>
        </m:sSubSup>
        <m:r>
          <m:rPr>
            <m:sty m:val="p"/>
          </m:rP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σ</m:t>
            </m:r>
          </m:e>
          <m:sub>
            <m:r>
              <m:rPr>
                <m:sty m:val="p"/>
              </m:rPr>
              <w:rPr>
                <w:rFonts w:ascii="Cambria Math" w:hAnsi="Cambria Math" w:cs="Times New Roman"/>
                <w:color w:val="000000" w:themeColor="text1"/>
                <w:szCs w:val="24"/>
              </w:rPr>
              <m:t>2</m:t>
            </m:r>
          </m:sub>
          <m:sup>
            <m:r>
              <m:rPr>
                <m:sty m:val="p"/>
              </m:rPr>
              <w:rPr>
                <w:rFonts w:ascii="Cambria Math" w:hAnsi="Cambria Math" w:cs="Times New Roman"/>
                <w:color w:val="000000" w:themeColor="text1"/>
                <w:szCs w:val="24"/>
              </w:rPr>
              <m:t>2</m:t>
            </m:r>
          </m:sup>
        </m:sSubSup>
        <m:r>
          <m:rPr>
            <m:sty m:val="p"/>
          </m:rP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σ</m:t>
            </m:r>
          </m:e>
          <m:sub>
            <m:r>
              <m:rPr>
                <m:sty m:val="p"/>
              </m:rPr>
              <w:rPr>
                <w:rFonts w:ascii="Cambria Math" w:hAnsi="Cambria Math" w:cs="Times New Roman"/>
                <w:color w:val="000000" w:themeColor="text1"/>
                <w:szCs w:val="24"/>
              </w:rPr>
              <m:t>2</m:t>
            </m:r>
          </m:sub>
          <m:sup>
            <m:r>
              <m:rPr>
                <m:sty m:val="p"/>
              </m:rPr>
              <w:rPr>
                <w:rFonts w:ascii="Cambria Math" w:hAnsi="Cambria Math" w:cs="Times New Roman"/>
                <w:color w:val="000000" w:themeColor="text1"/>
                <w:szCs w:val="24"/>
              </w:rPr>
              <m:t>2</m:t>
            </m:r>
          </m:sup>
        </m:sSubSup>
      </m:oMath>
      <w:r w:rsidRPr="000B121E">
        <w:rPr>
          <w:rFonts w:cs="Times New Roman"/>
          <w:color w:val="000000" w:themeColor="text1"/>
          <w:szCs w:val="24"/>
        </w:rPr>
        <w:t xml:space="preserve">. </w:t>
      </w:r>
      <w:r w:rsidR="0047706C">
        <w:rPr>
          <w:rFonts w:cs="Times New Roman"/>
          <w:color w:val="000000" w:themeColor="text1"/>
          <w:szCs w:val="24"/>
        </w:rPr>
        <w:fldChar w:fldCharType="begin"/>
      </w:r>
      <w:r w:rsidR="0047706C">
        <w:rPr>
          <w:rFonts w:cs="Times New Roman"/>
          <w:color w:val="000000" w:themeColor="text1"/>
          <w:szCs w:val="24"/>
        </w:rPr>
        <w:instrText xml:space="preserve"> HYPERLINK \l "_ENREF_59" \o "Pesaran, 2005 #622" </w:instrText>
      </w:r>
      <w:r w:rsidR="0047706C">
        <w:rPr>
          <w:rFonts w:cs="Times New Roman"/>
          <w:color w:val="000000" w:themeColor="text1"/>
          <w:szCs w:val="24"/>
        </w:rPr>
      </w:r>
      <w:r w:rsidR="0047706C">
        <w:rPr>
          <w:rFonts w:cs="Times New Roman"/>
          <w:color w:val="000000" w:themeColor="text1"/>
          <w:szCs w:val="24"/>
        </w:rPr>
        <w:fldChar w:fldCharType="separate"/>
      </w:r>
      <w:r w:rsidR="0047706C" w:rsidRPr="000B121E">
        <w:rPr>
          <w:rFonts w:cs="Times New Roman"/>
          <w:color w:val="000000" w:themeColor="text1"/>
          <w:szCs w:val="24"/>
        </w:rPr>
        <w:fldChar w:fldCharType="begin"/>
      </w:r>
      <w:r w:rsidR="0047706C">
        <w:rPr>
          <w:rFonts w:cs="Times New Roman"/>
          <w:color w:val="000000" w:themeColor="text1"/>
          <w:szCs w:val="24"/>
        </w:rPr>
        <w: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Article"&gt;17&lt;/ref-type&gt;&lt;contributors&gt;&lt;authors&gt;&lt;author&gt;Hashem M. Pesaran&lt;/author&gt;&lt;author&gt;Allan Timmermann&lt;/author&gt;&lt;/authors&gt;&lt;/contributors&gt;&lt;titles&gt;&lt;title&gt;Small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47706C" w:rsidRPr="000B121E">
        <w:rPr>
          <w:rFonts w:cs="Times New Roman"/>
          <w:color w:val="000000" w:themeColor="text1"/>
          <w:szCs w:val="24"/>
        </w:rPr>
        <w:fldChar w:fldCharType="separate"/>
      </w:r>
      <w:r w:rsidR="0047706C">
        <w:rPr>
          <w:rFonts w:cs="Times New Roman"/>
          <w:noProof/>
          <w:color w:val="000000" w:themeColor="text1"/>
          <w:szCs w:val="24"/>
        </w:rPr>
        <w:t>Pesaran and Timmermann (2005)</w:t>
      </w:r>
      <w:r w:rsidR="0047706C" w:rsidRPr="000B121E">
        <w:rPr>
          <w:rFonts w:cs="Times New Roman"/>
          <w:color w:val="000000" w:themeColor="text1"/>
          <w:szCs w:val="24"/>
        </w:rPr>
        <w:fldChar w:fldCharType="end"/>
      </w:r>
      <w:r w:rsidR="0047706C">
        <w:rPr>
          <w:rFonts w:cs="Times New Roman"/>
          <w:color w:val="000000" w:themeColor="text1"/>
          <w:szCs w:val="24"/>
        </w:rPr>
        <w:fldChar w:fldCharType="end"/>
      </w:r>
      <w:r w:rsidRPr="000B121E">
        <w:rPr>
          <w:rFonts w:cs="Times New Roman"/>
          <w:color w:val="000000" w:themeColor="text1"/>
          <w:szCs w:val="24"/>
        </w:rPr>
        <w:t xml:space="preserve"> show </w:t>
      </w:r>
      <w:r w:rsidR="001B19BE" w:rsidRPr="000B121E">
        <w:rPr>
          <w:rFonts w:cs="Times New Roman"/>
          <w:color w:val="000000" w:themeColor="text1"/>
          <w:szCs w:val="24"/>
        </w:rPr>
        <w:t xml:space="preserve">analytically </w:t>
      </w:r>
      <w:r w:rsidRPr="000B121E">
        <w:rPr>
          <w:rFonts w:cs="Times New Roman"/>
          <w:color w:val="000000" w:themeColor="text1"/>
          <w:szCs w:val="24"/>
        </w:rPr>
        <w:t xml:space="preserve">that the change of the </w:t>
      </w:r>
      <w:r w:rsidRPr="00A82DF2">
        <w:rPr>
          <w:rFonts w:cs="Times New Roman"/>
          <w:i/>
          <w:color w:val="000000" w:themeColor="text1"/>
          <w:szCs w:val="24"/>
          <w:rPrChange w:id="290" w:author="tao huang" w:date="2018-01-09T18:55:00Z">
            <w:rPr>
              <w:rFonts w:cs="Times New Roman"/>
              <w:color w:val="000000" w:themeColor="text1"/>
              <w:szCs w:val="24"/>
            </w:rPr>
          </w:rPrChange>
        </w:rPr>
        <w:t>MSE</w:t>
      </w:r>
      <w:r w:rsidRPr="000B121E">
        <w:rPr>
          <w:rFonts w:cs="Times New Roman"/>
          <w:color w:val="000000" w:themeColor="text1"/>
          <w:szCs w:val="24"/>
        </w:rPr>
        <w:t xml:space="preserve"> for week </w:t>
      </w:r>
      <m:oMath>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oMath>
      <w:r w:rsidRPr="000B121E">
        <w:rPr>
          <w:rFonts w:cs="Times New Roman"/>
          <w:color w:val="000000" w:themeColor="text1"/>
          <w:szCs w:val="24"/>
        </w:rPr>
        <w:t xml:space="preserve"> </w:t>
      </w:r>
      <w:r w:rsidR="000E0B8A" w:rsidRPr="000B121E">
        <w:rPr>
          <w:rFonts w:cs="Times New Roman"/>
          <w:color w:val="000000" w:themeColor="text1"/>
          <w:szCs w:val="24"/>
        </w:rPr>
        <w:t>when we estimate the model with data</w:t>
      </w:r>
      <w:r w:rsidRPr="000B121E">
        <w:rPr>
          <w:rFonts w:cs="Times New Roman"/>
          <w:color w:val="000000" w:themeColor="text1"/>
          <w:szCs w:val="24"/>
        </w:rPr>
        <w:t xml:space="preserve"> </w:t>
      </w:r>
      <m:oMath>
        <m:r>
          <w:rPr>
            <w:rFonts w:ascii="Cambria Math" w:hAnsi="Cambria Math" w:cs="Times New Roman"/>
            <w:color w:val="000000" w:themeColor="text1"/>
            <w:szCs w:val="24"/>
          </w:rPr>
          <m:t>[m+1,T]</m:t>
        </m:r>
      </m:oMath>
      <w:r w:rsidRPr="000B121E">
        <w:rPr>
          <w:rFonts w:cs="Times New Roman"/>
          <w:color w:val="000000" w:themeColor="text1"/>
          <w:szCs w:val="24"/>
        </w:rPr>
        <w:t xml:space="preserve"> compared to with </w:t>
      </w:r>
      <w:r w:rsidR="000E0B8A" w:rsidRPr="000B121E">
        <w:rPr>
          <w:rFonts w:cs="Times New Roman"/>
          <w:color w:val="000000" w:themeColor="text1"/>
          <w:szCs w:val="24"/>
        </w:rPr>
        <w:t>the data</w:t>
      </w:r>
      <w:r w:rsidRPr="000B121E">
        <w:rPr>
          <w:rFonts w:cs="Times New Roman"/>
          <w:color w:val="000000" w:themeColor="text1"/>
          <w:szCs w:val="24"/>
        </w:rPr>
        <w:t xml:space="preserve"> </w:t>
      </w:r>
      <m:oMath>
        <m:r>
          <w:rPr>
            <w:rFonts w:ascii="Cambria Math" w:hAnsi="Cambria Math" w:cs="Times New Roman"/>
            <w:color w:val="000000" w:themeColor="text1"/>
            <w:szCs w:val="24"/>
          </w:rPr>
          <m:t>[m,T]</m:t>
        </m:r>
      </m:oMath>
      <w:del w:id="291" w:author="tao huang" w:date="2018-01-09T16:39:00Z">
        <w:r w:rsidRPr="000B121E" w:rsidDel="00A05E98">
          <w:rPr>
            <w:rFonts w:cs="Times New Roman"/>
            <w:color w:val="000000" w:themeColor="text1"/>
            <w:szCs w:val="24"/>
          </w:rPr>
          <w:delText>)</w:delText>
        </w:r>
      </w:del>
      <w:r w:rsidRPr="000B121E">
        <w:rPr>
          <w:rFonts w:cs="Times New Roman"/>
          <w:color w:val="000000" w:themeColor="text1"/>
          <w:szCs w:val="24"/>
        </w:rPr>
        <w:t xml:space="preserve"> </w:t>
      </w:r>
      <w:del w:id="292" w:author="tao huang" w:date="2018-01-09T16:40:00Z">
        <w:r w:rsidRPr="000B121E" w:rsidDel="00A05E98">
          <w:rPr>
            <w:rFonts w:cs="Times New Roman"/>
            <w:color w:val="000000" w:themeColor="text1"/>
            <w:szCs w:val="24"/>
          </w:rPr>
          <w:delText>can be represented as</w:delText>
        </w:r>
      </w:del>
      <w:ins w:id="293" w:author="tao huang" w:date="2018-01-09T16:40:00Z">
        <w:r w:rsidR="00A05E98">
          <w:rPr>
            <w:rFonts w:cs="Times New Roman"/>
            <w:color w:val="000000" w:themeColor="text1"/>
            <w:szCs w:val="24"/>
          </w:rPr>
          <w:t>is</w:t>
        </w:r>
      </w:ins>
      <w:r w:rsidRPr="000B121E">
        <w:rPr>
          <w:rFonts w:cs="Times New Roman"/>
          <w:color w:val="000000" w:themeColor="text1"/>
          <w:szCs w:val="24"/>
        </w:rPr>
        <w:t>:</w:t>
      </w:r>
    </w:p>
    <w:p w14:paraId="7D73094E"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4138F696" w14:textId="0D2E4BD0" w:rsidR="004617F2" w:rsidRPr="000B121E" w:rsidRDefault="00877FDD" w:rsidP="000B121E">
      <w:pPr>
        <w:shd w:val="clear" w:color="auto" w:fill="FFFFFF" w:themeFill="background1"/>
        <w:spacing w:after="0" w:line="360" w:lineRule="auto"/>
        <w:outlineLvl w:val="0"/>
        <w:rPr>
          <w:rFonts w:cs="Times New Roman"/>
          <w:color w:val="000000" w:themeColor="text1"/>
          <w:szCs w:val="24"/>
        </w:rPr>
      </w:pPr>
      <m:oMathPara>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Δ</m:t>
              </m:r>
            </m:e>
            <m:sub>
              <m:r>
                <m:rPr>
                  <m:sty m:val="p"/>
                </m:rPr>
                <w:rPr>
                  <w:rFonts w:ascii="Cambria Math" w:hAnsi="Cambria Math" w:cs="Times New Roman"/>
                  <w:color w:val="000000" w:themeColor="text1"/>
                  <w:szCs w:val="24"/>
                </w:rPr>
                <m:t>m+1,m</m:t>
              </m:r>
            </m:sub>
          </m:sSub>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MSE</m:t>
          </m:r>
          <m:d>
            <m:dPr>
              <m:ctrlPr>
                <w:rPr>
                  <w:rFonts w:ascii="Cambria Math" w:hAnsi="Cambria Math" w:cs="Times New Roman"/>
                  <w:color w:val="000000" w:themeColor="text1"/>
                  <w:szCs w:val="24"/>
                </w:rPr>
              </m:ctrlPr>
            </m:dPr>
            <m:e>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h, m</m:t>
              </m:r>
              <m:r>
                <m:rPr>
                  <m:sty m:val="p"/>
                </m:rPr>
                <w:rPr>
                  <w:rFonts w:ascii="Cambria Math" w:hAnsi="Cambria Math" w:cs="Times New Roman"/>
                  <w:color w:val="000000" w:themeColor="text1"/>
                  <w:szCs w:val="24"/>
                </w:rPr>
                <m:t>+1</m:t>
              </m:r>
            </m:e>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e>
          </m:d>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MSE</m:t>
          </m:r>
          <m:d>
            <m:dPr>
              <m:ctrlPr>
                <w:rPr>
                  <w:rFonts w:ascii="Cambria Math" w:hAnsi="Cambria Math" w:cs="Times New Roman"/>
                  <w:color w:val="000000" w:themeColor="text1"/>
                  <w:szCs w:val="24"/>
                </w:rPr>
              </m:ctrlPr>
            </m:dPr>
            <m:e>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h, m</m:t>
              </m:r>
            </m:e>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e>
          </m:d>
        </m:oMath>
      </m:oMathPara>
    </w:p>
    <w:p w14:paraId="4158BF12"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m:oMathPara>
        <m:oMath>
          <m:r>
            <m:rPr>
              <m:sty m:val="p"/>
            </m:rPr>
            <w:rPr>
              <w:rFonts w:ascii="Cambria Math" w:hAnsi="Cambria Math" w:cs="Times New Roman"/>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σ</m:t>
              </m:r>
            </m:e>
            <m:sub>
              <m:r>
                <m:rPr>
                  <m:sty m:val="p"/>
                </m:rPr>
                <w:rPr>
                  <w:rFonts w:ascii="Cambria Math" w:hAnsi="Cambria Math" w:cs="Times New Roman"/>
                  <w:color w:val="000000" w:themeColor="text1"/>
                  <w:szCs w:val="24"/>
                </w:rPr>
                <m:t>2</m:t>
              </m:r>
            </m:sub>
            <m:sup>
              <m:r>
                <m:rPr>
                  <m:sty m:val="p"/>
                </m:rPr>
                <w:rPr>
                  <w:rFonts w:ascii="Cambria Math" w:hAnsi="Cambria Math" w:cs="Times New Roman"/>
                  <w:color w:val="000000" w:themeColor="text1"/>
                  <w:szCs w:val="24"/>
                </w:rPr>
                <m:t>2</m:t>
              </m:r>
            </m:sup>
          </m:sSubSup>
          <m:r>
            <m:rPr>
              <m:sty m:val="p"/>
            </m:rPr>
            <w:rPr>
              <w:rFonts w:ascii="Cambria Math" w:hAnsi="Cambria Math" w:cs="Times New Roman"/>
              <w:color w:val="000000" w:themeColor="text1"/>
              <w:szCs w:val="24"/>
            </w:rPr>
            <m:t>[</m:t>
          </m:r>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B</m:t>
                  </m:r>
                </m:e>
                <m:sub>
                  <m:r>
                    <m:rPr>
                      <m:sty m:val="p"/>
                    </m:rPr>
                    <w:rPr>
                      <w:rFonts w:ascii="Cambria Math" w:hAnsi="Cambria Math" w:cs="Times New Roman"/>
                      <w:color w:val="000000" w:themeColor="text1"/>
                      <w:szCs w:val="24"/>
                    </w:rPr>
                    <m:t>m+1</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B</m:t>
                  </m:r>
                </m:e>
                <m:sub>
                  <m:r>
                    <m:rPr>
                      <m:sty m:val="p"/>
                    </m:rPr>
                    <w:rPr>
                      <w:rFonts w:ascii="Cambria Math" w:hAnsi="Cambria Math" w:cs="Times New Roman"/>
                      <w:color w:val="000000" w:themeColor="text1"/>
                      <w:szCs w:val="24"/>
                    </w:rPr>
                    <m:t>m</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m+1</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m</m:t>
                  </m:r>
                </m:sub>
              </m:sSub>
            </m:e>
          </m:d>
          <m:r>
            <m:rPr>
              <m:sty m:val="p"/>
            </m:rPr>
            <w:rPr>
              <w:rFonts w:ascii="Cambria Math" w:hAnsi="Cambria Math" w:cs="Times New Roman"/>
              <w:color w:val="000000" w:themeColor="text1"/>
              <w:szCs w:val="24"/>
            </w:rPr>
            <m:t>]</m:t>
          </m:r>
        </m:oMath>
      </m:oMathPara>
    </w:p>
    <w:p w14:paraId="04A6E292"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6BBE4D97" w14:textId="23729134" w:rsidR="00D4038D" w:rsidRPr="000B121E" w:rsidRDefault="00A05E98" w:rsidP="000B121E">
      <w:pPr>
        <w:shd w:val="clear" w:color="auto" w:fill="FFFFFF" w:themeFill="background1"/>
        <w:spacing w:after="0" w:line="360" w:lineRule="auto"/>
        <w:rPr>
          <w:rFonts w:cs="Times New Roman"/>
          <w:color w:val="000000" w:themeColor="text1"/>
          <w:szCs w:val="24"/>
        </w:rPr>
      </w:pPr>
      <w:ins w:id="294" w:author="tao huang" w:date="2018-01-09T16:40:00Z">
        <w:r>
          <w:rPr>
            <w:rFonts w:cs="Times New Roman"/>
            <w:color w:val="000000" w:themeColor="text1"/>
            <w:szCs w:val="24"/>
          </w:rPr>
          <w:t>w</w:t>
        </w:r>
      </w:ins>
      <w:del w:id="295" w:author="tao huang" w:date="2018-01-09T16:40:00Z">
        <w:r w:rsidR="000E0B8A" w:rsidRPr="000B121E" w:rsidDel="00A05E98">
          <w:rPr>
            <w:rFonts w:cs="Times New Roman"/>
            <w:color w:val="000000" w:themeColor="text1"/>
            <w:szCs w:val="24"/>
          </w:rPr>
          <w:delText>W</w:delText>
        </w:r>
      </w:del>
      <w:r w:rsidR="004617F2" w:rsidRPr="000B121E">
        <w:rPr>
          <w:rFonts w:cs="Times New Roman"/>
          <w:color w:val="000000" w:themeColor="text1"/>
          <w:szCs w:val="24"/>
        </w:rPr>
        <w:t xml:space="preserve">here </w:t>
      </w:r>
      <m:oMath>
        <m:r>
          <m:rPr>
            <m:sty m:val="p"/>
          </m:rPr>
          <w:rPr>
            <w:rFonts w:ascii="Cambria Math" w:hAnsi="Cambria Math" w:cs="Times New Roman"/>
            <w:color w:val="000000" w:themeColor="text1"/>
            <w:szCs w:val="24"/>
          </w:rPr>
          <m:t>MSE</m:t>
        </m:r>
        <m:d>
          <m:dPr>
            <m:ctrlPr>
              <w:rPr>
                <w:rFonts w:ascii="Cambria Math" w:hAnsi="Cambria Math" w:cs="Times New Roman"/>
                <w:color w:val="000000" w:themeColor="text1"/>
                <w:szCs w:val="24"/>
              </w:rPr>
            </m:ctrlPr>
          </m:dPr>
          <m:e>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 m+1</m:t>
            </m:r>
          </m:e>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X</m:t>
                </m:r>
              </m:e>
              <m:sub>
                <m:r>
                  <m:rPr>
                    <m:sty m:val="p"/>
                  </m:rPr>
                  <w:rPr>
                    <w:rFonts w:ascii="Cambria Math" w:hAnsi="Cambria Math" w:cs="Times New Roman"/>
                    <w:color w:val="000000" w:themeColor="text1"/>
                    <w:szCs w:val="24"/>
                  </w:rPr>
                  <m:t>T</m:t>
                </m:r>
              </m:sub>
            </m:sSub>
          </m:e>
        </m:d>
      </m:oMath>
      <w:r w:rsidR="004617F2" w:rsidRPr="000B121E">
        <w:rPr>
          <w:rFonts w:cs="Times New Roman"/>
          <w:color w:val="000000" w:themeColor="text1"/>
          <w:szCs w:val="24"/>
        </w:rPr>
        <w:t xml:space="preserve"> is the </w:t>
      </w:r>
      <w:r w:rsidR="004617F2" w:rsidRPr="00A82DF2">
        <w:rPr>
          <w:rFonts w:cs="Times New Roman"/>
          <w:i/>
          <w:color w:val="000000" w:themeColor="text1"/>
          <w:szCs w:val="24"/>
          <w:rPrChange w:id="296" w:author="tao huang" w:date="2018-01-09T18:55:00Z">
            <w:rPr>
              <w:rFonts w:cs="Times New Roman"/>
              <w:color w:val="000000" w:themeColor="text1"/>
              <w:szCs w:val="24"/>
            </w:rPr>
          </w:rPrChange>
        </w:rPr>
        <w:t>MSE</w:t>
      </w:r>
      <w:r w:rsidR="004617F2" w:rsidRPr="000B121E">
        <w:rPr>
          <w:rFonts w:cs="Times New Roman"/>
          <w:color w:val="000000" w:themeColor="text1"/>
          <w:szCs w:val="24"/>
        </w:rPr>
        <w:t xml:space="preserve"> at week </w:t>
      </w:r>
      <m:oMath>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oMath>
      <w:r w:rsidR="004617F2" w:rsidRPr="000B121E">
        <w:rPr>
          <w:rFonts w:cs="Times New Roman"/>
          <w:color w:val="000000" w:themeColor="text1"/>
          <w:szCs w:val="24"/>
        </w:rPr>
        <w:t xml:space="preserve"> based on the estimation window [m+1, </w:t>
      </w:r>
      <w:r w:rsidR="004617F2" w:rsidRPr="000B121E">
        <w:rPr>
          <w:rFonts w:cs="Times New Roman"/>
          <w:i/>
          <w:color w:val="000000" w:themeColor="text1"/>
          <w:szCs w:val="24"/>
        </w:rPr>
        <w:t>T</w:t>
      </w:r>
      <w:r w:rsidR="004617F2" w:rsidRPr="000B121E">
        <w:rPr>
          <w:rFonts w:cs="Times New Roman"/>
          <w:color w:val="000000" w:themeColor="text1"/>
          <w:szCs w:val="24"/>
        </w:rPr>
        <w:t xml:space="preserve">]. When the observation at week </w:t>
      </w:r>
      <w:r w:rsidR="004617F2" w:rsidRPr="000B121E">
        <w:rPr>
          <w:rFonts w:cs="Times New Roman"/>
          <w:i/>
          <w:color w:val="000000" w:themeColor="text1"/>
          <w:szCs w:val="24"/>
        </w:rPr>
        <w:t>m</w:t>
      </w:r>
      <w:r w:rsidR="004617F2" w:rsidRPr="000B121E">
        <w:rPr>
          <w:rFonts w:cs="Times New Roman"/>
          <w:color w:val="000000" w:themeColor="text1"/>
          <w:szCs w:val="24"/>
        </w:rPr>
        <w:t xml:space="preserve"> is excluded in the estimation, the change of the squared bias term (e.g.,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B</m:t>
            </m:r>
          </m:e>
          <m:sub>
            <m:r>
              <m:rPr>
                <m:sty m:val="p"/>
              </m:rPr>
              <w:rPr>
                <w:rFonts w:ascii="Cambria Math" w:hAnsi="Cambria Math" w:cs="Times New Roman"/>
                <w:color w:val="000000" w:themeColor="text1"/>
                <w:szCs w:val="24"/>
              </w:rPr>
              <m:t>m+1</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B</m:t>
            </m:r>
          </m:e>
          <m:sub>
            <m:r>
              <m:rPr>
                <m:sty m:val="p"/>
              </m:rPr>
              <w:rPr>
                <w:rFonts w:ascii="Cambria Math" w:hAnsi="Cambria Math" w:cs="Times New Roman"/>
                <w:color w:val="000000" w:themeColor="text1"/>
                <w:szCs w:val="24"/>
              </w:rPr>
              <m:t>m</m:t>
            </m:r>
          </m:sub>
        </m:sSub>
      </m:oMath>
      <w:r w:rsidR="004617F2" w:rsidRPr="000B121E">
        <w:rPr>
          <w:rFonts w:cs="Times New Roman"/>
          <w:color w:val="000000" w:themeColor="text1"/>
          <w:szCs w:val="24"/>
        </w:rPr>
        <w:t xml:space="preserve">) will always be non-positive (i.e., the bias will decrease), but the change of the efficiency term (e.g.,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m+1</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m</m:t>
            </m:r>
          </m:sub>
        </m:sSub>
      </m:oMath>
      <w:r w:rsidR="004617F2" w:rsidRPr="000B121E">
        <w:rPr>
          <w:rFonts w:cs="Times New Roman"/>
          <w:color w:val="000000" w:themeColor="text1"/>
          <w:szCs w:val="24"/>
        </w:rPr>
        <w:t xml:space="preserve">) depends on the error variance before and after the structural break. If </w:t>
      </w:r>
      <m:oMath>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σ</m:t>
            </m:r>
          </m:e>
          <m:sub>
            <m:r>
              <m:rPr>
                <m:sty m:val="p"/>
              </m:rPr>
              <w:rPr>
                <w:rFonts w:ascii="Cambria Math" w:hAnsi="Cambria Math" w:cs="Times New Roman"/>
                <w:color w:val="000000" w:themeColor="text1"/>
                <w:szCs w:val="24"/>
              </w:rPr>
              <m:t>1</m:t>
            </m:r>
          </m:sub>
          <m:sup>
            <m:r>
              <m:rPr>
                <m:sty m:val="p"/>
              </m:rPr>
              <w:rPr>
                <w:rFonts w:ascii="Cambria Math" w:hAnsi="Cambria Math" w:cs="Times New Roman"/>
                <w:color w:val="000000" w:themeColor="text1"/>
                <w:szCs w:val="24"/>
              </w:rPr>
              <m:t>2</m:t>
            </m:r>
          </m:sup>
        </m:sSubSup>
        <m:r>
          <m:rPr>
            <m:sty m:val="p"/>
          </m:rPr>
          <w:rPr>
            <w:rFonts w:ascii="Cambria Math" w:hAnsi="Cambria Math" w:cs="Times New Roman" w:hint="eastAsia"/>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σ</m:t>
            </m:r>
          </m:e>
          <m:sub>
            <m:r>
              <m:rPr>
                <m:sty m:val="p"/>
              </m:rPr>
              <w:rPr>
                <w:rFonts w:ascii="Cambria Math" w:hAnsi="Cambria Math" w:cs="Times New Roman"/>
                <w:color w:val="000000" w:themeColor="text1"/>
                <w:szCs w:val="24"/>
              </w:rPr>
              <m:t>2</m:t>
            </m:r>
          </m:sub>
          <m:sup>
            <m:r>
              <m:rPr>
                <m:sty m:val="p"/>
              </m:rPr>
              <w:rPr>
                <w:rFonts w:ascii="Cambria Math" w:hAnsi="Cambria Math" w:cs="Times New Roman"/>
                <w:color w:val="000000" w:themeColor="text1"/>
                <w:szCs w:val="24"/>
              </w:rPr>
              <m:t>2</m:t>
            </m:r>
          </m:sup>
        </m:sSubSup>
      </m:oMath>
      <w:r w:rsidR="004617F2" w:rsidRPr="000B121E">
        <w:rPr>
          <w:rFonts w:cs="Times New Roman"/>
          <w:color w:val="000000" w:themeColor="text1"/>
          <w:szCs w:val="24"/>
        </w:rPr>
        <w:t xml:space="preserve"> (e.g., there are more pre-break variations compared to post-break variations in the product sales which cannot be explained by the price</w:t>
      </w:r>
      <w:ins w:id="297" w:author="tao huang" w:date="2018-01-09T16:41:00Z">
        <w:r w:rsidR="00A13AD6">
          <w:rPr>
            <w:rFonts w:cs="Times New Roman"/>
            <w:color w:val="000000" w:themeColor="text1"/>
            <w:szCs w:val="24"/>
          </w:rPr>
          <w:t xml:space="preserve"> </w:t>
        </w:r>
      </w:ins>
      <w:del w:id="298" w:author="tao huang" w:date="2018-01-09T16:41:00Z">
        <w:r w:rsidR="004617F2" w:rsidRPr="000B121E" w:rsidDel="00A13AD6">
          <w:rPr>
            <w:rFonts w:cs="Times New Roman"/>
            <w:color w:val="000000" w:themeColor="text1"/>
            <w:szCs w:val="24"/>
          </w:rPr>
          <w:delText xml:space="preserve"> </w:delText>
        </w:r>
      </w:del>
      <w:r w:rsidR="004617F2" w:rsidRPr="000B121E">
        <w:rPr>
          <w:rFonts w:cs="Times New Roman"/>
          <w:color w:val="000000" w:themeColor="text1"/>
          <w:szCs w:val="24"/>
        </w:rPr>
        <w:t xml:space="preserve">variable),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m+1</m:t>
            </m:r>
          </m:sub>
        </m:sSub>
      </m:oMath>
      <w:r w:rsidR="004617F2" w:rsidRPr="000B121E">
        <w:rPr>
          <w:rFonts w:cs="Times New Roman"/>
          <w:color w:val="000000" w:themeColor="text1"/>
          <w:szCs w:val="24"/>
        </w:rPr>
        <w:t xml:space="preserve"> will be smaller than or equal to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m</m:t>
            </m:r>
          </m:sub>
        </m:sSub>
      </m:oMath>
      <w:r w:rsidR="004617F2" w:rsidRPr="000B121E">
        <w:rPr>
          <w:rFonts w:cs="Times New Roman"/>
          <w:color w:val="000000" w:themeColor="text1"/>
          <w:szCs w:val="24"/>
        </w:rPr>
        <w:t xml:space="preserve">, and the </w:t>
      </w:r>
      <w:r w:rsidR="004617F2" w:rsidRPr="00A82DF2">
        <w:rPr>
          <w:rFonts w:cs="Times New Roman"/>
          <w:i/>
          <w:color w:val="000000" w:themeColor="text1"/>
          <w:szCs w:val="24"/>
          <w:rPrChange w:id="299" w:author="tao huang" w:date="2018-01-09T18:55:00Z">
            <w:rPr>
              <w:rFonts w:cs="Times New Roman"/>
              <w:color w:val="000000" w:themeColor="text1"/>
              <w:szCs w:val="24"/>
            </w:rPr>
          </w:rPrChange>
        </w:rPr>
        <w:t>MSE</w:t>
      </w:r>
      <w:r w:rsidR="004617F2" w:rsidRPr="000B121E">
        <w:rPr>
          <w:rFonts w:cs="Times New Roman"/>
          <w:color w:val="000000" w:themeColor="text1"/>
          <w:szCs w:val="24"/>
        </w:rPr>
        <w:t xml:space="preserve"> will decrease as the change for both the squared bias term and the efficiency term are non-positive. However, if </w:t>
      </w:r>
      <m:oMath>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σ</m:t>
            </m:r>
          </m:e>
          <m:sub>
            <m:r>
              <m:rPr>
                <m:sty m:val="p"/>
              </m:rPr>
              <w:rPr>
                <w:rFonts w:ascii="Cambria Math" w:hAnsi="Cambria Math" w:cs="Times New Roman"/>
                <w:color w:val="000000" w:themeColor="text1"/>
                <w:szCs w:val="24"/>
              </w:rPr>
              <m:t>1</m:t>
            </m:r>
          </m:sub>
          <m:sup>
            <m:r>
              <m:rPr>
                <m:sty m:val="p"/>
              </m:rPr>
              <w:rPr>
                <w:rFonts w:ascii="Cambria Math" w:hAnsi="Cambria Math" w:cs="Times New Roman"/>
                <w:color w:val="000000" w:themeColor="text1"/>
                <w:szCs w:val="24"/>
              </w:rPr>
              <m:t>2</m:t>
            </m:r>
          </m:sup>
        </m:sSubSup>
        <m:r>
          <w:rPr>
            <w:rFonts w:ascii="Cambria Math" w:hAnsi="Cambria Math" w:cs="Times New Roman" w:hint="eastAsia"/>
            <w:color w:val="000000" w:themeColor="text1"/>
            <w:szCs w:val="24"/>
          </w:rPr>
          <m:t>≤</m:t>
        </m:r>
        <m:sSubSup>
          <m:sSubSupPr>
            <m:ctrlPr>
              <w:rPr>
                <w:rFonts w:ascii="Cambria Math" w:hAnsi="Cambria Math" w:cs="Times New Roman"/>
                <w:color w:val="000000" w:themeColor="text1"/>
                <w:szCs w:val="24"/>
              </w:rPr>
            </m:ctrlPr>
          </m:sSubSupPr>
          <m:e>
            <m:r>
              <m:rPr>
                <m:sty m:val="p"/>
              </m:rPr>
              <w:rPr>
                <w:rFonts w:ascii="Cambria Math" w:hAnsi="Cambria Math" w:cs="Times New Roman"/>
                <w:color w:val="000000" w:themeColor="text1"/>
                <w:szCs w:val="24"/>
              </w:rPr>
              <m:t>σ</m:t>
            </m:r>
          </m:e>
          <m:sub>
            <m:r>
              <m:rPr>
                <m:sty m:val="p"/>
              </m:rPr>
              <w:rPr>
                <w:rFonts w:ascii="Cambria Math" w:hAnsi="Cambria Math" w:cs="Times New Roman"/>
                <w:color w:val="000000" w:themeColor="text1"/>
                <w:szCs w:val="24"/>
              </w:rPr>
              <m:t>2</m:t>
            </m:r>
          </m:sub>
          <m:sup>
            <m:r>
              <m:rPr>
                <m:sty m:val="p"/>
              </m:rPr>
              <w:rPr>
                <w:rFonts w:ascii="Cambria Math" w:hAnsi="Cambria Math" w:cs="Times New Roman"/>
                <w:color w:val="000000" w:themeColor="text1"/>
                <w:szCs w:val="24"/>
              </w:rPr>
              <m:t>2</m:t>
            </m:r>
          </m:sup>
        </m:sSubSup>
      </m:oMath>
      <w:r w:rsidR="004617F2" w:rsidRPr="000B121E">
        <w:rPr>
          <w:rFonts w:cs="Times New Roman"/>
          <w:color w:val="000000" w:themeColor="text1"/>
          <w:szCs w:val="24"/>
        </w:rPr>
        <w:t xml:space="preserve">,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m+1</m:t>
            </m:r>
          </m:sub>
        </m:sSub>
      </m:oMath>
      <w:r w:rsidR="004617F2" w:rsidRPr="000B121E">
        <w:rPr>
          <w:rFonts w:cs="Times New Roman"/>
          <w:color w:val="000000" w:themeColor="text1"/>
          <w:szCs w:val="24"/>
        </w:rPr>
        <w:t xml:space="preserve"> will be larger or equal to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m</m:t>
            </m:r>
          </m:sub>
        </m:sSub>
      </m:oMath>
      <w:r w:rsidR="004617F2" w:rsidRPr="000B121E">
        <w:rPr>
          <w:rFonts w:cs="Times New Roman"/>
          <w:color w:val="000000" w:themeColor="text1"/>
          <w:szCs w:val="24"/>
        </w:rPr>
        <w:t xml:space="preserve">. Under this condition, the MSE may either increase or decrease depending on how the non-positive change of the squared bias term compares to the non-negative change of the efficiency term. </w:t>
      </w:r>
      <w:r w:rsidR="0046430B" w:rsidRPr="000B121E">
        <w:rPr>
          <w:rFonts w:cs="Times New Roman"/>
          <w:color w:val="000000" w:themeColor="text1"/>
          <w:szCs w:val="24"/>
        </w:rPr>
        <w:t>As a result</w:t>
      </w:r>
      <w:r w:rsidR="004617F2" w:rsidRPr="000B121E">
        <w:rPr>
          <w:rFonts w:cs="Times New Roman"/>
          <w:color w:val="000000" w:themeColor="text1"/>
          <w:szCs w:val="24"/>
        </w:rPr>
        <w:t xml:space="preserve">, when we exclude pre-break data and </w:t>
      </w:r>
      <w:r w:rsidR="004617F2" w:rsidRPr="000B121E">
        <w:rPr>
          <w:rFonts w:cs="Times New Roman"/>
          <w:color w:val="000000" w:themeColor="text1"/>
          <w:szCs w:val="24"/>
        </w:rPr>
        <w:lastRenderedPageBreak/>
        <w:t>adopt a smaller estimation window, we may have either better or worse forecasting performance depending on the trade-off between the reduced forecast bias and the potentially inflated forecasting error variance</w:t>
      </w:r>
      <w:r w:rsidR="00B1292C" w:rsidRPr="000B121E">
        <w:rPr>
          <w:rFonts w:cs="Times New Roman"/>
          <w:color w:val="000000" w:themeColor="text1"/>
          <w:szCs w:val="24"/>
        </w:rPr>
        <w:t>.</w:t>
      </w:r>
      <w:r w:rsidR="00E23B2D" w:rsidRPr="000B121E">
        <w:rPr>
          <w:rFonts w:cs="Times New Roman"/>
          <w:color w:val="000000" w:themeColor="text1"/>
          <w:szCs w:val="24"/>
        </w:rPr>
        <w:t xml:space="preserve"> </w:t>
      </w:r>
      <w:r w:rsidR="008A452F" w:rsidRPr="000B121E">
        <w:rPr>
          <w:rFonts w:cs="Times New Roman"/>
          <w:color w:val="000000" w:themeColor="text1"/>
          <w:szCs w:val="24"/>
        </w:rPr>
        <w:t xml:space="preserve">Therefore, </w:t>
      </w:r>
      <w:r w:rsidR="004617F2" w:rsidRPr="000B121E">
        <w:rPr>
          <w:rFonts w:cs="Times New Roman"/>
          <w:color w:val="000000" w:themeColor="text1"/>
          <w:szCs w:val="24"/>
        </w:rPr>
        <w:t xml:space="preserve">the forecasts generated </w:t>
      </w:r>
      <w:r w:rsidR="008A452F" w:rsidRPr="000B121E">
        <w:rPr>
          <w:rFonts w:cs="Times New Roman"/>
          <w:color w:val="000000" w:themeColor="text1"/>
          <w:szCs w:val="24"/>
        </w:rPr>
        <w:t xml:space="preserve">by the model </w:t>
      </w:r>
      <w:r w:rsidR="004617F2" w:rsidRPr="000B121E">
        <w:rPr>
          <w:rFonts w:cs="Times New Roman"/>
          <w:color w:val="000000" w:themeColor="text1"/>
          <w:szCs w:val="24"/>
        </w:rPr>
        <w:t>with large</w:t>
      </w:r>
      <w:r w:rsidR="008A452F" w:rsidRPr="000B121E">
        <w:rPr>
          <w:rFonts w:cs="Times New Roman"/>
          <w:color w:val="000000" w:themeColor="text1"/>
          <w:szCs w:val="24"/>
        </w:rPr>
        <w:t>r</w:t>
      </w:r>
      <w:r w:rsidR="004617F2" w:rsidRPr="000B121E">
        <w:rPr>
          <w:rFonts w:cs="Times New Roman"/>
          <w:color w:val="000000" w:themeColor="text1"/>
          <w:szCs w:val="24"/>
        </w:rPr>
        <w:t xml:space="preserve"> estimation windows may be subject to </w:t>
      </w:r>
      <w:r w:rsidR="008A452F" w:rsidRPr="000B121E">
        <w:rPr>
          <w:rFonts w:cs="Times New Roman"/>
          <w:color w:val="000000" w:themeColor="text1"/>
          <w:szCs w:val="24"/>
        </w:rPr>
        <w:t>larger</w:t>
      </w:r>
      <w:r w:rsidR="004617F2" w:rsidRPr="000B121E">
        <w:rPr>
          <w:rFonts w:cs="Times New Roman"/>
          <w:color w:val="000000" w:themeColor="text1"/>
          <w:szCs w:val="24"/>
        </w:rPr>
        <w:t xml:space="preserve"> bias (contains more pre-break data) but </w:t>
      </w:r>
      <w:r w:rsidR="008A452F" w:rsidRPr="000B121E">
        <w:rPr>
          <w:rFonts w:cs="Times New Roman"/>
          <w:color w:val="000000" w:themeColor="text1"/>
          <w:szCs w:val="24"/>
        </w:rPr>
        <w:t xml:space="preserve">associated with </w:t>
      </w:r>
      <w:r w:rsidR="004617F2" w:rsidRPr="000B121E">
        <w:rPr>
          <w:rFonts w:cs="Times New Roman"/>
          <w:color w:val="000000" w:themeColor="text1"/>
          <w:szCs w:val="24"/>
        </w:rPr>
        <w:t xml:space="preserve">smaller </w:t>
      </w:r>
      <w:r w:rsidR="008A452F" w:rsidRPr="000B121E">
        <w:rPr>
          <w:rFonts w:cs="Times New Roman"/>
          <w:color w:val="000000" w:themeColor="text1"/>
          <w:szCs w:val="24"/>
        </w:rPr>
        <w:t xml:space="preserve">forecast </w:t>
      </w:r>
      <w:r w:rsidR="004617F2" w:rsidRPr="000B121E">
        <w:rPr>
          <w:rFonts w:cs="Times New Roman"/>
          <w:color w:val="000000" w:themeColor="text1"/>
          <w:szCs w:val="24"/>
        </w:rPr>
        <w:t xml:space="preserve">error variance (with more observations), </w:t>
      </w:r>
      <w:r w:rsidR="004A2D52" w:rsidRPr="000B121E">
        <w:rPr>
          <w:rFonts w:cs="Times New Roman"/>
          <w:color w:val="000000" w:themeColor="text1"/>
          <w:szCs w:val="24"/>
        </w:rPr>
        <w:t xml:space="preserve">and vice versa. </w:t>
      </w:r>
      <w:ins w:id="300" w:author="tao huang" w:date="2018-01-09T16:45:00Z">
        <w:r w:rsidR="00BC74D0">
          <w:rPr>
            <w:rFonts w:cs="Times New Roman"/>
            <w:color w:val="000000" w:themeColor="text1"/>
            <w:szCs w:val="24"/>
          </w:rPr>
          <w:t xml:space="preserve">As it is difficult to find the location of the </w:t>
        </w:r>
      </w:ins>
      <w:ins w:id="301" w:author="tao huang" w:date="2018-01-09T16:46:00Z">
        <w:r w:rsidR="00BC74D0">
          <w:rPr>
            <w:rFonts w:cs="Times New Roman"/>
            <w:color w:val="000000" w:themeColor="text1"/>
            <w:szCs w:val="24"/>
          </w:rPr>
          <w:t xml:space="preserve">structural break, we can </w:t>
        </w:r>
      </w:ins>
      <w:del w:id="302" w:author="tao huang" w:date="2018-01-09T16:46:00Z">
        <w:r w:rsidR="00E23B2D" w:rsidRPr="000B121E" w:rsidDel="00BC74D0">
          <w:rPr>
            <w:rFonts w:cs="Times New Roman"/>
            <w:color w:val="000000" w:themeColor="text1"/>
            <w:szCs w:val="24"/>
          </w:rPr>
          <w:delText>C</w:delText>
        </w:r>
      </w:del>
      <w:ins w:id="303" w:author="tao huang" w:date="2018-01-09T16:46:00Z">
        <w:r w:rsidR="00BC74D0">
          <w:rPr>
            <w:rFonts w:cs="Times New Roman"/>
            <w:color w:val="000000" w:themeColor="text1"/>
            <w:szCs w:val="24"/>
          </w:rPr>
          <w:t>c</w:t>
        </w:r>
      </w:ins>
      <w:r w:rsidR="008A452F" w:rsidRPr="000B121E">
        <w:rPr>
          <w:rFonts w:cs="Times New Roman"/>
          <w:color w:val="000000" w:themeColor="text1"/>
          <w:szCs w:val="24"/>
        </w:rPr>
        <w:t>ombin</w:t>
      </w:r>
      <w:ins w:id="304" w:author="tao huang" w:date="2018-01-09T16:46:00Z">
        <w:r w:rsidR="00BC74D0">
          <w:rPr>
            <w:rFonts w:cs="Times New Roman"/>
            <w:color w:val="000000" w:themeColor="text1"/>
            <w:szCs w:val="24"/>
          </w:rPr>
          <w:t>e</w:t>
        </w:r>
      </w:ins>
      <w:del w:id="305" w:author="tao huang" w:date="2018-01-09T16:46:00Z">
        <w:r w:rsidR="00E23B2D" w:rsidRPr="000B121E" w:rsidDel="00BC74D0">
          <w:rPr>
            <w:rFonts w:cs="Times New Roman"/>
            <w:color w:val="000000" w:themeColor="text1"/>
            <w:szCs w:val="24"/>
          </w:rPr>
          <w:delText>ing</w:delText>
        </w:r>
      </w:del>
      <w:r w:rsidR="008A452F" w:rsidRPr="000B121E">
        <w:rPr>
          <w:rFonts w:cs="Times New Roman"/>
          <w:color w:val="000000" w:themeColor="text1"/>
          <w:szCs w:val="24"/>
        </w:rPr>
        <w:t xml:space="preserve"> the</w:t>
      </w:r>
      <w:r w:rsidR="004617F2" w:rsidRPr="000B121E">
        <w:rPr>
          <w:rFonts w:cs="Times New Roman"/>
          <w:color w:val="000000" w:themeColor="text1"/>
          <w:szCs w:val="24"/>
        </w:rPr>
        <w:t xml:space="preserve"> forecasts </w:t>
      </w:r>
      <w:r w:rsidR="00E23B2D" w:rsidRPr="000B121E">
        <w:rPr>
          <w:rFonts w:cs="Times New Roman"/>
          <w:color w:val="000000" w:themeColor="text1"/>
          <w:szCs w:val="24"/>
        </w:rPr>
        <w:t>generated by the model</w:t>
      </w:r>
      <w:ins w:id="306" w:author="tao huang" w:date="2018-01-09T16:46:00Z">
        <w:r w:rsidR="00BC74D0">
          <w:rPr>
            <w:rFonts w:cs="Times New Roman"/>
            <w:color w:val="000000" w:themeColor="text1"/>
            <w:szCs w:val="24"/>
          </w:rPr>
          <w:t>s</w:t>
        </w:r>
      </w:ins>
      <w:r w:rsidR="00E23B2D" w:rsidRPr="000B121E">
        <w:rPr>
          <w:rFonts w:cs="Times New Roman"/>
          <w:color w:val="000000" w:themeColor="text1"/>
          <w:szCs w:val="24"/>
        </w:rPr>
        <w:t xml:space="preserve"> with different estimation windows</w:t>
      </w:r>
      <w:ins w:id="307" w:author="tao huang" w:date="2018-01-09T16:46:00Z">
        <w:r w:rsidR="00BC74D0">
          <w:rPr>
            <w:rFonts w:cs="Times New Roman"/>
            <w:color w:val="000000" w:themeColor="text1"/>
            <w:szCs w:val="24"/>
          </w:rPr>
          <w:t xml:space="preserve">, which </w:t>
        </w:r>
      </w:ins>
      <w:del w:id="308" w:author="tao huang" w:date="2018-01-09T16:46:00Z">
        <w:r w:rsidR="00E23B2D" w:rsidRPr="000B121E" w:rsidDel="00BC74D0">
          <w:rPr>
            <w:rFonts w:cs="Times New Roman"/>
            <w:color w:val="000000" w:themeColor="text1"/>
            <w:szCs w:val="24"/>
          </w:rPr>
          <w:delText xml:space="preserve"> </w:delText>
        </w:r>
      </w:del>
      <w:r w:rsidR="00E23B2D" w:rsidRPr="000B121E">
        <w:rPr>
          <w:rFonts w:cs="Times New Roman"/>
          <w:color w:val="000000" w:themeColor="text1"/>
          <w:szCs w:val="24"/>
        </w:rPr>
        <w:t xml:space="preserve">may potentially lead to </w:t>
      </w:r>
      <w:r w:rsidR="004D2AB3">
        <w:rPr>
          <w:rFonts w:cs="Times New Roman"/>
          <w:color w:val="000000" w:themeColor="text1"/>
          <w:szCs w:val="24"/>
        </w:rPr>
        <w:t>higher forecasting accuracy by m</w:t>
      </w:r>
      <w:r w:rsidR="00E23B2D" w:rsidRPr="000B121E">
        <w:rPr>
          <w:rFonts w:cs="Times New Roman"/>
          <w:color w:val="000000" w:themeColor="text1"/>
          <w:szCs w:val="24"/>
        </w:rPr>
        <w:t xml:space="preserve">aking </w:t>
      </w:r>
      <w:r w:rsidR="004617F2" w:rsidRPr="000B121E">
        <w:rPr>
          <w:rFonts w:cs="Times New Roman"/>
          <w:color w:val="000000" w:themeColor="text1"/>
          <w:szCs w:val="24"/>
        </w:rPr>
        <w:t xml:space="preserve">an effective trade-off between </w:t>
      </w:r>
      <w:r w:rsidR="00E23B2D" w:rsidRPr="000B121E">
        <w:rPr>
          <w:rFonts w:cs="Times New Roman"/>
          <w:color w:val="000000" w:themeColor="text1"/>
          <w:szCs w:val="24"/>
        </w:rPr>
        <w:t xml:space="preserve">the </w:t>
      </w:r>
      <w:r w:rsidR="004617F2" w:rsidRPr="000B121E">
        <w:rPr>
          <w:rFonts w:cs="Times New Roman"/>
          <w:color w:val="000000" w:themeColor="text1"/>
          <w:szCs w:val="24"/>
        </w:rPr>
        <w:t xml:space="preserve">forecast bias and </w:t>
      </w:r>
      <w:r w:rsidR="00E23B2D" w:rsidRPr="000B121E">
        <w:rPr>
          <w:rFonts w:cs="Times New Roman"/>
          <w:color w:val="000000" w:themeColor="text1"/>
          <w:szCs w:val="24"/>
        </w:rPr>
        <w:t xml:space="preserve">the </w:t>
      </w:r>
      <w:r w:rsidR="004617F2" w:rsidRPr="000B121E">
        <w:rPr>
          <w:rFonts w:cs="Times New Roman"/>
          <w:color w:val="000000" w:themeColor="text1"/>
          <w:szCs w:val="24"/>
        </w:rPr>
        <w:t>forecasting error variance</w:t>
      </w:r>
      <w:r w:rsidR="00E23B2D" w:rsidRPr="000B121E">
        <w:rPr>
          <w:rFonts w:cs="Times New Roman"/>
          <w:color w:val="000000" w:themeColor="text1"/>
          <w:szCs w:val="24"/>
        </w:rPr>
        <w:t xml:space="preserve"> </w:t>
      </w:r>
      <w:r w:rsidR="004617F2" w:rsidRPr="000B121E">
        <w:rPr>
          <w:rFonts w:cs="Times New Roman"/>
          <w:color w:val="000000" w:themeColor="text1"/>
          <w:szCs w:val="24"/>
        </w:rPr>
        <w:fldChar w:fldCharType="begin"/>
      </w:r>
      <w:r w:rsidR="00303111">
        <w:rPr>
          <w:rFonts w:cs="Times New Roman"/>
          <w:color w:val="000000" w:themeColor="text1"/>
          <w:szCs w:val="24"/>
        </w:rPr>
        <w:instrText xml:space="preserve"> ADDIN EN.CITE &lt;EndNote&gt;&lt;Cite&gt;&lt;Author&gt;Clemen&lt;/Author&gt;&lt;Year&gt;1989&lt;/Year&gt;&lt;RecNum&gt;745&lt;/RecNum&gt;&lt;DisplayText&gt;(Clemen, 1989; Jose &amp;amp; Winkler, 2008)&lt;/DisplayText&gt;&lt;record&gt;&lt;rec-number&gt;745&lt;/rec-number&gt;&lt;foreign-keys&gt;&lt;key app="EN" db-id="fwzpfdt205x9v6eprsvv25dpxftedxv0z0a9" timestamp="1499351446"&gt;745&lt;/key&gt;&lt;/foreign-keys&gt;&lt;ref-type name="Journal Article"&gt;17&lt;/ref-type&gt;&lt;contributors&gt;&lt;authors&gt;&lt;author&gt;Clemen, Robert T.&lt;/author&gt;&lt;/authors&gt;&lt;/contributors&gt;&lt;titles&gt;&lt;title&gt;Combining forecasts: A review and annotated bibliography&lt;/title&gt;&lt;secondary-title&gt;International Journal of Forecasting&lt;/secondary-title&gt;&lt;/titles&gt;&lt;periodical&gt;&lt;full-title&gt;International Journal of Forecasting&lt;/full-title&gt;&lt;/periodical&gt;&lt;pages&gt;559-583&lt;/pages&gt;&lt;volume&gt;5&lt;/volume&gt;&lt;number&gt;4&lt;/number&gt;&lt;dates&gt;&lt;year&gt;1989&lt;/year&gt;&lt;pub-dates&gt;&lt;date&gt;1989/01/01/&lt;/date&gt;&lt;/pub-dates&gt;&lt;/dates&gt;&lt;isbn&gt;0169-2070&lt;/isbn&gt;&lt;urls&gt;&lt;/urls&gt;&lt;/record&gt;&lt;/Cite&gt;&lt;Cite&gt;&lt;Author&gt;Jose&lt;/Author&gt;&lt;Year&gt;2008&lt;/Year&gt;&lt;RecNum&gt;746&lt;/RecNum&gt;&lt;record&gt;&lt;rec-number&gt;746&lt;/rec-number&gt;&lt;foreign-keys&gt;&lt;key app="EN" db-id="fwzpfdt205x9v6eprsvv25dpxftedxv0z0a9" timestamp="1499351570"&gt;746&lt;/key&gt;&lt;/foreign-keys&gt;&lt;ref-type name="Journal Article"&gt;17&lt;/ref-type&gt;&lt;contributors&gt;&lt;authors&gt;&lt;author&gt;Jose, Victor Richmond R.&lt;/author&gt;&lt;author&gt;Winkler, Robert L.&lt;/author&gt;&lt;/authors&gt;&lt;/contributors&gt;&lt;titles&gt;&lt;title&gt;Simple robust averages of forecasts: Some empirical results&lt;/title&gt;&lt;secondary-title&gt;International Journal of Forecasting&lt;/secondary-title&gt;&lt;/titles&gt;&lt;periodical&gt;&lt;full-title&gt;International Journal of Forecasting&lt;/full-title&gt;&lt;/periodical&gt;&lt;pages&gt;163-169&lt;/pages&gt;&lt;volume&gt;24&lt;/volume&gt;&lt;number&gt;1&lt;/number&gt;&lt;keywords&gt;&lt;keyword&gt;Combining forecast&lt;/keyword&gt;&lt;keyword&gt;Robustness&lt;/keyword&gt;&lt;keyword&gt;Trimming&lt;/keyword&gt;&lt;keyword&gt;Winsorizing&lt;/keyword&gt;&lt;keyword&gt;M3 Competition&lt;/keyword&gt;&lt;/keywords&gt;&lt;dates&gt;&lt;year&gt;2008&lt;/year&gt;&lt;pub-dates&gt;&lt;date&gt;2008/01/01/&lt;/date&gt;&lt;/pub-dates&gt;&lt;/dates&gt;&lt;isbn&gt;0169-2070&lt;/isbn&gt;&lt;urls&gt;&lt;related-urls&gt;&lt;url&gt;http://www.sciencedirect.com/science/article/pii/S0169207007000878&lt;/url&gt;&lt;/related-urls&gt;&lt;/urls&gt;&lt;/record&gt;&lt;/Cite&gt;&lt;/EndNote&gt;</w:instrText>
      </w:r>
      <w:r w:rsidR="004617F2" w:rsidRPr="000B121E">
        <w:rPr>
          <w:rFonts w:cs="Times New Roman"/>
          <w:color w:val="000000" w:themeColor="text1"/>
          <w:szCs w:val="24"/>
        </w:rPr>
        <w:fldChar w:fldCharType="separate"/>
      </w:r>
      <w:r w:rsidR="004617F2" w:rsidRPr="000B121E">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"_ENREF_17" \o "Clemen, 1989 #745"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Clemen, 1989</w:t>
      </w:r>
      <w:r w:rsidR="0047706C">
        <w:rPr>
          <w:rFonts w:cs="Times New Roman"/>
          <w:noProof/>
          <w:color w:val="000000" w:themeColor="text1"/>
          <w:szCs w:val="24"/>
        </w:rPr>
        <w:fldChar w:fldCharType="end"/>
      </w:r>
      <w:r w:rsidR="004617F2" w:rsidRPr="000B121E">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"_ENREF_40" \o "Jose, 2008 #746"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sidRPr="000B121E">
        <w:rPr>
          <w:rFonts w:cs="Times New Roman"/>
          <w:noProof/>
          <w:color w:val="000000" w:themeColor="text1"/>
          <w:szCs w:val="24"/>
        </w:rPr>
        <w:t>Jose &amp; Winkler, 2008</w:t>
      </w:r>
      <w:r w:rsidR="0047706C">
        <w:rPr>
          <w:rFonts w:cs="Times New Roman"/>
          <w:noProof/>
          <w:color w:val="000000" w:themeColor="text1"/>
          <w:szCs w:val="24"/>
        </w:rPr>
        <w:fldChar w:fldCharType="end"/>
      </w:r>
      <w:r w:rsidR="004617F2" w:rsidRPr="000B121E">
        <w:rPr>
          <w:rFonts w:cs="Times New Roman"/>
          <w:noProof/>
          <w:color w:val="000000" w:themeColor="text1"/>
          <w:szCs w:val="24"/>
        </w:rPr>
        <w:t>)</w:t>
      </w:r>
      <w:r w:rsidR="004617F2" w:rsidRPr="000B121E">
        <w:rPr>
          <w:rFonts w:cs="Times New Roman"/>
          <w:color w:val="000000" w:themeColor="text1"/>
          <w:szCs w:val="24"/>
        </w:rPr>
        <w:fldChar w:fldCharType="end"/>
      </w:r>
      <w:r w:rsidR="004617F2" w:rsidRPr="000B121E">
        <w:rPr>
          <w:rFonts w:cs="Times New Roman"/>
          <w:color w:val="000000" w:themeColor="text1"/>
          <w:szCs w:val="24"/>
        </w:rPr>
        <w:t xml:space="preserve">. </w:t>
      </w:r>
    </w:p>
    <w:p w14:paraId="255147A8" w14:textId="77777777" w:rsidR="00D4038D" w:rsidRPr="000B121E" w:rsidRDefault="00D4038D" w:rsidP="000B121E">
      <w:pPr>
        <w:shd w:val="clear" w:color="auto" w:fill="FFFFFF" w:themeFill="background1"/>
        <w:spacing w:after="0" w:line="360" w:lineRule="auto"/>
        <w:rPr>
          <w:rFonts w:cs="Times New Roman"/>
          <w:color w:val="000000" w:themeColor="text1"/>
          <w:szCs w:val="24"/>
        </w:rPr>
      </w:pPr>
    </w:p>
    <w:p w14:paraId="1C2D9AF4" w14:textId="5386388A" w:rsidR="00D4038D" w:rsidRPr="000B121E" w:rsidRDefault="00D4038D"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For example, we may combine the forecasts with equal weights as it has been found effective and easy to implement.</w:t>
      </w:r>
      <w:r w:rsidRPr="000B121E">
        <w:rPr>
          <w:rFonts w:cs="Times New Roman"/>
          <w:color w:val="000000" w:themeColor="text1"/>
          <w:szCs w:val="24"/>
        </w:rPr>
        <w:fldChar w:fldCharType="begin">
          <w:fldData xml:space="preserve">PEVuZE5vdGU+PENpdGU+PEF1dGhvcj5EZWtrZXI8L0F1dGhvcj48WWVhcj4yMDA0PC9ZZWFyPjxS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</w:fldData>
        </w:fldChar>
      </w:r>
      <w:r w:rsidR="00153750">
        <w:rPr>
          <w:rFonts w:cs="Times New Roman"/>
          <w:color w:val="000000" w:themeColor="text1"/>
          <w:szCs w:val="24"/>
        </w:rPr>
        <w:instrText xml:space="preserve"> ADDIN EN.CITE </w:instrText>
      </w:r>
      <w:r w:rsidR="00153750">
        <w:rPr>
          <w:rFonts w:cs="Times New Roman"/>
          <w:color w:val="000000" w:themeColor="text1"/>
          <w:szCs w:val="24"/>
        </w:rPr>
        <w:fldChar w:fldCharType="begin">
          <w:fldData xml:space="preserve">PEVuZE5vdGU+PENpdGU+PEF1dGhvcj5EZWtrZXI8L0F1dGhvcj48WWVhcj4yMDA0PC9ZZWFyPjxS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</w:fldData>
        </w:fldChar>
      </w:r>
      <w:r w:rsidR="00153750">
        <w:rPr>
          <w:rFonts w:cs="Times New Roman"/>
          <w:color w:val="000000" w:themeColor="text1"/>
          <w:szCs w:val="24"/>
        </w:rPr>
        <w:instrText xml:space="preserve"> ADDIN EN.CITE.DATA </w:instrText>
      </w:r>
      <w:r w:rsidR="00153750">
        <w:rPr>
          <w:rFonts w:cs="Times New Roman"/>
          <w:color w:val="000000" w:themeColor="text1"/>
          <w:szCs w:val="24"/>
        </w:rPr>
      </w:r>
      <w:r w:rsidR="00153750">
        <w:rPr>
          <w:rFonts w:cs="Times New Roman"/>
          <w:color w:val="000000" w:themeColor="text1"/>
          <w:szCs w:val="24"/>
        </w:rPr>
        <w:fldChar w:fldCharType="end"/>
      </w:r>
      <w:r w:rsidRPr="000B121E">
        <w:rPr>
          <w:rFonts w:cs="Times New Roman"/>
          <w:color w:val="000000" w:themeColor="text1"/>
          <w:szCs w:val="24"/>
        </w:rPr>
      </w:r>
      <w:r w:rsidRPr="000B121E">
        <w:rPr>
          <w:rFonts w:cs="Times New Roman"/>
          <w:color w:val="000000" w:themeColor="text1"/>
          <w:szCs w:val="24"/>
        </w:rPr>
        <w:fldChar w:fldCharType="separate"/>
      </w:r>
      <w:r w:rsidR="00153750">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"_ENREF_18" \o "Clements, 1998 #608"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Clements &amp; Hendry, 1998</w:t>
      </w:r>
      <w:r w:rsidR="0047706C">
        <w:rPr>
          <w:rFonts w:cs="Times New Roman"/>
          <w:noProof/>
          <w:color w:val="000000" w:themeColor="text1"/>
          <w:szCs w:val="24"/>
        </w:rPr>
        <w:fldChar w:fldCharType="end"/>
      </w:r>
      <w:r w:rsidR="00153750">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"_ENREF_26" \o "Dekker, 2004 #246"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Dekker, van Donselaar, &amp; Ouwehand, 2004</w:t>
      </w:r>
      <w:r w:rsidR="0047706C">
        <w:rPr>
          <w:rFonts w:cs="Times New Roman"/>
          <w:noProof/>
          <w:color w:val="000000" w:themeColor="text1"/>
          <w:szCs w:val="24"/>
        </w:rPr>
        <w:fldChar w:fldCharType="end"/>
      </w:r>
      <w:r w:rsidR="00153750">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"_ENREF_32" \o "Fildes, 2002 #522"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Fildes &amp; Stekler, 2002</w:t>
      </w:r>
      <w:r w:rsidR="0047706C">
        <w:rPr>
          <w:rFonts w:cs="Times New Roman"/>
          <w:noProof/>
          <w:color w:val="000000" w:themeColor="text1"/>
          <w:szCs w:val="24"/>
        </w:rPr>
        <w:fldChar w:fldCharType="end"/>
      </w:r>
      <w:r w:rsidR="00153750">
        <w:rPr>
          <w:rFonts w:cs="Times New Roman"/>
          <w:noProof/>
          <w:color w:val="000000" w:themeColor="text1"/>
          <w:szCs w:val="24"/>
        </w:rPr>
        <w:t xml:space="preserve">; </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"_ENREF_62" \o "Pesaran, 2009 #255"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Pesaran, Schuermann, &amp; Smith, 2009</w:t>
      </w:r>
      <w:r w:rsidR="0047706C">
        <w:rPr>
          <w:rFonts w:cs="Times New Roman"/>
          <w:noProof/>
          <w:color w:val="000000" w:themeColor="text1"/>
          <w:szCs w:val="24"/>
        </w:rPr>
        <w:fldChar w:fldCharType="end"/>
      </w:r>
      <w:r w:rsidR="00153750">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We may estimate the model using the most recent </w:t>
      </w:r>
      <m:oMath>
        <m:r>
          <w:rPr>
            <w:rFonts w:ascii="Cambria Math" w:hAnsi="Cambria Math" w:cs="Times New Roman"/>
            <w:color w:val="000000" w:themeColor="text1"/>
            <w:szCs w:val="24"/>
          </w:rPr>
          <m:t>ω</m:t>
        </m:r>
      </m:oMath>
      <w:r w:rsidRPr="000B121E">
        <w:rPr>
          <w:rFonts w:cs="Times New Roman"/>
          <w:color w:val="000000" w:themeColor="text1"/>
          <w:szCs w:val="24"/>
        </w:rPr>
        <w:t xml:space="preserve"> observations to generate the 1</w:t>
      </w:r>
      <w:r w:rsidRPr="000B121E">
        <w:rPr>
          <w:rFonts w:cs="Times New Roman"/>
          <w:color w:val="000000" w:themeColor="text1"/>
          <w:szCs w:val="24"/>
          <w:vertAlign w:val="superscript"/>
        </w:rPr>
        <w:t>st</w:t>
      </w:r>
      <w:r w:rsidRPr="000B121E">
        <w:rPr>
          <w:rFonts w:cs="Times New Roman"/>
          <w:color w:val="000000" w:themeColor="text1"/>
          <w:szCs w:val="24"/>
        </w:rPr>
        <w:t xml:space="preserve"> set of the </w:t>
      </w:r>
      <w:r w:rsidRPr="000B121E">
        <w:rPr>
          <w:rFonts w:cs="Times New Roman"/>
          <w:i/>
          <w:color w:val="000000" w:themeColor="text1"/>
          <w:szCs w:val="24"/>
        </w:rPr>
        <w:t>h</w:t>
      </w:r>
      <w:r w:rsidRPr="000B121E">
        <w:rPr>
          <w:rFonts w:cs="Times New Roman"/>
          <w:color w:val="000000" w:themeColor="text1"/>
          <w:szCs w:val="24"/>
        </w:rPr>
        <w:t xml:space="preserve">-step-ahead forecast, e.g., </w:t>
      </w:r>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h,1</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up>
            <m:r>
              <w:rPr>
                <w:rFonts w:ascii="Cambria Math" w:hAnsi="Cambria Math" w:cs="Times New Roman"/>
                <w:color w:val="000000" w:themeColor="text1"/>
                <w:szCs w:val="24"/>
              </w:rPr>
              <m:t>'</m:t>
            </m:r>
          </m:sup>
        </m:sSubSup>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β</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 xml:space="preserve"> </m:t>
            </m:r>
            <m:r>
              <w:rPr>
                <w:rFonts w:ascii="Cambria Math" w:hAnsi="Cambria Math" w:cs="Times New Roman"/>
                <w:color w:val="000000" w:themeColor="text1"/>
                <w:szCs w:val="24"/>
              </w:rPr>
              <m:t>ω:T</m:t>
            </m:r>
          </m:sub>
        </m:sSub>
      </m:oMath>
      <w:r w:rsidRPr="000B121E">
        <w:rPr>
          <w:rFonts w:cs="Times New Roman"/>
          <w:color w:val="000000" w:themeColor="text1"/>
          <w:szCs w:val="24"/>
        </w:rPr>
        <w:t xml:space="preserve">, where </w:t>
      </w:r>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β</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 xml:space="preserve"> </m:t>
            </m:r>
            <m:r>
              <w:rPr>
                <w:rFonts w:ascii="Cambria Math" w:hAnsi="Cambria Math" w:cs="Times New Roman"/>
                <w:color w:val="000000" w:themeColor="text1"/>
                <w:szCs w:val="24"/>
              </w:rPr>
              <m:t>ω:T</m:t>
            </m:r>
          </m:sub>
        </m:sSub>
      </m:oMath>
      <w:r w:rsidRPr="000B121E">
        <w:rPr>
          <w:rFonts w:cs="Times New Roman"/>
          <w:color w:val="000000" w:themeColor="text1"/>
          <w:szCs w:val="24"/>
        </w:rPr>
        <w:t xml:space="preserve"> represents the parameters estimated with the sample window </w:t>
      </w:r>
      <m:oMath>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 xml:space="preserve"> </m:t>
        </m:r>
        <m:r>
          <w:rPr>
            <w:rFonts w:ascii="Cambria Math" w:hAnsi="Cambria Math" w:cs="Times New Roman"/>
            <w:color w:val="000000" w:themeColor="text1"/>
            <w:szCs w:val="24"/>
          </w:rPr>
          <m:t>ω,T]</m:t>
        </m:r>
      </m:oMath>
      <w:r w:rsidRPr="000B121E">
        <w:rPr>
          <w:rFonts w:cs="Times New Roman"/>
          <w:color w:val="000000" w:themeColor="text1"/>
          <w:szCs w:val="24"/>
        </w:rPr>
        <w:t xml:space="preserve">. The value of </w:t>
      </w:r>
      <m:oMath>
        <m:r>
          <w:rPr>
            <w:rFonts w:ascii="Cambria Math" w:hAnsi="Cambria Math" w:cs="Times New Roman"/>
            <w:color w:val="000000" w:themeColor="text1"/>
            <w:szCs w:val="24"/>
          </w:rPr>
          <m:t>ω</m:t>
        </m:r>
      </m:oMath>
      <w:r w:rsidRPr="000B121E">
        <w:rPr>
          <w:rFonts w:cs="Times New Roman"/>
          <w:color w:val="000000" w:themeColor="text1"/>
          <w:szCs w:val="24"/>
        </w:rPr>
        <w:t xml:space="preserve"> is arbitrarily chosen given there are enough observations to estimate the model and there</w:t>
      </w:r>
      <w:r w:rsidR="004D2AB3">
        <w:rPr>
          <w:rFonts w:cs="Times New Roman"/>
          <w:color w:val="000000" w:themeColor="text1"/>
          <w:szCs w:val="24"/>
        </w:rPr>
        <w:t xml:space="preserve"> </w:t>
      </w:r>
      <w:del w:id="309" w:author="tao huang" w:date="2018-01-09T16:48:00Z">
        <w:r w:rsidR="004D2AB3" w:rsidDel="00791F40">
          <w:rPr>
            <w:rFonts w:cs="Times New Roman"/>
            <w:color w:val="000000" w:themeColor="text1"/>
            <w:szCs w:val="24"/>
          </w:rPr>
          <w:delText xml:space="preserve">is </w:delText>
        </w:r>
      </w:del>
      <w:ins w:id="310" w:author="tao huang" w:date="2018-01-09T16:48:00Z">
        <w:r w:rsidR="00791F40">
          <w:rPr>
            <w:rFonts w:cs="Times New Roman"/>
            <w:color w:val="000000" w:themeColor="text1"/>
            <w:szCs w:val="24"/>
          </w:rPr>
          <w:t xml:space="preserve">are </w:t>
        </w:r>
      </w:ins>
      <w:r w:rsidR="004D2AB3">
        <w:rPr>
          <w:rFonts w:cs="Times New Roman"/>
          <w:color w:val="000000" w:themeColor="text1"/>
          <w:szCs w:val="24"/>
        </w:rPr>
        <w:t>enough variation</w:t>
      </w:r>
      <w:ins w:id="311" w:author="tao huang" w:date="2018-01-09T16:48:00Z">
        <w:r w:rsidR="00791F40">
          <w:rPr>
            <w:rFonts w:cs="Times New Roman"/>
            <w:color w:val="000000" w:themeColor="text1"/>
            <w:szCs w:val="24"/>
          </w:rPr>
          <w:t>s</w:t>
        </w:r>
      </w:ins>
      <w:r w:rsidR="004D2AB3">
        <w:rPr>
          <w:rFonts w:cs="Times New Roman"/>
          <w:color w:val="000000" w:themeColor="text1"/>
          <w:szCs w:val="24"/>
        </w:rPr>
        <w:t xml:space="preserve"> in</w:t>
      </w:r>
      <w:r w:rsidRPr="000B121E">
        <w:rPr>
          <w:rFonts w:cs="Times New Roman"/>
          <w:color w:val="000000" w:themeColor="text1"/>
          <w:szCs w:val="24"/>
        </w:rPr>
        <w:t xml:space="preserve"> the explanatory variables. We then add more observations (e.g., one) to the estimation window and generate the 2</w:t>
      </w:r>
      <w:r w:rsidRPr="000B121E">
        <w:rPr>
          <w:rFonts w:cs="Times New Roman"/>
          <w:color w:val="000000" w:themeColor="text1"/>
          <w:szCs w:val="24"/>
          <w:vertAlign w:val="superscript"/>
        </w:rPr>
        <w:t>nd</w:t>
      </w:r>
      <w:r w:rsidRPr="000B121E">
        <w:rPr>
          <w:rFonts w:cs="Times New Roman"/>
          <w:color w:val="000000" w:themeColor="text1"/>
          <w:szCs w:val="24"/>
        </w:rPr>
        <w:t xml:space="preserve"> set of the </w:t>
      </w:r>
      <w:r w:rsidRPr="000B121E">
        <w:rPr>
          <w:rFonts w:cs="Times New Roman"/>
          <w:i/>
          <w:color w:val="000000" w:themeColor="text1"/>
          <w:szCs w:val="24"/>
        </w:rPr>
        <w:t>h</w:t>
      </w:r>
      <w:r w:rsidRPr="000B121E">
        <w:rPr>
          <w:rFonts w:cs="Times New Roman"/>
          <w:color w:val="000000" w:themeColor="text1"/>
          <w:szCs w:val="24"/>
        </w:rPr>
        <w:t xml:space="preserve">-step-ahead forecast, e.g., </w:t>
      </w:r>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h,2</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up>
            <m:r>
              <w:rPr>
                <w:rFonts w:ascii="Cambria Math" w:hAnsi="Cambria Math" w:cs="Times New Roman"/>
                <w:color w:val="000000" w:themeColor="text1"/>
                <w:szCs w:val="24"/>
              </w:rPr>
              <m:t>'</m:t>
            </m:r>
          </m:sup>
        </m:sSubSup>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β</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 xml:space="preserve"> </m:t>
            </m:r>
            <m:r>
              <w:rPr>
                <w:rFonts w:ascii="Cambria Math" w:hAnsi="Cambria Math" w:cs="Times New Roman"/>
                <w:color w:val="000000" w:themeColor="text1"/>
                <w:szCs w:val="24"/>
              </w:rPr>
              <m:t>ω-1:T</m:t>
            </m:r>
          </m:sub>
        </m:sSub>
      </m:oMath>
      <w:r w:rsidRPr="000B121E">
        <w:rPr>
          <w:rFonts w:cs="Times New Roman"/>
          <w:color w:val="000000" w:themeColor="text1"/>
          <w:szCs w:val="24"/>
        </w:rPr>
        <w:t xml:space="preserve"> and so forth. We may have the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(T-ω+1)</m:t>
            </m:r>
          </m:e>
          <m:sup>
            <m:r>
              <w:rPr>
                <w:rFonts w:ascii="Cambria Math" w:hAnsi="Cambria Math" w:cs="Times New Roman"/>
                <w:color w:val="000000" w:themeColor="text1"/>
                <w:szCs w:val="24"/>
              </w:rPr>
              <m:t>th</m:t>
            </m:r>
          </m:sup>
        </m:sSup>
      </m:oMath>
      <w:r w:rsidRPr="000B121E">
        <w:rPr>
          <w:rFonts w:cs="Times New Roman"/>
          <w:color w:val="000000" w:themeColor="text1"/>
          <w:szCs w:val="24"/>
        </w:rPr>
        <w:t xml:space="preserve"> set of the </w:t>
      </w:r>
      <w:r w:rsidRPr="000B121E">
        <w:rPr>
          <w:rFonts w:cs="Times New Roman"/>
          <w:i/>
          <w:color w:val="000000" w:themeColor="text1"/>
          <w:szCs w:val="24"/>
        </w:rPr>
        <w:t>h</w:t>
      </w:r>
      <w:r w:rsidRPr="000B121E">
        <w:rPr>
          <w:rFonts w:cs="Times New Roman"/>
          <w:color w:val="000000" w:themeColor="text1"/>
          <w:szCs w:val="24"/>
        </w:rPr>
        <w:t xml:space="preserve">-step-ahead forecasts, e.g., </w:t>
      </w:r>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ω+1</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up>
            <m:r>
              <w:rPr>
                <w:rFonts w:ascii="Cambria Math" w:hAnsi="Cambria Math" w:cs="Times New Roman"/>
                <w:color w:val="000000" w:themeColor="text1"/>
                <w:szCs w:val="24"/>
              </w:rPr>
              <m:t>'</m:t>
            </m:r>
          </m:sup>
        </m:sSubSup>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β</m:t>
                </m:r>
              </m:e>
            </m:acc>
          </m:e>
          <m:sub>
            <m:r>
              <w:rPr>
                <w:rFonts w:ascii="Cambria Math" w:hAnsi="Cambria Math" w:cs="Times New Roman"/>
                <w:color w:val="000000" w:themeColor="text1"/>
                <w:szCs w:val="24"/>
              </w:rPr>
              <m:t>1:T</m:t>
            </m:r>
          </m:sub>
        </m:sSub>
      </m:oMath>
      <w:r w:rsidRPr="000B121E">
        <w:rPr>
          <w:rFonts w:cs="Times New Roman"/>
          <w:noProof/>
          <w:color w:val="000000" w:themeColor="text1"/>
          <w:szCs w:val="24"/>
        </w:rPr>
        <w:t xml:space="preserve">. </w:t>
      </w:r>
      <w:del w:id="312" w:author="tao huang" w:date="2018-01-09T16:48:00Z">
        <w:r w:rsidRPr="000B121E" w:rsidDel="00791F40">
          <w:rPr>
            <w:rFonts w:cs="Times New Roman"/>
            <w:noProof/>
            <w:color w:val="000000" w:themeColor="text1"/>
            <w:szCs w:val="24"/>
          </w:rPr>
          <w:delText xml:space="preserve">Finally, </w:delText>
        </w:r>
        <w:r w:rsidRPr="000B121E" w:rsidDel="00791F40">
          <w:rPr>
            <w:rFonts w:cs="Times New Roman"/>
            <w:color w:val="000000" w:themeColor="text1"/>
            <w:szCs w:val="24"/>
          </w:rPr>
          <w:delText>w</w:delText>
        </w:r>
      </w:del>
      <w:ins w:id="313" w:author="tao huang" w:date="2018-01-09T16:48:00Z">
        <w:r w:rsidR="00791F40">
          <w:rPr>
            <w:rFonts w:cs="Times New Roman"/>
            <w:color w:val="000000" w:themeColor="text1"/>
            <w:szCs w:val="24"/>
          </w:rPr>
          <w:t>W</w:t>
        </w:r>
      </w:ins>
      <w:r w:rsidRPr="000B121E">
        <w:rPr>
          <w:rFonts w:cs="Times New Roman"/>
          <w:color w:val="000000" w:themeColor="text1"/>
          <w:szCs w:val="24"/>
        </w:rPr>
        <w:t>e calculate the final forecasts as the average value of the (</w:t>
      </w:r>
      <m:oMath>
        <m:r>
          <w:rPr>
            <w:rFonts w:ascii="Cambria Math" w:hAnsi="Cambria Math" w:cs="Times New Roman"/>
            <w:color w:val="000000" w:themeColor="text1"/>
            <w:szCs w:val="24"/>
          </w:rPr>
          <m:t>T-ω+1</m:t>
        </m:r>
      </m:oMath>
      <w:r w:rsidRPr="000B121E">
        <w:rPr>
          <w:rFonts w:cs="Times New Roman"/>
          <w:color w:val="000000" w:themeColor="text1"/>
          <w:szCs w:val="24"/>
        </w:rPr>
        <w:t xml:space="preserve">) sets of </w:t>
      </w:r>
      <w:r w:rsidRPr="000B121E">
        <w:rPr>
          <w:rFonts w:cs="Times New Roman"/>
          <w:i/>
          <w:color w:val="000000" w:themeColor="text1"/>
          <w:szCs w:val="24"/>
        </w:rPr>
        <w:t>h</w:t>
      </w:r>
      <w:r w:rsidRPr="000B121E">
        <w:rPr>
          <w:rFonts w:cs="Times New Roman"/>
          <w:color w:val="000000" w:themeColor="text1"/>
          <w:szCs w:val="24"/>
        </w:rPr>
        <w:t>-step-ahead forecasts:</w:t>
      </w:r>
    </w:p>
    <w:p w14:paraId="1C9E4C13" w14:textId="77777777" w:rsidR="00D4038D" w:rsidRPr="000B121E" w:rsidRDefault="00877FDD" w:rsidP="000B121E">
      <w:pPr>
        <w:shd w:val="clear" w:color="auto" w:fill="FFFFFF" w:themeFill="background1"/>
        <w:spacing w:after="0" w:line="360" w:lineRule="auto"/>
        <w:rPr>
          <w:rFonts w:cs="Times New Roman"/>
          <w:color w:val="000000" w:themeColor="text1"/>
          <w:szCs w:val="24"/>
        </w:rPr>
      </w:pPr>
      <m:oMathPara>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T,ω</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T-ω+1</m:t>
                  </m:r>
                </m:e>
              </m:d>
            </m:e>
            <m:sup>
              <m:r>
                <w:rPr>
                  <w:rFonts w:ascii="Cambria Math" w:hAnsi="Cambria Math" w:cs="Times New Roman"/>
                  <w:color w:val="000000" w:themeColor="text1"/>
                  <w:szCs w:val="24"/>
                </w:rPr>
                <m:t>-1</m:t>
              </m:r>
            </m:sup>
          </m:sSup>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m=1</m:t>
              </m:r>
            </m:sub>
            <m:sup>
              <m:r>
                <w:rPr>
                  <w:rFonts w:ascii="Cambria Math" w:hAnsi="Cambria Math" w:cs="Times New Roman"/>
                  <w:color w:val="000000" w:themeColor="text1"/>
                  <w:szCs w:val="24"/>
                </w:rPr>
                <m:t>T-ω+1</m:t>
              </m:r>
            </m:sup>
            <m:e>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r>
                    <w:rPr>
                      <w:rFonts w:ascii="Cambria Math" w:hAnsi="Cambria Math" w:cs="Times New Roman"/>
                      <w:color w:val="000000" w:themeColor="text1"/>
                      <w:szCs w:val="24"/>
                    </w:rPr>
                    <m:t>m</m:t>
                  </m:r>
                </m:sub>
              </m:sSub>
            </m:e>
          </m:nary>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T-ω+1</m:t>
                  </m:r>
                </m:e>
              </m:d>
            </m:e>
            <m:sup>
              <m:r>
                <w:rPr>
                  <w:rFonts w:ascii="Cambria Math" w:hAnsi="Cambria Math" w:cs="Times New Roman"/>
                  <w:color w:val="000000" w:themeColor="text1"/>
                  <w:szCs w:val="24"/>
                </w:rPr>
                <m:t>-1</m:t>
              </m:r>
            </m:sup>
          </m:sSup>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m=1</m:t>
              </m:r>
            </m:sub>
            <m:sup>
              <m:r>
                <w:rPr>
                  <w:rFonts w:ascii="Cambria Math" w:hAnsi="Cambria Math" w:cs="Times New Roman"/>
                  <w:color w:val="000000" w:themeColor="text1"/>
                  <w:szCs w:val="24"/>
                </w:rPr>
                <m:t>T-ω+1</m:t>
              </m:r>
            </m:sup>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X</m:t>
                  </m:r>
                </m:e>
                <m:sub>
                  <m:r>
                    <w:rPr>
                      <w:rFonts w:ascii="Cambria Math" w:hAnsi="Cambria Math" w:cs="Times New Roman"/>
                      <w:color w:val="000000" w:themeColor="text1"/>
                      <w:szCs w:val="24"/>
                    </w:rPr>
                    <m:t>T+h</m:t>
                  </m:r>
                </m:sub>
                <m:sup>
                  <m:r>
                    <w:rPr>
                      <w:rFonts w:ascii="Cambria Math" w:hAnsi="Cambria Math" w:cs="Times New Roman"/>
                      <w:color w:val="000000" w:themeColor="text1"/>
                      <w:szCs w:val="24"/>
                    </w:rPr>
                    <m:t>'</m:t>
                  </m:r>
                </m:sup>
              </m:sSubSup>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β</m:t>
                      </m:r>
                    </m:e>
                  </m:acc>
                </m:e>
                <m:sub>
                  <m:r>
                    <w:rPr>
                      <w:rFonts w:ascii="Cambria Math" w:hAnsi="Cambria Math" w:cs="Times New Roman"/>
                      <w:color w:val="000000" w:themeColor="text1"/>
                      <w:szCs w:val="24"/>
                    </w:rPr>
                    <m:t>m:T</m:t>
                  </m:r>
                </m:sub>
              </m:sSub>
            </m:e>
          </m:nary>
        </m:oMath>
      </m:oMathPara>
    </w:p>
    <w:p w14:paraId="7A8623EF" w14:textId="77777777" w:rsidR="00D4038D" w:rsidRPr="000B121E" w:rsidRDefault="00D4038D" w:rsidP="000B121E">
      <w:pPr>
        <w:shd w:val="clear" w:color="auto" w:fill="FFFFFF" w:themeFill="background1"/>
        <w:spacing w:after="0" w:line="360" w:lineRule="auto"/>
        <w:rPr>
          <w:rFonts w:cs="Times New Roman"/>
          <w:color w:val="000000" w:themeColor="text1"/>
          <w:szCs w:val="24"/>
        </w:rPr>
      </w:pPr>
    </w:p>
    <w:p w14:paraId="4493D0BD" w14:textId="1E53A07F" w:rsidR="004617F2" w:rsidRDefault="00421036" w:rsidP="00BF23E0">
      <w:pPr>
        <w:shd w:val="clear" w:color="auto" w:fill="FFFFFF" w:themeFill="background1"/>
        <w:spacing w:after="0" w:line="360" w:lineRule="auto"/>
        <w:rPr>
          <w:ins w:id="314" w:author="tao huang" w:date="2018-01-09T16:52:00Z"/>
          <w:rFonts w:cs="Times New Roman"/>
          <w:color w:val="000000" w:themeColor="text1"/>
          <w:szCs w:val="24"/>
        </w:rPr>
      </w:pPr>
      <w:del w:id="315" w:author="tao huang" w:date="2018-01-09T16:49:00Z">
        <w:r w:rsidRPr="000B121E" w:rsidDel="00791F40">
          <w:rPr>
            <w:rFonts w:cs="Times New Roman"/>
            <w:color w:val="000000" w:themeColor="text1"/>
            <w:szCs w:val="24"/>
          </w:rPr>
          <w:delText xml:space="preserve">We </w:delText>
        </w:r>
        <w:r w:rsidRPr="002C16CF" w:rsidDel="00791F40">
          <w:rPr>
            <w:rFonts w:cs="Times New Roman"/>
            <w:noProof/>
            <w:color w:val="000000" w:themeColor="text1"/>
            <w:szCs w:val="24"/>
          </w:rPr>
          <w:delText>refer</w:delText>
        </w:r>
        <w:r w:rsidR="004D2AB3" w:rsidDel="00791F40">
          <w:rPr>
            <w:rFonts w:cs="Times New Roman"/>
            <w:noProof/>
            <w:color w:val="000000" w:themeColor="text1"/>
            <w:szCs w:val="24"/>
          </w:rPr>
          <w:delText xml:space="preserve"> to</w:delText>
        </w:r>
        <w:r w:rsidRPr="000B121E" w:rsidDel="00791F40">
          <w:rPr>
            <w:rFonts w:cs="Times New Roman"/>
            <w:color w:val="000000" w:themeColor="text1"/>
            <w:szCs w:val="24"/>
          </w:rPr>
          <w:delText xml:space="preserve"> this method as t</w:delText>
        </w:r>
      </w:del>
      <w:ins w:id="316" w:author="tao huang" w:date="2018-01-09T16:49:00Z">
        <w:r w:rsidR="00791F40">
          <w:rPr>
            <w:rFonts w:cs="Times New Roman"/>
            <w:color w:val="000000" w:themeColor="text1"/>
            <w:szCs w:val="24"/>
          </w:rPr>
          <w:t>This method is referred as t</w:t>
        </w:r>
      </w:ins>
      <w:r w:rsidRPr="000B121E">
        <w:rPr>
          <w:rFonts w:cs="Times New Roman"/>
          <w:color w:val="000000" w:themeColor="text1"/>
          <w:szCs w:val="24"/>
        </w:rPr>
        <w:t>he estimation window combining (EWC) method</w:t>
      </w:r>
      <w:ins w:id="317" w:author="tao huang" w:date="2018-01-09T16:49:00Z">
        <w:r w:rsidR="00791F40">
          <w:rPr>
            <w:rFonts w:cs="Times New Roman"/>
            <w:color w:val="000000" w:themeColor="text1"/>
            <w:szCs w:val="24"/>
          </w:rPr>
          <w:t xml:space="preserve"> and has been used </w:t>
        </w:r>
      </w:ins>
      <w:ins w:id="318" w:author="tao huang" w:date="2018-01-09T16:51:00Z">
        <w:r w:rsidR="00791F40">
          <w:rPr>
            <w:rFonts w:cs="Times New Roman"/>
            <w:color w:val="000000" w:themeColor="text1"/>
            <w:szCs w:val="24"/>
          </w:rPr>
          <w:t>to help</w:t>
        </w:r>
      </w:ins>
      <w:ins w:id="319" w:author="tao huang" w:date="2018-01-09T16:50:00Z">
        <w:r w:rsidR="00791F40">
          <w:rPr>
            <w:rFonts w:cs="Times New Roman"/>
            <w:color w:val="000000" w:themeColor="text1"/>
            <w:szCs w:val="24"/>
          </w:rPr>
          <w:t xml:space="preserve"> VAR models </w:t>
        </w:r>
      </w:ins>
      <w:ins w:id="320" w:author="tao huang" w:date="2018-01-09T16:49:00Z">
        <w:r w:rsidR="00791F40">
          <w:rPr>
            <w:rFonts w:cs="Times New Roman"/>
            <w:color w:val="000000" w:themeColor="text1"/>
            <w:szCs w:val="24"/>
          </w:rPr>
          <w:t>forecast</w:t>
        </w:r>
      </w:ins>
      <w:ins w:id="321" w:author="tao huang" w:date="2018-01-09T16:50:00Z">
        <w:r w:rsidR="00791F40">
          <w:rPr>
            <w:rFonts w:cs="Times New Roman"/>
            <w:color w:val="000000" w:themeColor="text1"/>
            <w:szCs w:val="24"/>
          </w:rPr>
          <w:t xml:space="preserve"> financ</w:t>
        </w:r>
      </w:ins>
      <w:ins w:id="322" w:author="tao huang" w:date="2018-01-09T16:51:00Z">
        <w:r w:rsidR="00791F40">
          <w:rPr>
            <w:rFonts w:cs="Times New Roman"/>
            <w:color w:val="000000" w:themeColor="text1"/>
            <w:szCs w:val="24"/>
          </w:rPr>
          <w:t>ial variables</w:t>
        </w:r>
      </w:ins>
      <w:ins w:id="323" w:author="tao huang" w:date="2018-01-09T16:50:00Z">
        <w:r w:rsidR="00791F40">
          <w:rPr>
            <w:rFonts w:cs="Times New Roman"/>
            <w:color w:val="000000" w:themeColor="text1"/>
            <w:szCs w:val="24"/>
          </w:rPr>
          <w:t xml:space="preserve"> </w:t>
        </w:r>
      </w:ins>
      <w:r w:rsidR="00791F40">
        <w:rPr>
          <w:rFonts w:cs="Times New Roman"/>
          <w:color w:val="000000" w:themeColor="text1"/>
          <w:szCs w:val="24"/>
        </w:rPr>
        <w:fldChar w:fldCharType="begin"/>
      </w:r>
      <w:r w:rsidR="00791F40">
        <w:rPr>
          <w:rFonts w:cs="Times New Roman"/>
          <w:color w:val="000000" w:themeColor="text1"/>
          <w:szCs w:val="24"/>
        </w:rPr>
        <w:instrText xml:space="preserve"> ADDIN EN.CITE &lt;EndNote&gt;&lt;Cite&gt;&lt;Author&gt;Pesaran&lt;/Author&gt;&lt;Year&gt;2009&lt;/Year&gt;&lt;RecNum&gt;255&lt;/RecNum&gt;&lt;DisplayText&gt;(Pesaran et al., 2009)&lt;/DisplayText&gt;&lt;record&gt;&lt;rec-number&gt;255&lt;/rec-number&gt;&lt;foreign-keys&gt;&lt;key app="EN" db-id="fwzpfdt205x9v6eprsvv25dpxftedxv0z0a9" timestamp="0"&gt;255&lt;/key&gt;&lt;/foreign-keys&gt;&lt;ref-type name="Journal Article"&gt;17&lt;/ref-type&gt;&lt;contributors&gt;&lt;authors&gt;&lt;author&gt;M. Hashem Pesaran&lt;/author&gt;&lt;author&gt;Til Schuermann&lt;/author&gt;&lt;author&gt;L. Vanessa Smith&lt;/author&gt;&lt;/authors&gt;&lt;/contributors&gt;&lt;titles&gt;&lt;title&gt;Forecasting Economic and Financial Variables with Global VARs&lt;/title&gt;&lt;secondary-title&gt;International Journal of Forecasting&lt;/secondary-title&gt;&lt;/titles&gt;&lt;periodical&gt;&lt;full-title&gt;International Journal of Forecasting&lt;/full-title&gt;&lt;/periodical&gt;&lt;pages&gt;642-675&lt;/pages&gt;&lt;volume&gt;25&lt;/volume&gt;&lt;dates&gt;&lt;year&gt;2009&lt;/year&gt;&lt;/dates&gt;&lt;urls&gt;&lt;/urls&gt;&lt;/record&gt;&lt;/Cite&gt;&lt;/EndNote&gt;</w:instrText>
      </w:r>
      <w:r w:rsidR="00791F40">
        <w:rPr>
          <w:rFonts w:cs="Times New Roman"/>
          <w:color w:val="000000" w:themeColor="text1"/>
          <w:szCs w:val="24"/>
        </w:rPr>
        <w:fldChar w:fldCharType="separate"/>
      </w:r>
      <w:r w:rsidR="00791F40">
        <w:rPr>
          <w:rFonts w:cs="Times New Roman"/>
          <w:noProof/>
          <w:color w:val="000000" w:themeColor="text1"/>
          <w:szCs w:val="24"/>
        </w:rPr>
        <w:t>(</w:t>
      </w:r>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"_ENREF_62" \o "Pesaran, 2009 #255" </w:instrText>
      </w:r>
      <w:r w:rsidR="0047706C">
        <w:rPr>
          <w:rFonts w:cs="Times New Roman"/>
          <w:noProof/>
          <w:color w:val="000000" w:themeColor="text1"/>
          <w:szCs w:val="24"/>
        </w:rPr>
      </w:r>
      <w:r w:rsidR="0047706C">
        <w:rPr>
          <w:rFonts w:cs="Times New Roman"/>
          <w:noProof/>
          <w:color w:val="000000" w:themeColor="text1"/>
          <w:szCs w:val="24"/>
        </w:rPr>
        <w:fldChar w:fldCharType="separate"/>
      </w:r>
      <w:r w:rsidR="0047706C">
        <w:rPr>
          <w:rFonts w:cs="Times New Roman"/>
          <w:noProof/>
          <w:color w:val="000000" w:themeColor="text1"/>
          <w:szCs w:val="24"/>
        </w:rPr>
        <w:t>Pesaran et al., 2009</w:t>
      </w:r>
      <w:r w:rsidR="0047706C">
        <w:rPr>
          <w:rFonts w:cs="Times New Roman"/>
          <w:noProof/>
          <w:color w:val="000000" w:themeColor="text1"/>
          <w:szCs w:val="24"/>
        </w:rPr>
        <w:fldChar w:fldCharType="end"/>
      </w:r>
      <w:r w:rsidR="00791F40">
        <w:rPr>
          <w:rFonts w:cs="Times New Roman"/>
          <w:noProof/>
          <w:color w:val="000000" w:themeColor="text1"/>
          <w:szCs w:val="24"/>
        </w:rPr>
        <w:t>)</w:t>
      </w:r>
      <w:r w:rsidR="00791F40">
        <w:rPr>
          <w:rFonts w:cs="Times New Roman"/>
          <w:color w:val="000000" w:themeColor="text1"/>
          <w:szCs w:val="24"/>
        </w:rPr>
        <w:fldChar w:fldCharType="end"/>
      </w:r>
      <w:r w:rsidRPr="000B121E">
        <w:rPr>
          <w:rFonts w:cs="Times New Roman"/>
          <w:color w:val="000000" w:themeColor="text1"/>
          <w:szCs w:val="24"/>
        </w:rPr>
        <w:t xml:space="preserve">. </w:t>
      </w:r>
      <w:r w:rsidR="004617F2" w:rsidRPr="000B121E">
        <w:rPr>
          <w:rFonts w:cs="Times New Roman"/>
          <w:color w:val="000000" w:themeColor="text1"/>
          <w:szCs w:val="24"/>
        </w:rPr>
        <w:t>In</w:t>
      </w:r>
      <w:r w:rsidR="004617F2" w:rsidRPr="000B121E">
        <w:rPr>
          <w:rFonts w:cs="Times New Roman"/>
          <w:noProof/>
          <w:color w:val="000000" w:themeColor="text1"/>
          <w:szCs w:val="24"/>
        </w:rPr>
        <w:t xml:space="preserve"> Appendix</w:t>
      </w:r>
      <w:r w:rsidR="004617F2" w:rsidRPr="000B121E">
        <w:rPr>
          <w:rFonts w:cs="Times New Roman"/>
          <w:color w:val="000000" w:themeColor="text1"/>
          <w:szCs w:val="24"/>
        </w:rPr>
        <w:t xml:space="preserve"> B, we </w:t>
      </w:r>
      <w:r w:rsidR="00807F13" w:rsidRPr="000B121E">
        <w:rPr>
          <w:rFonts w:cs="Times New Roman"/>
          <w:color w:val="000000" w:themeColor="text1"/>
          <w:szCs w:val="24"/>
        </w:rPr>
        <w:t>demonstrate</w:t>
      </w:r>
      <w:r w:rsidR="004617F2" w:rsidRPr="000B121E">
        <w:rPr>
          <w:rFonts w:cs="Times New Roman"/>
          <w:color w:val="000000" w:themeColor="text1"/>
          <w:szCs w:val="24"/>
        </w:rPr>
        <w:t xml:space="preserve"> how we can achieve more accurate forecasts with the IC method and the EWC method</w:t>
      </w:r>
      <w:r w:rsidR="004D2AB3">
        <w:rPr>
          <w:rFonts w:cs="Times New Roman"/>
          <w:color w:val="000000" w:themeColor="text1"/>
          <w:szCs w:val="24"/>
        </w:rPr>
        <w:t xml:space="preserve"> using</w:t>
      </w:r>
      <w:r w:rsidR="004617F2" w:rsidRPr="000B121E">
        <w:rPr>
          <w:rFonts w:cs="Times New Roman"/>
          <w:color w:val="000000" w:themeColor="text1"/>
          <w:szCs w:val="24"/>
        </w:rPr>
        <w:t xml:space="preserve"> simple examples.</w:t>
      </w:r>
    </w:p>
    <w:p w14:paraId="62FF5BB7" w14:textId="77777777" w:rsidR="00BF23E0" w:rsidRPr="000B121E" w:rsidRDefault="00BF23E0" w:rsidP="0047706C">
      <w:pPr>
        <w:shd w:val="clear" w:color="auto" w:fill="FFFFFF" w:themeFill="background1"/>
        <w:spacing w:after="0" w:line="360" w:lineRule="auto"/>
        <w:rPr>
          <w:rFonts w:cs="Times New Roman"/>
          <w:color w:val="000000" w:themeColor="text1"/>
          <w:szCs w:val="24"/>
        </w:rPr>
      </w:pPr>
    </w:p>
    <w:p w14:paraId="75BBBF45" w14:textId="77777777" w:rsidR="004617F2" w:rsidRPr="000B121E" w:rsidRDefault="004617F2" w:rsidP="00BF23E0">
      <w:pPr>
        <w:pStyle w:val="Heading2"/>
        <w:numPr>
          <w:ilvl w:val="0"/>
          <w:numId w:val="51"/>
        </w:numPr>
        <w:spacing w:before="0" w:line="360" w:lineRule="auto"/>
        <w:pPrChange w:id="324" w:author="tao huang" w:date="2018-01-09T16:52:00Z">
          <w:pPr>
            <w:pStyle w:val="ListParagraph"/>
            <w:numPr>
              <w:numId w:val="49"/>
            </w:numPr>
            <w:shd w:val="clear" w:color="auto" w:fill="FFFFFF" w:themeFill="background1"/>
            <w:spacing w:after="0" w:line="360" w:lineRule="auto"/>
            <w:ind w:left="360" w:hanging="360"/>
          </w:pPr>
        </w:pPrChange>
      </w:pPr>
      <w:r w:rsidRPr="000B121E">
        <w:t>The data</w:t>
      </w:r>
    </w:p>
    <w:p w14:paraId="3EA5A763" w14:textId="507B12FC" w:rsidR="004617F2" w:rsidRPr="000B121E" w:rsidDel="00BF23E0" w:rsidRDefault="004617F2" w:rsidP="0047706C">
      <w:pPr>
        <w:shd w:val="clear" w:color="auto" w:fill="FFFFFF" w:themeFill="background1"/>
        <w:spacing w:after="0" w:line="360" w:lineRule="auto"/>
        <w:rPr>
          <w:del w:id="325" w:author="tao huang" w:date="2018-01-09T16:51:00Z"/>
          <w:rFonts w:cs="Times New Roman"/>
          <w:color w:val="000000" w:themeColor="text1"/>
          <w:szCs w:val="24"/>
        </w:rPr>
      </w:pPr>
    </w:p>
    <w:p w14:paraId="5156C6F9" w14:textId="77777777" w:rsidR="00BF23E0" w:rsidRDefault="00BF23E0" w:rsidP="00BF23E0">
      <w:pPr>
        <w:shd w:val="clear" w:color="auto" w:fill="FFFFFF" w:themeFill="background1"/>
        <w:spacing w:after="0" w:line="360" w:lineRule="auto"/>
        <w:rPr>
          <w:ins w:id="326" w:author="tao huang" w:date="2018-01-09T16:52:00Z"/>
          <w:rFonts w:cs="Times New Roman"/>
          <w:color w:val="000000" w:themeColor="text1"/>
          <w:szCs w:val="24"/>
        </w:rPr>
      </w:pPr>
    </w:p>
    <w:p w14:paraId="74135B67" w14:textId="0DA89EEA" w:rsidR="004617F2" w:rsidRPr="000B121E" w:rsidRDefault="00AB1253" w:rsidP="0047706C">
      <w:pPr>
        <w:shd w:val="clear" w:color="auto" w:fill="FFFFFF" w:themeFill="background1"/>
        <w:spacing w:after="0" w:line="360" w:lineRule="auto"/>
        <w:rPr>
          <w:rFonts w:cs="Times New Roman"/>
          <w:color w:val="000000" w:themeColor="text1"/>
          <w:szCs w:val="24"/>
        </w:rPr>
      </w:pPr>
      <w:ins w:id="327" w:author="tao huang" w:date="2018-01-09T17:37:00Z">
        <w:r>
          <w:rPr>
            <w:rFonts w:cs="Times New Roman"/>
            <w:color w:val="000000" w:themeColor="text1"/>
            <w:szCs w:val="24"/>
          </w:rPr>
          <w:lastRenderedPageBreak/>
          <w:t xml:space="preserve">In this study, </w:t>
        </w:r>
      </w:ins>
      <w:del w:id="328" w:author="tao huang" w:date="2018-01-09T17:37:00Z">
        <w:r w:rsidR="004617F2" w:rsidRPr="000B121E" w:rsidDel="00AB1253">
          <w:rPr>
            <w:rFonts w:cs="Times New Roman"/>
            <w:color w:val="000000" w:themeColor="text1"/>
            <w:szCs w:val="24"/>
          </w:rPr>
          <w:delText>W</w:delText>
        </w:r>
      </w:del>
      <w:ins w:id="329" w:author="tao huang" w:date="2018-01-09T17:37:00Z">
        <w:r>
          <w:rPr>
            <w:rFonts w:cs="Times New Roman"/>
            <w:color w:val="000000" w:themeColor="text1"/>
            <w:szCs w:val="24"/>
          </w:rPr>
          <w:t>w</w:t>
        </w:r>
      </w:ins>
      <w:r w:rsidR="004617F2" w:rsidRPr="000B121E">
        <w:rPr>
          <w:rFonts w:cs="Times New Roman"/>
          <w:color w:val="000000" w:themeColor="text1"/>
          <w:szCs w:val="24"/>
        </w:rPr>
        <w:t xml:space="preserve">e evaluate the forecasting performance of the models using the retail dataset made available by the Information Resources, Inc. (IRI) company. A description of the dataset can be found in </w:t>
      </w:r>
      <w:r w:rsidR="0047706C">
        <w:rPr>
          <w:rFonts w:cs="Times New Roman"/>
          <w:color w:val="000000" w:themeColor="text1"/>
          <w:szCs w:val="24"/>
        </w:rPr>
        <w:fldChar w:fldCharType="begin"/>
      </w:r>
      <w:r w:rsidR="0047706C">
        <w:rPr>
          <w:rFonts w:cs="Times New Roman"/>
          <w:color w:val="000000" w:themeColor="text1"/>
          <w:szCs w:val="24"/>
        </w:rPr>
        <w:instrText xml:space="preserve"> HYPERLINK \l "_ENREF_11" \o "Bronnenberg, 2008 #741" </w:instrText>
      </w:r>
      <w:r w:rsidR="0047706C">
        <w:rPr>
          <w:rFonts w:cs="Times New Roman"/>
          <w:color w:val="000000" w:themeColor="text1"/>
          <w:szCs w:val="24"/>
        </w:rPr>
      </w:r>
      <w:r w:rsidR="0047706C">
        <w:rPr>
          <w:rFonts w:cs="Times New Roman"/>
          <w:color w:val="000000" w:themeColor="text1"/>
          <w:szCs w:val="24"/>
        </w:rPr>
        <w:fldChar w:fldCharType="separate"/>
      </w:r>
      <w:r w:rsidR="0047706C" w:rsidRPr="000B121E">
        <w:rPr>
          <w:rFonts w:cs="Times New Roman"/>
          <w:color w:val="000000" w:themeColor="text1"/>
          <w:szCs w:val="24"/>
        </w:rPr>
        <w:fldChar w:fldCharType="begin"/>
      </w:r>
      <w:r w:rsidR="0047706C">
        <w:rPr>
          <w:rFonts w:cs="Times New Roman"/>
          <w:color w:val="000000" w:themeColor="text1"/>
          <w:szCs w:val="24"/>
        </w:rPr>
        <w:instrText xml:space="preserve"> ADDIN EN.CITE &lt;EndNote&gt;&lt;Cite AuthorYear="1"&gt;&lt;Author&gt;Bronnenberg&lt;/Author&gt;&lt;Year&gt;2008&lt;/Year&gt;&lt;RecNum&gt;741&lt;/RecNum&gt;&lt;DisplayText&gt;Bronnenberg, Kruger, and Mela (2008)&lt;/DisplayText&gt;&lt;record&gt;&lt;rec-number&gt;741&lt;/rec-number&gt;&lt;foreign-keys&gt;&lt;key app="EN" db-id="fwzpfdt205x9v6eprsvv25dpxftedxv0z0a9" timestamp="1475147998"&gt;741&lt;/key&gt;&lt;/foreign-keys&gt;&lt;ref-type name="Journal Article"&gt;17&lt;/ref-type&gt;&lt;contributors&gt;&lt;authors&gt;&lt;author&gt;Bart J. Bronnenberg&lt;/author&gt;&lt;author&gt;Michael W. Kruger&lt;/author&gt;&lt;author&gt;Carl F. Mela&lt;/author&gt;&lt;/authors&gt;&lt;/contributors&gt;&lt;titles&gt;&lt;title&gt;The IRI Marketing Data Set&lt;/title&gt;&lt;secondary-title&gt;Marketing Science&lt;/secondary-title&gt;&lt;/titles&gt;&lt;periodical&gt;&lt;full-title&gt;Marketing Science&lt;/full-title&gt;&lt;/periodical&gt;&lt;pages&gt;pp. 745–748&lt;/pages&gt;&lt;volume&gt;27&lt;/volume&gt;&lt;number&gt;4&lt;/number&gt;&lt;dates&gt;&lt;year&gt;2008&lt;/year&gt;&lt;/dates&gt;&lt;urls&gt;&lt;/urls&gt;&lt;/record&gt;&lt;/Cite&gt;&lt;/EndNote&gt;</w:instrText>
      </w:r>
      <w:r w:rsidR="0047706C" w:rsidRPr="000B121E">
        <w:rPr>
          <w:rFonts w:cs="Times New Roman"/>
          <w:color w:val="000000" w:themeColor="text1"/>
          <w:szCs w:val="24"/>
        </w:rPr>
        <w:fldChar w:fldCharType="separate"/>
      </w:r>
      <w:r w:rsidR="0047706C">
        <w:rPr>
          <w:rFonts w:cs="Times New Roman"/>
          <w:noProof/>
          <w:color w:val="000000" w:themeColor="text1"/>
          <w:szCs w:val="24"/>
        </w:rPr>
        <w:t>Bronnenberg, Kruger, and Mela (2008)</w:t>
      </w:r>
      <w:r w:rsidR="0047706C" w:rsidRPr="000B121E">
        <w:rPr>
          <w:rFonts w:cs="Times New Roman"/>
          <w:color w:val="000000" w:themeColor="text1"/>
          <w:szCs w:val="24"/>
        </w:rPr>
        <w:fldChar w:fldCharType="end"/>
      </w:r>
      <w:r w:rsidR="0047706C">
        <w:rPr>
          <w:rFonts w:cs="Times New Roman"/>
          <w:color w:val="000000" w:themeColor="text1"/>
          <w:szCs w:val="24"/>
        </w:rPr>
        <w:fldChar w:fldCharType="end"/>
      </w:r>
      <w:r w:rsidR="004617F2" w:rsidRPr="000B121E">
        <w:rPr>
          <w:rFonts w:cs="Times New Roman"/>
          <w:color w:val="000000" w:themeColor="text1"/>
          <w:szCs w:val="24"/>
        </w:rPr>
        <w:t xml:space="preserve">. The dataset contains weekly data at SKU level with variables including product unit sales, price, </w:t>
      </w:r>
      <w:r w:rsidR="004617F2" w:rsidRPr="000B121E">
        <w:rPr>
          <w:rFonts w:cs="Times New Roman"/>
          <w:noProof/>
          <w:color w:val="000000" w:themeColor="text1"/>
          <w:szCs w:val="24"/>
        </w:rPr>
        <w:t>features,</w:t>
      </w:r>
      <w:r w:rsidR="004617F2" w:rsidRPr="000B121E">
        <w:rPr>
          <w:rFonts w:cs="Times New Roman"/>
          <w:color w:val="000000" w:themeColor="text1"/>
          <w:szCs w:val="24"/>
        </w:rPr>
        <w:t xml:space="preserve"> and displays etc. We conduct our evaluation based on </w:t>
      </w:r>
      <w:del w:id="330" w:author="tao huang" w:date="2018-01-09T17:07:00Z">
        <w:r w:rsidR="004617F2" w:rsidRPr="000B121E" w:rsidDel="00F7769E">
          <w:rPr>
            <w:rFonts w:cs="Times New Roman"/>
            <w:color w:val="000000" w:themeColor="text1"/>
            <w:szCs w:val="24"/>
          </w:rPr>
          <w:delText xml:space="preserve">1831 </w:delText>
        </w:r>
      </w:del>
      <w:ins w:id="331" w:author="tao huang" w:date="2018-01-09T17:07:00Z">
        <w:r w:rsidR="00F7769E" w:rsidRPr="000B121E">
          <w:rPr>
            <w:rFonts w:cs="Times New Roman"/>
            <w:color w:val="000000" w:themeColor="text1"/>
            <w:szCs w:val="24"/>
          </w:rPr>
          <w:t>18</w:t>
        </w:r>
        <w:r w:rsidR="00F7769E">
          <w:rPr>
            <w:rFonts w:cs="Times New Roman"/>
            <w:color w:val="000000" w:themeColor="text1"/>
            <w:szCs w:val="24"/>
          </w:rPr>
          <w:t>27</w:t>
        </w:r>
        <w:r w:rsidR="00F7769E" w:rsidRPr="000B121E">
          <w:rPr>
            <w:rFonts w:cs="Times New Roman"/>
            <w:color w:val="000000" w:themeColor="text1"/>
            <w:szCs w:val="24"/>
          </w:rPr>
          <w:t xml:space="preserve"> </w:t>
        </w:r>
      </w:ins>
      <w:r w:rsidR="004617F2" w:rsidRPr="000B121E">
        <w:rPr>
          <w:rFonts w:cs="Times New Roman"/>
          <w:color w:val="000000" w:themeColor="text1"/>
          <w:szCs w:val="24"/>
        </w:rPr>
        <w:t>SKU’s for 28 product categories from 28 stores</w:t>
      </w:r>
      <w:r w:rsidR="004617F2" w:rsidRPr="000B121E">
        <w:rPr>
          <w:rStyle w:val="FootnoteReference"/>
          <w:rFonts w:cs="Times New Roman"/>
          <w:color w:val="000000" w:themeColor="text1"/>
          <w:szCs w:val="24"/>
        </w:rPr>
        <w:footnoteReference w:id="3"/>
      </w:r>
      <w:r w:rsidR="004617F2" w:rsidRPr="000B121E">
        <w:rPr>
          <w:rFonts w:cs="Times New Roman"/>
          <w:color w:val="000000" w:themeColor="text1"/>
          <w:szCs w:val="24"/>
        </w:rPr>
        <w:t xml:space="preserve">. Table 1 shows </w:t>
      </w:r>
      <w:ins w:id="332" w:author="tao huang" w:date="2018-01-09T17:08:00Z">
        <w:r w:rsidR="006D02AC">
          <w:rPr>
            <w:rFonts w:cs="Times New Roman"/>
            <w:color w:val="000000" w:themeColor="text1"/>
            <w:szCs w:val="24"/>
          </w:rPr>
          <w:t xml:space="preserve">the </w:t>
        </w:r>
      </w:ins>
      <w:del w:id="333" w:author="tao huang" w:date="2018-01-09T17:08:00Z">
        <w:r w:rsidR="00003E4A" w:rsidRPr="000B121E" w:rsidDel="006D02AC">
          <w:rPr>
            <w:rFonts w:cs="Times New Roman" w:hint="eastAsia"/>
            <w:color w:val="000000" w:themeColor="text1"/>
            <w:szCs w:val="24"/>
          </w:rPr>
          <w:delText>various</w:delText>
        </w:r>
        <w:r w:rsidR="00003E4A" w:rsidRPr="000B121E" w:rsidDel="006D02AC">
          <w:rPr>
            <w:rFonts w:cs="Times New Roman"/>
            <w:color w:val="000000" w:themeColor="text1"/>
            <w:szCs w:val="24"/>
          </w:rPr>
          <w:delText xml:space="preserve"> </w:delText>
        </w:r>
      </w:del>
      <w:r w:rsidR="004617F2" w:rsidRPr="000B121E">
        <w:rPr>
          <w:rFonts w:cs="Times New Roman"/>
          <w:color w:val="000000" w:themeColor="text1"/>
          <w:szCs w:val="24"/>
        </w:rPr>
        <w:t xml:space="preserve">basic statistics </w:t>
      </w:r>
      <w:del w:id="334" w:author="tao huang" w:date="2018-01-10T17:53:00Z">
        <w:r w:rsidR="004617F2" w:rsidRPr="000B121E" w:rsidDel="00C71F22">
          <w:rPr>
            <w:rFonts w:cs="Times New Roman"/>
            <w:color w:val="000000" w:themeColor="text1"/>
            <w:szCs w:val="24"/>
          </w:rPr>
          <w:delText xml:space="preserve">for </w:delText>
        </w:r>
      </w:del>
      <w:ins w:id="335" w:author="tao huang" w:date="2018-01-10T17:53:00Z">
        <w:r w:rsidR="00C71F22">
          <w:rPr>
            <w:rFonts w:cs="Times New Roman"/>
            <w:color w:val="000000" w:themeColor="text1"/>
            <w:szCs w:val="24"/>
          </w:rPr>
          <w:t>of</w:t>
        </w:r>
        <w:r w:rsidR="00C71F22" w:rsidRPr="000B121E">
          <w:rPr>
            <w:rFonts w:cs="Times New Roman"/>
            <w:color w:val="000000" w:themeColor="text1"/>
            <w:szCs w:val="24"/>
          </w:rPr>
          <w:t xml:space="preserve"> </w:t>
        </w:r>
      </w:ins>
      <w:r w:rsidR="004617F2" w:rsidRPr="000B121E">
        <w:rPr>
          <w:rFonts w:cs="Times New Roman"/>
          <w:color w:val="000000" w:themeColor="text1"/>
          <w:szCs w:val="24"/>
        </w:rPr>
        <w:t xml:space="preserve">the selected SKU’s </w:t>
      </w:r>
      <w:ins w:id="336" w:author="tao huang" w:date="2018-01-10T17:53:00Z">
        <w:r w:rsidR="00C71F22">
          <w:rPr>
            <w:rFonts w:cs="Times New Roman"/>
            <w:color w:val="000000" w:themeColor="text1"/>
            <w:szCs w:val="24"/>
          </w:rPr>
          <w:t xml:space="preserve">during a period of 200 weeks </w:t>
        </w:r>
      </w:ins>
      <w:r w:rsidR="004617F2" w:rsidRPr="000B121E">
        <w:rPr>
          <w:rFonts w:cs="Times New Roman"/>
          <w:color w:val="000000" w:themeColor="text1"/>
          <w:szCs w:val="24"/>
        </w:rPr>
        <w:t xml:space="preserve">for each </w:t>
      </w:r>
      <w:del w:id="337" w:author="tao huang" w:date="2018-01-09T17:08:00Z">
        <w:r w:rsidR="004617F2" w:rsidRPr="000B121E" w:rsidDel="006D02AC">
          <w:rPr>
            <w:rFonts w:cs="Times New Roman"/>
            <w:color w:val="000000" w:themeColor="text1"/>
            <w:szCs w:val="24"/>
          </w:rPr>
          <w:delText xml:space="preserve">of the </w:delText>
        </w:r>
        <w:r w:rsidR="00003E4A" w:rsidRPr="000B121E" w:rsidDel="006D02AC">
          <w:rPr>
            <w:rFonts w:cs="Times New Roman"/>
            <w:color w:val="000000" w:themeColor="text1"/>
            <w:szCs w:val="24"/>
          </w:rPr>
          <w:delText xml:space="preserve">product </w:delText>
        </w:r>
        <w:r w:rsidR="004617F2" w:rsidRPr="000B121E" w:rsidDel="006D02AC">
          <w:rPr>
            <w:rFonts w:cs="Times New Roman"/>
            <w:color w:val="000000" w:themeColor="text1"/>
            <w:szCs w:val="24"/>
          </w:rPr>
          <w:delText>categories</w:delText>
        </w:r>
      </w:del>
      <w:ins w:id="338" w:author="tao huang" w:date="2018-01-09T17:08:00Z">
        <w:r w:rsidR="006D02AC">
          <w:rPr>
            <w:rFonts w:cs="Times New Roman"/>
            <w:color w:val="000000" w:themeColor="text1"/>
            <w:szCs w:val="24"/>
          </w:rPr>
          <w:t>product catego</w:t>
        </w:r>
      </w:ins>
      <w:ins w:id="339" w:author="tao huang" w:date="2018-01-09T17:09:00Z">
        <w:r w:rsidR="006D02AC">
          <w:rPr>
            <w:rFonts w:cs="Times New Roman"/>
            <w:color w:val="000000" w:themeColor="text1"/>
            <w:szCs w:val="24"/>
          </w:rPr>
          <w:t>ry</w:t>
        </w:r>
      </w:ins>
      <w:r w:rsidR="004617F2" w:rsidRPr="000B121E">
        <w:rPr>
          <w:rFonts w:cs="Times New Roman"/>
          <w:color w:val="000000" w:themeColor="text1"/>
          <w:szCs w:val="24"/>
        </w:rPr>
        <w:t>. Some categories (e.g., Carbonated Beverages and Hotdog) exhibit much higher promotional intensity compared to others (e.g., Margarine/Butter and Mayonnaise). Figure 1 exhibits the data series for a typical SKU in the Beer category</w:t>
      </w:r>
      <w:r w:rsidR="004D2AB3">
        <w:rPr>
          <w:rFonts w:cs="Times New Roman"/>
          <w:color w:val="000000" w:themeColor="text1"/>
          <w:szCs w:val="24"/>
        </w:rPr>
        <w:t xml:space="preserve"> as an example:</w:t>
      </w:r>
      <w:r w:rsidR="00EC7747" w:rsidRPr="000B121E">
        <w:rPr>
          <w:rFonts w:cs="Times New Roman"/>
          <w:color w:val="000000" w:themeColor="text1"/>
          <w:szCs w:val="24"/>
        </w:rPr>
        <w:t xml:space="preserve"> </w:t>
      </w:r>
      <w:del w:id="340" w:author="tao huang" w:date="2018-01-09T17:09:00Z">
        <w:r w:rsidR="004D2AB3" w:rsidRPr="000B121E" w:rsidDel="006D02AC">
          <w:rPr>
            <w:rFonts w:cs="Times New Roman"/>
            <w:color w:val="000000" w:themeColor="text1"/>
            <w:szCs w:val="24"/>
          </w:rPr>
          <w:delText>I</w:delText>
        </w:r>
      </w:del>
      <w:ins w:id="341" w:author="tao huang" w:date="2018-01-09T17:09:00Z">
        <w:r w:rsidR="006D02AC">
          <w:rPr>
            <w:rFonts w:cs="Times New Roman"/>
            <w:color w:val="000000" w:themeColor="text1"/>
            <w:szCs w:val="24"/>
          </w:rPr>
          <w:t>i</w:t>
        </w:r>
      </w:ins>
      <w:r w:rsidR="004D2AB3" w:rsidRPr="000B121E">
        <w:rPr>
          <w:rFonts w:cs="Times New Roman"/>
          <w:color w:val="000000" w:themeColor="text1"/>
          <w:szCs w:val="24"/>
        </w:rPr>
        <w:t xml:space="preserve">t </w:t>
      </w:r>
      <w:r w:rsidR="00EC7747" w:rsidRPr="000B121E">
        <w:rPr>
          <w:rFonts w:cs="Times New Roman"/>
          <w:color w:val="000000" w:themeColor="text1"/>
          <w:szCs w:val="24"/>
        </w:rPr>
        <w:t xml:space="preserve">indicates that sales </w:t>
      </w:r>
      <w:commentRangeStart w:id="342"/>
      <w:r w:rsidR="00EC7747" w:rsidRPr="000B121E">
        <w:rPr>
          <w:rFonts w:cs="Times New Roman"/>
          <w:color w:val="000000" w:themeColor="text1"/>
          <w:szCs w:val="24"/>
        </w:rPr>
        <w:t>spikes</w:t>
      </w:r>
      <w:commentRangeEnd w:id="342"/>
      <w:r w:rsidR="00EC7747" w:rsidRPr="000B121E">
        <w:rPr>
          <w:rStyle w:val="CommentReference"/>
          <w:color w:val="000000" w:themeColor="text1"/>
          <w:sz w:val="24"/>
          <w:szCs w:val="24"/>
        </w:rPr>
        <w:commentReference w:id="342"/>
      </w:r>
      <w:r w:rsidR="00EC7747" w:rsidRPr="000B121E">
        <w:rPr>
          <w:rFonts w:cs="Times New Roman"/>
          <w:color w:val="000000" w:themeColor="text1"/>
          <w:szCs w:val="24"/>
        </w:rPr>
        <w:t xml:space="preserve"> are associated with </w:t>
      </w:r>
      <w:r w:rsidR="004617F2" w:rsidRPr="000B121E">
        <w:rPr>
          <w:rFonts w:cs="Times New Roman"/>
          <w:color w:val="000000" w:themeColor="text1"/>
          <w:szCs w:val="24"/>
        </w:rPr>
        <w:t>price reduction</w:t>
      </w:r>
      <w:r w:rsidR="00EC7747" w:rsidRPr="000B121E">
        <w:rPr>
          <w:rFonts w:cs="Times New Roman"/>
          <w:color w:val="000000" w:themeColor="text1"/>
          <w:szCs w:val="24"/>
        </w:rPr>
        <w:t xml:space="preserve">s, </w:t>
      </w:r>
      <w:r w:rsidR="004617F2" w:rsidRPr="000B121E">
        <w:rPr>
          <w:rFonts w:cs="Times New Roman"/>
          <w:color w:val="000000" w:themeColor="text1"/>
          <w:szCs w:val="24"/>
        </w:rPr>
        <w:t xml:space="preserve">feature/display </w:t>
      </w:r>
      <w:r w:rsidR="00EC7747" w:rsidRPr="000B121E">
        <w:rPr>
          <w:rFonts w:cs="Times New Roman"/>
          <w:color w:val="000000" w:themeColor="text1"/>
          <w:szCs w:val="24"/>
        </w:rPr>
        <w:t>promotions</w:t>
      </w:r>
      <w:r w:rsidR="00EC7747" w:rsidRPr="000B121E">
        <w:rPr>
          <w:rFonts w:cs="Times New Roman" w:hint="eastAsia"/>
          <w:color w:val="000000" w:themeColor="text1"/>
          <w:szCs w:val="24"/>
        </w:rPr>
        <w:t>,</w:t>
      </w:r>
      <w:r w:rsidR="00EC7747" w:rsidRPr="000B121E">
        <w:rPr>
          <w:rFonts w:cs="Times New Roman"/>
          <w:color w:val="000000" w:themeColor="text1"/>
          <w:szCs w:val="24"/>
        </w:rPr>
        <w:t xml:space="preserve"> and calendar events</w:t>
      </w:r>
      <w:r w:rsidR="00EC7747" w:rsidRPr="000B121E">
        <w:rPr>
          <w:color w:val="000000" w:themeColor="text1"/>
          <w:szCs w:val="24"/>
        </w:rPr>
        <w:t xml:space="preserve"> (e.g., Halloween, Thanksgiving, and Christmas etc.).</w:t>
      </w:r>
    </w:p>
    <w:p w14:paraId="25A6617A" w14:textId="77777777" w:rsidR="004617F2" w:rsidRPr="000B121E" w:rsidRDefault="004617F2" w:rsidP="000B121E">
      <w:pPr>
        <w:shd w:val="clear" w:color="auto" w:fill="FFFFFF" w:themeFill="background1"/>
        <w:spacing w:after="160" w:line="360" w:lineRule="auto"/>
        <w:rPr>
          <w:rFonts w:cs="Times New Roman"/>
          <w:color w:val="000000" w:themeColor="text1"/>
          <w:szCs w:val="24"/>
        </w:rPr>
        <w:sectPr w:rsidR="004617F2" w:rsidRPr="000B121E" w:rsidSect="003F64F4">
          <w:footerReference w:type="default" r:id="rId11"/>
          <w:pgSz w:w="11906" w:h="16838" w:code="9"/>
          <w:pgMar w:top="1440" w:right="1440" w:bottom="1440" w:left="1440" w:header="708" w:footer="708" w:gutter="0"/>
          <w:cols w:space="708"/>
          <w:docGrid w:linePitch="360"/>
          <w:sectPrChange w:id="343" w:author="Fildes, Robert" w:date="2017-12-13T15:46:00Z">
            <w:sectPr w:rsidR="004617F2" w:rsidRPr="000B121E" w:rsidSect="003F64F4">
              <w:pgSz w:code="0"/>
              <w:pgMar w:top="1440" w:right="1440" w:bottom="1440" w:left="1440" w:header="708" w:footer="708" w:gutter="0"/>
            </w:sectPr>
          </w:sectPrChange>
        </w:sectPr>
      </w:pPr>
    </w:p>
    <w:p w14:paraId="7AF63DE3" w14:textId="77777777" w:rsidR="004617F2" w:rsidRPr="000B121E" w:rsidRDefault="004617F2" w:rsidP="000B121E">
      <w:pPr>
        <w:shd w:val="clear" w:color="auto" w:fill="FFFFFF" w:themeFill="background1"/>
        <w:spacing w:after="160" w:line="360" w:lineRule="auto"/>
        <w:jc w:val="center"/>
        <w:rPr>
          <w:rFonts w:cs="Times New Roman"/>
          <w:color w:val="000000" w:themeColor="text1"/>
          <w:szCs w:val="24"/>
        </w:rPr>
      </w:pPr>
      <w:r w:rsidRPr="000B121E">
        <w:rPr>
          <w:rFonts w:cs="Times New Roman"/>
          <w:color w:val="000000" w:themeColor="text1"/>
          <w:szCs w:val="24"/>
        </w:rPr>
        <w:lastRenderedPageBreak/>
        <w:t>Table 1.</w:t>
      </w:r>
      <w:r w:rsidRPr="000B121E">
        <w:rPr>
          <w:rFonts w:cs="Times New Roman"/>
          <w:color w:val="000000" w:themeColor="text1"/>
          <w:szCs w:val="24"/>
        </w:rPr>
        <w:tab/>
        <w:t xml:space="preserve">Statistical </w:t>
      </w:r>
      <w:r w:rsidRPr="000B121E">
        <w:rPr>
          <w:rFonts w:cs="Times New Roman"/>
          <w:noProof/>
          <w:color w:val="000000" w:themeColor="text1"/>
          <w:szCs w:val="24"/>
        </w:rPr>
        <w:t>description of</w:t>
      </w:r>
      <w:r w:rsidRPr="000B121E">
        <w:rPr>
          <w:rFonts w:cs="Times New Roman"/>
          <w:color w:val="000000" w:themeColor="text1"/>
          <w:szCs w:val="24"/>
        </w:rPr>
        <w:t xml:space="preserve"> different product categories</w:t>
      </w:r>
    </w:p>
    <w:tbl>
      <w:tblPr>
        <w:tblStyle w:val="ListTable1Light1"/>
        <w:tblW w:w="13892" w:type="dxa"/>
        <w:tblLook w:val="04A0" w:firstRow="1" w:lastRow="0" w:firstColumn="1" w:lastColumn="0" w:noHBand="0" w:noVBand="1"/>
      </w:tblPr>
      <w:tblGrid>
        <w:gridCol w:w="2268"/>
        <w:gridCol w:w="693"/>
        <w:gridCol w:w="711"/>
        <w:gridCol w:w="1169"/>
        <w:gridCol w:w="1169"/>
        <w:gridCol w:w="1078"/>
        <w:gridCol w:w="1985"/>
        <w:gridCol w:w="693"/>
        <w:gridCol w:w="711"/>
        <w:gridCol w:w="1169"/>
        <w:gridCol w:w="1169"/>
        <w:gridCol w:w="1077"/>
      </w:tblGrid>
      <w:tr w:rsidR="004617F2" w:rsidRPr="000B121E" w14:paraId="549D74B5" w14:textId="77777777" w:rsidTr="00B1292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3B132FC"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Category</w:t>
            </w:r>
          </w:p>
        </w:tc>
        <w:tc>
          <w:tcPr>
            <w:tcW w:w="693" w:type="dxa"/>
            <w:shd w:val="clear" w:color="auto" w:fill="auto"/>
            <w:hideMark/>
          </w:tcPr>
          <w:p w14:paraId="4FFDE1C3"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Price mean</w:t>
            </w:r>
          </w:p>
        </w:tc>
        <w:tc>
          <w:tcPr>
            <w:tcW w:w="711" w:type="dxa"/>
            <w:shd w:val="clear" w:color="auto" w:fill="auto"/>
            <w:hideMark/>
          </w:tcPr>
          <w:p w14:paraId="59CAC51D"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Sales mean</w:t>
            </w:r>
          </w:p>
        </w:tc>
        <w:tc>
          <w:tcPr>
            <w:tcW w:w="1169" w:type="dxa"/>
            <w:shd w:val="clear" w:color="auto" w:fill="auto"/>
            <w:hideMark/>
          </w:tcPr>
          <w:p w14:paraId="52F8CA1E"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Display percentage</w:t>
            </w:r>
          </w:p>
        </w:tc>
        <w:tc>
          <w:tcPr>
            <w:tcW w:w="1169" w:type="dxa"/>
            <w:shd w:val="clear" w:color="auto" w:fill="auto"/>
            <w:hideMark/>
          </w:tcPr>
          <w:p w14:paraId="2D6EBFE9"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Feature percentage</w:t>
            </w:r>
          </w:p>
        </w:tc>
        <w:tc>
          <w:tcPr>
            <w:tcW w:w="1078" w:type="dxa"/>
            <w:shd w:val="clear" w:color="auto" w:fill="auto"/>
            <w:hideMark/>
          </w:tcPr>
          <w:p w14:paraId="0CC50D69"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Number of SKU's</w:t>
            </w:r>
          </w:p>
        </w:tc>
        <w:tc>
          <w:tcPr>
            <w:tcW w:w="1985" w:type="dxa"/>
            <w:shd w:val="clear" w:color="auto" w:fill="auto"/>
            <w:hideMark/>
          </w:tcPr>
          <w:p w14:paraId="7EA03EB8" w14:textId="77777777" w:rsidR="004617F2" w:rsidRPr="000B121E" w:rsidRDefault="004617F2" w:rsidP="000B121E">
            <w:pPr>
              <w:shd w:val="clear" w:color="auto" w:fill="FFFFFF" w:themeFill="background1"/>
              <w:spacing w:after="0"/>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Category</w:t>
            </w:r>
          </w:p>
        </w:tc>
        <w:tc>
          <w:tcPr>
            <w:tcW w:w="693" w:type="dxa"/>
            <w:shd w:val="clear" w:color="auto" w:fill="auto"/>
            <w:hideMark/>
          </w:tcPr>
          <w:p w14:paraId="64932748"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Price mean</w:t>
            </w:r>
          </w:p>
        </w:tc>
        <w:tc>
          <w:tcPr>
            <w:tcW w:w="711" w:type="dxa"/>
            <w:shd w:val="clear" w:color="auto" w:fill="auto"/>
            <w:hideMark/>
          </w:tcPr>
          <w:p w14:paraId="7C56DA88"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Sales mean</w:t>
            </w:r>
          </w:p>
        </w:tc>
        <w:tc>
          <w:tcPr>
            <w:tcW w:w="1169" w:type="dxa"/>
            <w:shd w:val="clear" w:color="auto" w:fill="auto"/>
            <w:hideMark/>
          </w:tcPr>
          <w:p w14:paraId="2B0A8A65"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Display percentage</w:t>
            </w:r>
          </w:p>
        </w:tc>
        <w:tc>
          <w:tcPr>
            <w:tcW w:w="1169" w:type="dxa"/>
            <w:shd w:val="clear" w:color="auto" w:fill="auto"/>
            <w:hideMark/>
          </w:tcPr>
          <w:p w14:paraId="4E6C0940"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Feature percentage</w:t>
            </w:r>
          </w:p>
        </w:tc>
        <w:tc>
          <w:tcPr>
            <w:tcW w:w="1077" w:type="dxa"/>
            <w:shd w:val="clear" w:color="auto" w:fill="auto"/>
            <w:hideMark/>
          </w:tcPr>
          <w:p w14:paraId="21ABBDCF"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Number of SKU's</w:t>
            </w:r>
          </w:p>
        </w:tc>
      </w:tr>
      <w:tr w:rsidR="004617F2" w:rsidRPr="000B121E" w14:paraId="558FEA47" w14:textId="77777777" w:rsidTr="00B129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7931AAC"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Beer</w:t>
            </w:r>
          </w:p>
        </w:tc>
        <w:tc>
          <w:tcPr>
            <w:tcW w:w="693" w:type="dxa"/>
            <w:shd w:val="clear" w:color="auto" w:fill="auto"/>
            <w:hideMark/>
          </w:tcPr>
          <w:p w14:paraId="217306F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8.3</w:t>
            </w:r>
          </w:p>
        </w:tc>
        <w:tc>
          <w:tcPr>
            <w:tcW w:w="711" w:type="dxa"/>
            <w:shd w:val="clear" w:color="auto" w:fill="auto"/>
            <w:hideMark/>
          </w:tcPr>
          <w:p w14:paraId="54DDDF7B"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20.6</w:t>
            </w:r>
          </w:p>
        </w:tc>
        <w:tc>
          <w:tcPr>
            <w:tcW w:w="1169" w:type="dxa"/>
            <w:shd w:val="clear" w:color="auto" w:fill="auto"/>
            <w:hideMark/>
          </w:tcPr>
          <w:p w14:paraId="5ED357A9"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13.9%</w:t>
            </w:r>
          </w:p>
        </w:tc>
        <w:tc>
          <w:tcPr>
            <w:tcW w:w="1169" w:type="dxa"/>
            <w:shd w:val="clear" w:color="auto" w:fill="auto"/>
            <w:hideMark/>
          </w:tcPr>
          <w:p w14:paraId="6CD6D066"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w:t>
            </w:r>
          </w:p>
        </w:tc>
        <w:tc>
          <w:tcPr>
            <w:tcW w:w="1078" w:type="dxa"/>
            <w:shd w:val="clear" w:color="auto" w:fill="auto"/>
            <w:hideMark/>
          </w:tcPr>
          <w:p w14:paraId="0805C96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169</w:t>
            </w:r>
          </w:p>
        </w:tc>
        <w:tc>
          <w:tcPr>
            <w:tcW w:w="1985" w:type="dxa"/>
            <w:shd w:val="clear" w:color="auto" w:fill="auto"/>
            <w:hideMark/>
          </w:tcPr>
          <w:p w14:paraId="610B2624" w14:textId="77777777" w:rsidR="004617F2" w:rsidRPr="000B121E" w:rsidRDefault="004617F2" w:rsidP="000B121E">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Mayonnaise</w:t>
            </w:r>
          </w:p>
        </w:tc>
        <w:tc>
          <w:tcPr>
            <w:tcW w:w="693" w:type="dxa"/>
            <w:shd w:val="clear" w:color="auto" w:fill="auto"/>
            <w:hideMark/>
          </w:tcPr>
          <w:p w14:paraId="03C30AC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3.0</w:t>
            </w:r>
          </w:p>
        </w:tc>
        <w:tc>
          <w:tcPr>
            <w:tcW w:w="711" w:type="dxa"/>
            <w:shd w:val="clear" w:color="auto" w:fill="auto"/>
            <w:hideMark/>
          </w:tcPr>
          <w:p w14:paraId="6C8008CA"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79.7</w:t>
            </w:r>
          </w:p>
        </w:tc>
        <w:tc>
          <w:tcPr>
            <w:tcW w:w="1169" w:type="dxa"/>
            <w:shd w:val="clear" w:color="auto" w:fill="auto"/>
            <w:hideMark/>
          </w:tcPr>
          <w:p w14:paraId="06DE318F"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3.0%</w:t>
            </w:r>
          </w:p>
        </w:tc>
        <w:tc>
          <w:tcPr>
            <w:tcW w:w="1169" w:type="dxa"/>
            <w:shd w:val="clear" w:color="auto" w:fill="auto"/>
            <w:hideMark/>
          </w:tcPr>
          <w:p w14:paraId="151FFE5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0.4%</w:t>
            </w:r>
          </w:p>
        </w:tc>
        <w:tc>
          <w:tcPr>
            <w:tcW w:w="1077" w:type="dxa"/>
            <w:shd w:val="clear" w:color="auto" w:fill="auto"/>
            <w:hideMark/>
          </w:tcPr>
          <w:p w14:paraId="076C01DB"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22</w:t>
            </w:r>
          </w:p>
        </w:tc>
      </w:tr>
      <w:tr w:rsidR="004617F2" w:rsidRPr="000B121E" w14:paraId="7457A431" w14:textId="77777777" w:rsidTr="00B1292C">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D1B76B8"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Blades</w:t>
            </w:r>
          </w:p>
        </w:tc>
        <w:tc>
          <w:tcPr>
            <w:tcW w:w="693" w:type="dxa"/>
            <w:shd w:val="clear" w:color="auto" w:fill="auto"/>
            <w:hideMark/>
          </w:tcPr>
          <w:p w14:paraId="71A62AE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8.1</w:t>
            </w:r>
          </w:p>
        </w:tc>
        <w:tc>
          <w:tcPr>
            <w:tcW w:w="711" w:type="dxa"/>
            <w:shd w:val="clear" w:color="auto" w:fill="auto"/>
            <w:hideMark/>
          </w:tcPr>
          <w:p w14:paraId="0EC92415"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14.6</w:t>
            </w:r>
          </w:p>
        </w:tc>
        <w:tc>
          <w:tcPr>
            <w:tcW w:w="1169" w:type="dxa"/>
            <w:shd w:val="clear" w:color="auto" w:fill="auto"/>
            <w:hideMark/>
          </w:tcPr>
          <w:p w14:paraId="557A01C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7.4%</w:t>
            </w:r>
          </w:p>
        </w:tc>
        <w:tc>
          <w:tcPr>
            <w:tcW w:w="1169" w:type="dxa"/>
            <w:shd w:val="clear" w:color="auto" w:fill="auto"/>
            <w:hideMark/>
          </w:tcPr>
          <w:p w14:paraId="44A352C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2.2%</w:t>
            </w:r>
          </w:p>
        </w:tc>
        <w:tc>
          <w:tcPr>
            <w:tcW w:w="1078" w:type="dxa"/>
            <w:shd w:val="clear" w:color="auto" w:fill="auto"/>
            <w:hideMark/>
          </w:tcPr>
          <w:p w14:paraId="48ABCFE5"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22</w:t>
            </w:r>
          </w:p>
        </w:tc>
        <w:tc>
          <w:tcPr>
            <w:tcW w:w="1985" w:type="dxa"/>
            <w:shd w:val="clear" w:color="auto" w:fill="auto"/>
            <w:hideMark/>
          </w:tcPr>
          <w:p w14:paraId="02536D18" w14:textId="77777777" w:rsidR="004617F2" w:rsidRPr="000B121E" w:rsidRDefault="004617F2" w:rsidP="000B121E">
            <w:pPr>
              <w:shd w:val="clear" w:color="auto" w:fill="FFFFFF" w:themeFill="background1"/>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Milk</w:t>
            </w:r>
          </w:p>
        </w:tc>
        <w:tc>
          <w:tcPr>
            <w:tcW w:w="693" w:type="dxa"/>
            <w:shd w:val="clear" w:color="auto" w:fill="auto"/>
            <w:hideMark/>
          </w:tcPr>
          <w:p w14:paraId="558CF095"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2.5</w:t>
            </w:r>
          </w:p>
        </w:tc>
        <w:tc>
          <w:tcPr>
            <w:tcW w:w="711" w:type="dxa"/>
            <w:shd w:val="clear" w:color="auto" w:fill="auto"/>
            <w:hideMark/>
          </w:tcPr>
          <w:p w14:paraId="1AF66D2F"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222.3</w:t>
            </w:r>
          </w:p>
        </w:tc>
        <w:tc>
          <w:tcPr>
            <w:tcW w:w="1169" w:type="dxa"/>
            <w:shd w:val="clear" w:color="auto" w:fill="auto"/>
            <w:hideMark/>
          </w:tcPr>
          <w:p w14:paraId="7AC76183"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2.1%</w:t>
            </w:r>
          </w:p>
        </w:tc>
        <w:tc>
          <w:tcPr>
            <w:tcW w:w="1169" w:type="dxa"/>
            <w:shd w:val="clear" w:color="auto" w:fill="auto"/>
            <w:hideMark/>
          </w:tcPr>
          <w:p w14:paraId="4DF4DCB2"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1.8%</w:t>
            </w:r>
          </w:p>
        </w:tc>
        <w:tc>
          <w:tcPr>
            <w:tcW w:w="1077" w:type="dxa"/>
            <w:shd w:val="clear" w:color="auto" w:fill="auto"/>
            <w:hideMark/>
          </w:tcPr>
          <w:p w14:paraId="45C3671D"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30</w:t>
            </w:r>
          </w:p>
        </w:tc>
      </w:tr>
      <w:tr w:rsidR="004617F2" w:rsidRPr="000B121E" w14:paraId="3F21CEEC" w14:textId="77777777" w:rsidTr="00B129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6142D1C7"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Carbonated Beverages</w:t>
            </w:r>
          </w:p>
        </w:tc>
        <w:tc>
          <w:tcPr>
            <w:tcW w:w="693" w:type="dxa"/>
            <w:shd w:val="clear" w:color="auto" w:fill="auto"/>
            <w:hideMark/>
          </w:tcPr>
          <w:p w14:paraId="5B76A15F"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2.1</w:t>
            </w:r>
          </w:p>
        </w:tc>
        <w:tc>
          <w:tcPr>
            <w:tcW w:w="711" w:type="dxa"/>
            <w:shd w:val="clear" w:color="auto" w:fill="auto"/>
            <w:hideMark/>
          </w:tcPr>
          <w:p w14:paraId="7119B0CB"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113.6</w:t>
            </w:r>
          </w:p>
        </w:tc>
        <w:tc>
          <w:tcPr>
            <w:tcW w:w="1169" w:type="dxa"/>
            <w:shd w:val="clear" w:color="auto" w:fill="auto"/>
            <w:hideMark/>
          </w:tcPr>
          <w:p w14:paraId="01A0628C"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26.8%</w:t>
            </w:r>
          </w:p>
        </w:tc>
        <w:tc>
          <w:tcPr>
            <w:tcW w:w="1169" w:type="dxa"/>
            <w:shd w:val="clear" w:color="auto" w:fill="auto"/>
            <w:hideMark/>
          </w:tcPr>
          <w:p w14:paraId="00F13FA6"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15.6%</w:t>
            </w:r>
          </w:p>
        </w:tc>
        <w:tc>
          <w:tcPr>
            <w:tcW w:w="1078" w:type="dxa"/>
            <w:shd w:val="clear" w:color="auto" w:fill="auto"/>
            <w:hideMark/>
          </w:tcPr>
          <w:p w14:paraId="42236BEB"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82</w:t>
            </w:r>
          </w:p>
        </w:tc>
        <w:tc>
          <w:tcPr>
            <w:tcW w:w="1985" w:type="dxa"/>
            <w:shd w:val="clear" w:color="auto" w:fill="auto"/>
            <w:hideMark/>
          </w:tcPr>
          <w:p w14:paraId="63EFE694" w14:textId="77777777" w:rsidR="004617F2" w:rsidRPr="000B121E" w:rsidRDefault="004617F2" w:rsidP="000B121E">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Mustard &amp; Ketchup</w:t>
            </w:r>
          </w:p>
        </w:tc>
        <w:tc>
          <w:tcPr>
            <w:tcW w:w="693" w:type="dxa"/>
            <w:shd w:val="clear" w:color="auto" w:fill="auto"/>
            <w:hideMark/>
          </w:tcPr>
          <w:p w14:paraId="056DA2F2"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2.1</w:t>
            </w:r>
          </w:p>
        </w:tc>
        <w:tc>
          <w:tcPr>
            <w:tcW w:w="711" w:type="dxa"/>
            <w:shd w:val="clear" w:color="auto" w:fill="auto"/>
            <w:hideMark/>
          </w:tcPr>
          <w:p w14:paraId="5A10D5F6"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64.5</w:t>
            </w:r>
          </w:p>
        </w:tc>
        <w:tc>
          <w:tcPr>
            <w:tcW w:w="1169" w:type="dxa"/>
            <w:shd w:val="clear" w:color="auto" w:fill="auto"/>
            <w:hideMark/>
          </w:tcPr>
          <w:p w14:paraId="52ED131C"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5.3%</w:t>
            </w:r>
          </w:p>
        </w:tc>
        <w:tc>
          <w:tcPr>
            <w:tcW w:w="1169" w:type="dxa"/>
            <w:shd w:val="clear" w:color="auto" w:fill="auto"/>
            <w:hideMark/>
          </w:tcPr>
          <w:p w14:paraId="6C0303B8"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w:t>
            </w:r>
          </w:p>
        </w:tc>
        <w:tc>
          <w:tcPr>
            <w:tcW w:w="1077" w:type="dxa"/>
            <w:shd w:val="clear" w:color="auto" w:fill="auto"/>
            <w:hideMark/>
          </w:tcPr>
          <w:p w14:paraId="4AB28EEC"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22</w:t>
            </w:r>
          </w:p>
        </w:tc>
      </w:tr>
      <w:tr w:rsidR="004617F2" w:rsidRPr="000B121E" w14:paraId="3B458A9E" w14:textId="77777777" w:rsidTr="00B1292C">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F0C0FC0"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Cigarette</w:t>
            </w:r>
          </w:p>
        </w:tc>
        <w:tc>
          <w:tcPr>
            <w:tcW w:w="693" w:type="dxa"/>
            <w:shd w:val="clear" w:color="auto" w:fill="auto"/>
            <w:hideMark/>
          </w:tcPr>
          <w:p w14:paraId="5CC4EE53"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22.3</w:t>
            </w:r>
          </w:p>
        </w:tc>
        <w:tc>
          <w:tcPr>
            <w:tcW w:w="711" w:type="dxa"/>
            <w:shd w:val="clear" w:color="auto" w:fill="auto"/>
            <w:hideMark/>
          </w:tcPr>
          <w:p w14:paraId="09F7BB20"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22.2</w:t>
            </w:r>
          </w:p>
        </w:tc>
        <w:tc>
          <w:tcPr>
            <w:tcW w:w="1169" w:type="dxa"/>
            <w:shd w:val="clear" w:color="auto" w:fill="auto"/>
            <w:hideMark/>
          </w:tcPr>
          <w:p w14:paraId="7FD26D5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0.0%</w:t>
            </w:r>
          </w:p>
        </w:tc>
        <w:tc>
          <w:tcPr>
            <w:tcW w:w="1169" w:type="dxa"/>
            <w:shd w:val="clear" w:color="auto" w:fill="auto"/>
            <w:hideMark/>
          </w:tcPr>
          <w:p w14:paraId="46B9EE6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0.8%</w:t>
            </w:r>
          </w:p>
        </w:tc>
        <w:tc>
          <w:tcPr>
            <w:tcW w:w="1078" w:type="dxa"/>
            <w:shd w:val="clear" w:color="auto" w:fill="auto"/>
            <w:hideMark/>
          </w:tcPr>
          <w:p w14:paraId="65FC0E61"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202</w:t>
            </w:r>
          </w:p>
        </w:tc>
        <w:tc>
          <w:tcPr>
            <w:tcW w:w="1985" w:type="dxa"/>
            <w:shd w:val="clear" w:color="auto" w:fill="auto"/>
            <w:hideMark/>
          </w:tcPr>
          <w:p w14:paraId="11C09015" w14:textId="77777777" w:rsidR="004617F2" w:rsidRPr="000B121E" w:rsidRDefault="004617F2" w:rsidP="000B121E">
            <w:pPr>
              <w:shd w:val="clear" w:color="auto" w:fill="FFFFFF" w:themeFill="background1"/>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Peanut butter</w:t>
            </w:r>
          </w:p>
        </w:tc>
        <w:tc>
          <w:tcPr>
            <w:tcW w:w="693" w:type="dxa"/>
            <w:shd w:val="clear" w:color="auto" w:fill="auto"/>
            <w:hideMark/>
          </w:tcPr>
          <w:p w14:paraId="23643E3D"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3.7</w:t>
            </w:r>
          </w:p>
        </w:tc>
        <w:tc>
          <w:tcPr>
            <w:tcW w:w="711" w:type="dxa"/>
            <w:shd w:val="clear" w:color="auto" w:fill="auto"/>
            <w:hideMark/>
          </w:tcPr>
          <w:p w14:paraId="57B45E02"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34.2</w:t>
            </w:r>
          </w:p>
        </w:tc>
        <w:tc>
          <w:tcPr>
            <w:tcW w:w="1169" w:type="dxa"/>
            <w:shd w:val="clear" w:color="auto" w:fill="auto"/>
            <w:hideMark/>
          </w:tcPr>
          <w:p w14:paraId="3D87673E"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3.2%</w:t>
            </w:r>
          </w:p>
        </w:tc>
        <w:tc>
          <w:tcPr>
            <w:tcW w:w="1169" w:type="dxa"/>
            <w:shd w:val="clear" w:color="auto" w:fill="auto"/>
            <w:hideMark/>
          </w:tcPr>
          <w:p w14:paraId="0E907A50"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w:t>
            </w:r>
          </w:p>
        </w:tc>
        <w:tc>
          <w:tcPr>
            <w:tcW w:w="1077" w:type="dxa"/>
            <w:shd w:val="clear" w:color="auto" w:fill="auto"/>
            <w:hideMark/>
          </w:tcPr>
          <w:p w14:paraId="57B0F8CC"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w:t>
            </w:r>
          </w:p>
        </w:tc>
      </w:tr>
      <w:tr w:rsidR="004617F2" w:rsidRPr="000B121E" w14:paraId="5F0BE256" w14:textId="77777777" w:rsidTr="00B129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75E3A770"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Coffee</w:t>
            </w:r>
          </w:p>
        </w:tc>
        <w:tc>
          <w:tcPr>
            <w:tcW w:w="693" w:type="dxa"/>
            <w:shd w:val="clear" w:color="auto" w:fill="auto"/>
            <w:hideMark/>
          </w:tcPr>
          <w:p w14:paraId="399B5DF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5.2</w:t>
            </w:r>
          </w:p>
        </w:tc>
        <w:tc>
          <w:tcPr>
            <w:tcW w:w="711" w:type="dxa"/>
            <w:shd w:val="clear" w:color="auto" w:fill="auto"/>
            <w:hideMark/>
          </w:tcPr>
          <w:p w14:paraId="186F898C"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14.5</w:t>
            </w:r>
          </w:p>
        </w:tc>
        <w:tc>
          <w:tcPr>
            <w:tcW w:w="1169" w:type="dxa"/>
            <w:shd w:val="clear" w:color="auto" w:fill="auto"/>
            <w:hideMark/>
          </w:tcPr>
          <w:p w14:paraId="09FC6CAC"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5.2%</w:t>
            </w:r>
          </w:p>
        </w:tc>
        <w:tc>
          <w:tcPr>
            <w:tcW w:w="1169" w:type="dxa"/>
            <w:shd w:val="clear" w:color="auto" w:fill="auto"/>
            <w:hideMark/>
          </w:tcPr>
          <w:p w14:paraId="33E1A76D"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2.9%</w:t>
            </w:r>
          </w:p>
        </w:tc>
        <w:tc>
          <w:tcPr>
            <w:tcW w:w="1078" w:type="dxa"/>
            <w:shd w:val="clear" w:color="auto" w:fill="auto"/>
            <w:hideMark/>
          </w:tcPr>
          <w:p w14:paraId="72E0C92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86</w:t>
            </w:r>
          </w:p>
        </w:tc>
        <w:tc>
          <w:tcPr>
            <w:tcW w:w="1985" w:type="dxa"/>
            <w:shd w:val="clear" w:color="auto" w:fill="auto"/>
            <w:hideMark/>
          </w:tcPr>
          <w:p w14:paraId="3490CA3C" w14:textId="77777777" w:rsidR="004617F2" w:rsidRPr="000B121E" w:rsidRDefault="004617F2" w:rsidP="000B121E">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Photo</w:t>
            </w:r>
          </w:p>
        </w:tc>
        <w:tc>
          <w:tcPr>
            <w:tcW w:w="693" w:type="dxa"/>
            <w:shd w:val="clear" w:color="auto" w:fill="auto"/>
            <w:hideMark/>
          </w:tcPr>
          <w:p w14:paraId="31AB3225"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7.2</w:t>
            </w:r>
          </w:p>
        </w:tc>
        <w:tc>
          <w:tcPr>
            <w:tcW w:w="711" w:type="dxa"/>
            <w:shd w:val="clear" w:color="auto" w:fill="auto"/>
            <w:hideMark/>
          </w:tcPr>
          <w:p w14:paraId="0FAF80D3"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9.2</w:t>
            </w:r>
          </w:p>
        </w:tc>
        <w:tc>
          <w:tcPr>
            <w:tcW w:w="1169" w:type="dxa"/>
            <w:shd w:val="clear" w:color="auto" w:fill="auto"/>
            <w:hideMark/>
          </w:tcPr>
          <w:p w14:paraId="5AEDC7C9"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4.6%</w:t>
            </w:r>
          </w:p>
        </w:tc>
        <w:tc>
          <w:tcPr>
            <w:tcW w:w="1169" w:type="dxa"/>
            <w:shd w:val="clear" w:color="auto" w:fill="auto"/>
            <w:hideMark/>
          </w:tcPr>
          <w:p w14:paraId="6F165F81"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5.1%</w:t>
            </w:r>
          </w:p>
        </w:tc>
        <w:tc>
          <w:tcPr>
            <w:tcW w:w="1077" w:type="dxa"/>
            <w:shd w:val="clear" w:color="auto" w:fill="auto"/>
            <w:hideMark/>
          </w:tcPr>
          <w:p w14:paraId="485AD0DF"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13</w:t>
            </w:r>
          </w:p>
        </w:tc>
      </w:tr>
      <w:tr w:rsidR="004617F2" w:rsidRPr="000B121E" w14:paraId="2E4433C2" w14:textId="77777777" w:rsidTr="00B1292C">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65F6E996"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Cold cereal</w:t>
            </w:r>
          </w:p>
        </w:tc>
        <w:tc>
          <w:tcPr>
            <w:tcW w:w="693" w:type="dxa"/>
            <w:shd w:val="clear" w:color="auto" w:fill="auto"/>
            <w:hideMark/>
          </w:tcPr>
          <w:p w14:paraId="4C6C125B"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3.5</w:t>
            </w:r>
          </w:p>
        </w:tc>
        <w:tc>
          <w:tcPr>
            <w:tcW w:w="711" w:type="dxa"/>
            <w:shd w:val="clear" w:color="auto" w:fill="auto"/>
            <w:hideMark/>
          </w:tcPr>
          <w:p w14:paraId="6909185B"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70.7</w:t>
            </w:r>
          </w:p>
        </w:tc>
        <w:tc>
          <w:tcPr>
            <w:tcW w:w="1169" w:type="dxa"/>
            <w:shd w:val="clear" w:color="auto" w:fill="auto"/>
            <w:hideMark/>
          </w:tcPr>
          <w:p w14:paraId="1CF8391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w:t>
            </w:r>
          </w:p>
        </w:tc>
        <w:tc>
          <w:tcPr>
            <w:tcW w:w="1169" w:type="dxa"/>
            <w:shd w:val="clear" w:color="auto" w:fill="auto"/>
            <w:hideMark/>
          </w:tcPr>
          <w:p w14:paraId="79B325FB"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18.1%</w:t>
            </w:r>
          </w:p>
        </w:tc>
        <w:tc>
          <w:tcPr>
            <w:tcW w:w="1078" w:type="dxa"/>
            <w:shd w:val="clear" w:color="auto" w:fill="auto"/>
            <w:hideMark/>
          </w:tcPr>
          <w:p w14:paraId="68C50D56"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125</w:t>
            </w:r>
          </w:p>
        </w:tc>
        <w:tc>
          <w:tcPr>
            <w:tcW w:w="1985" w:type="dxa"/>
            <w:shd w:val="clear" w:color="auto" w:fill="auto"/>
            <w:hideMark/>
          </w:tcPr>
          <w:p w14:paraId="6A9D7F85" w14:textId="77777777" w:rsidR="004617F2" w:rsidRPr="000B121E" w:rsidRDefault="004617F2" w:rsidP="000B121E">
            <w:pPr>
              <w:shd w:val="clear" w:color="auto" w:fill="FFFFFF" w:themeFill="background1"/>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Salty snacks</w:t>
            </w:r>
          </w:p>
        </w:tc>
        <w:tc>
          <w:tcPr>
            <w:tcW w:w="693" w:type="dxa"/>
            <w:shd w:val="clear" w:color="auto" w:fill="auto"/>
            <w:hideMark/>
          </w:tcPr>
          <w:p w14:paraId="37320502"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2.3</w:t>
            </w:r>
          </w:p>
        </w:tc>
        <w:tc>
          <w:tcPr>
            <w:tcW w:w="711" w:type="dxa"/>
            <w:shd w:val="clear" w:color="auto" w:fill="auto"/>
            <w:hideMark/>
          </w:tcPr>
          <w:p w14:paraId="14F6E297"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50.9</w:t>
            </w:r>
          </w:p>
        </w:tc>
        <w:tc>
          <w:tcPr>
            <w:tcW w:w="1169" w:type="dxa"/>
            <w:shd w:val="clear" w:color="auto" w:fill="auto"/>
            <w:hideMark/>
          </w:tcPr>
          <w:p w14:paraId="5E5F6B8F"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6.7%</w:t>
            </w:r>
          </w:p>
        </w:tc>
        <w:tc>
          <w:tcPr>
            <w:tcW w:w="1169" w:type="dxa"/>
            <w:shd w:val="clear" w:color="auto" w:fill="auto"/>
            <w:hideMark/>
          </w:tcPr>
          <w:p w14:paraId="0DAE2957"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5.0%</w:t>
            </w:r>
          </w:p>
        </w:tc>
        <w:tc>
          <w:tcPr>
            <w:tcW w:w="1077" w:type="dxa"/>
            <w:shd w:val="clear" w:color="auto" w:fill="auto"/>
            <w:hideMark/>
          </w:tcPr>
          <w:p w14:paraId="6D74A0A8"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w:t>
            </w:r>
          </w:p>
        </w:tc>
      </w:tr>
      <w:tr w:rsidR="004617F2" w:rsidRPr="000B121E" w14:paraId="014C1862" w14:textId="77777777" w:rsidTr="00B129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9827485"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Deodorant</w:t>
            </w:r>
          </w:p>
        </w:tc>
        <w:tc>
          <w:tcPr>
            <w:tcW w:w="693" w:type="dxa"/>
            <w:shd w:val="clear" w:color="auto" w:fill="auto"/>
            <w:hideMark/>
          </w:tcPr>
          <w:p w14:paraId="6CBCBA07"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2.7</w:t>
            </w:r>
          </w:p>
        </w:tc>
        <w:tc>
          <w:tcPr>
            <w:tcW w:w="711" w:type="dxa"/>
            <w:shd w:val="clear" w:color="auto" w:fill="auto"/>
            <w:hideMark/>
          </w:tcPr>
          <w:p w14:paraId="1F3982B9"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6.9</w:t>
            </w:r>
          </w:p>
        </w:tc>
        <w:tc>
          <w:tcPr>
            <w:tcW w:w="1169" w:type="dxa"/>
            <w:shd w:val="clear" w:color="auto" w:fill="auto"/>
            <w:hideMark/>
          </w:tcPr>
          <w:p w14:paraId="7C58C77F"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4.1%</w:t>
            </w:r>
          </w:p>
        </w:tc>
        <w:tc>
          <w:tcPr>
            <w:tcW w:w="1169" w:type="dxa"/>
            <w:shd w:val="clear" w:color="auto" w:fill="auto"/>
            <w:hideMark/>
          </w:tcPr>
          <w:p w14:paraId="74EA6099"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5.2%</w:t>
            </w:r>
          </w:p>
        </w:tc>
        <w:tc>
          <w:tcPr>
            <w:tcW w:w="1078" w:type="dxa"/>
            <w:shd w:val="clear" w:color="auto" w:fill="auto"/>
            <w:hideMark/>
          </w:tcPr>
          <w:p w14:paraId="5E88CB63"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126</w:t>
            </w:r>
          </w:p>
        </w:tc>
        <w:tc>
          <w:tcPr>
            <w:tcW w:w="1985" w:type="dxa"/>
            <w:shd w:val="clear" w:color="auto" w:fill="auto"/>
            <w:hideMark/>
          </w:tcPr>
          <w:p w14:paraId="40EF6DE8" w14:textId="77777777" w:rsidR="004617F2" w:rsidRPr="000B121E" w:rsidRDefault="004617F2" w:rsidP="000B121E">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Shampoo</w:t>
            </w:r>
          </w:p>
        </w:tc>
        <w:tc>
          <w:tcPr>
            <w:tcW w:w="693" w:type="dxa"/>
            <w:shd w:val="clear" w:color="auto" w:fill="auto"/>
            <w:hideMark/>
          </w:tcPr>
          <w:p w14:paraId="3C58280F"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3.5</w:t>
            </w:r>
          </w:p>
        </w:tc>
        <w:tc>
          <w:tcPr>
            <w:tcW w:w="711" w:type="dxa"/>
            <w:shd w:val="clear" w:color="auto" w:fill="auto"/>
            <w:hideMark/>
          </w:tcPr>
          <w:p w14:paraId="1D05ABEE"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9.9</w:t>
            </w:r>
          </w:p>
        </w:tc>
        <w:tc>
          <w:tcPr>
            <w:tcW w:w="1169" w:type="dxa"/>
            <w:shd w:val="clear" w:color="auto" w:fill="auto"/>
            <w:hideMark/>
          </w:tcPr>
          <w:p w14:paraId="7DA1933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12.8%</w:t>
            </w:r>
          </w:p>
        </w:tc>
        <w:tc>
          <w:tcPr>
            <w:tcW w:w="1169" w:type="dxa"/>
            <w:shd w:val="clear" w:color="auto" w:fill="auto"/>
            <w:hideMark/>
          </w:tcPr>
          <w:p w14:paraId="3A988E73"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7.1%</w:t>
            </w:r>
          </w:p>
        </w:tc>
        <w:tc>
          <w:tcPr>
            <w:tcW w:w="1077" w:type="dxa"/>
            <w:shd w:val="clear" w:color="auto" w:fill="auto"/>
            <w:hideMark/>
          </w:tcPr>
          <w:p w14:paraId="099DAEEB"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70</w:t>
            </w:r>
          </w:p>
        </w:tc>
      </w:tr>
      <w:tr w:rsidR="004617F2" w:rsidRPr="000B121E" w14:paraId="5ACE2199" w14:textId="77777777" w:rsidTr="00B1292C">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F50251E"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Face Tissue</w:t>
            </w:r>
          </w:p>
        </w:tc>
        <w:tc>
          <w:tcPr>
            <w:tcW w:w="693" w:type="dxa"/>
            <w:shd w:val="clear" w:color="auto" w:fill="auto"/>
            <w:hideMark/>
          </w:tcPr>
          <w:p w14:paraId="20ACCE9C"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2.1</w:t>
            </w:r>
          </w:p>
        </w:tc>
        <w:tc>
          <w:tcPr>
            <w:tcW w:w="711" w:type="dxa"/>
            <w:shd w:val="clear" w:color="auto" w:fill="auto"/>
            <w:hideMark/>
          </w:tcPr>
          <w:p w14:paraId="207F0C64"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75.8</w:t>
            </w:r>
          </w:p>
        </w:tc>
        <w:tc>
          <w:tcPr>
            <w:tcW w:w="1169" w:type="dxa"/>
            <w:shd w:val="clear" w:color="auto" w:fill="auto"/>
            <w:hideMark/>
          </w:tcPr>
          <w:p w14:paraId="450B2A60"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0.3%</w:t>
            </w:r>
          </w:p>
        </w:tc>
        <w:tc>
          <w:tcPr>
            <w:tcW w:w="1169" w:type="dxa"/>
            <w:shd w:val="clear" w:color="auto" w:fill="auto"/>
            <w:hideMark/>
          </w:tcPr>
          <w:p w14:paraId="58657ABE"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11.7%</w:t>
            </w:r>
          </w:p>
        </w:tc>
        <w:tc>
          <w:tcPr>
            <w:tcW w:w="1078" w:type="dxa"/>
            <w:shd w:val="clear" w:color="auto" w:fill="auto"/>
            <w:hideMark/>
          </w:tcPr>
          <w:p w14:paraId="4822AB02"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w:t>
            </w:r>
          </w:p>
        </w:tc>
        <w:tc>
          <w:tcPr>
            <w:tcW w:w="1985" w:type="dxa"/>
            <w:shd w:val="clear" w:color="auto" w:fill="auto"/>
            <w:hideMark/>
          </w:tcPr>
          <w:p w14:paraId="75073959" w14:textId="77777777" w:rsidR="004617F2" w:rsidRPr="000B121E" w:rsidRDefault="004617F2" w:rsidP="000B121E">
            <w:pPr>
              <w:shd w:val="clear" w:color="auto" w:fill="FFFFFF" w:themeFill="background1"/>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Soup</w:t>
            </w:r>
          </w:p>
        </w:tc>
        <w:tc>
          <w:tcPr>
            <w:tcW w:w="693" w:type="dxa"/>
            <w:shd w:val="clear" w:color="auto" w:fill="auto"/>
            <w:hideMark/>
          </w:tcPr>
          <w:p w14:paraId="3130126E"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w:t>
            </w:r>
          </w:p>
        </w:tc>
        <w:tc>
          <w:tcPr>
            <w:tcW w:w="711" w:type="dxa"/>
            <w:shd w:val="clear" w:color="auto" w:fill="auto"/>
            <w:hideMark/>
          </w:tcPr>
          <w:p w14:paraId="1C3FCC9F"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61.6</w:t>
            </w:r>
          </w:p>
        </w:tc>
        <w:tc>
          <w:tcPr>
            <w:tcW w:w="1169" w:type="dxa"/>
            <w:shd w:val="clear" w:color="auto" w:fill="auto"/>
            <w:hideMark/>
          </w:tcPr>
          <w:p w14:paraId="5699AE40"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1.2%</w:t>
            </w:r>
          </w:p>
        </w:tc>
        <w:tc>
          <w:tcPr>
            <w:tcW w:w="1169" w:type="dxa"/>
            <w:shd w:val="clear" w:color="auto" w:fill="auto"/>
            <w:hideMark/>
          </w:tcPr>
          <w:p w14:paraId="60BEB9D2"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9.7%</w:t>
            </w:r>
          </w:p>
        </w:tc>
        <w:tc>
          <w:tcPr>
            <w:tcW w:w="1077" w:type="dxa"/>
            <w:shd w:val="clear" w:color="auto" w:fill="auto"/>
            <w:hideMark/>
          </w:tcPr>
          <w:p w14:paraId="0FEB8EB3"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139</w:t>
            </w:r>
          </w:p>
        </w:tc>
      </w:tr>
      <w:tr w:rsidR="004617F2" w:rsidRPr="000B121E" w14:paraId="55BEC860" w14:textId="77777777" w:rsidTr="00B129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0EBC9BE"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Frozen Dinner</w:t>
            </w:r>
          </w:p>
        </w:tc>
        <w:tc>
          <w:tcPr>
            <w:tcW w:w="693" w:type="dxa"/>
            <w:shd w:val="clear" w:color="auto" w:fill="auto"/>
            <w:hideMark/>
          </w:tcPr>
          <w:p w14:paraId="60A74BB9"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2.0</w:t>
            </w:r>
          </w:p>
        </w:tc>
        <w:tc>
          <w:tcPr>
            <w:tcW w:w="711" w:type="dxa"/>
            <w:shd w:val="clear" w:color="auto" w:fill="auto"/>
            <w:hideMark/>
          </w:tcPr>
          <w:p w14:paraId="0D10DFE9"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43.8</w:t>
            </w:r>
          </w:p>
        </w:tc>
        <w:tc>
          <w:tcPr>
            <w:tcW w:w="1169" w:type="dxa"/>
            <w:shd w:val="clear" w:color="auto" w:fill="auto"/>
            <w:hideMark/>
          </w:tcPr>
          <w:p w14:paraId="5B6AB01B"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5.3%</w:t>
            </w:r>
          </w:p>
        </w:tc>
        <w:tc>
          <w:tcPr>
            <w:tcW w:w="1169" w:type="dxa"/>
            <w:shd w:val="clear" w:color="auto" w:fill="auto"/>
            <w:hideMark/>
          </w:tcPr>
          <w:p w14:paraId="26F2DA12"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23.7%</w:t>
            </w:r>
          </w:p>
        </w:tc>
        <w:tc>
          <w:tcPr>
            <w:tcW w:w="1078" w:type="dxa"/>
            <w:shd w:val="clear" w:color="auto" w:fill="auto"/>
            <w:hideMark/>
          </w:tcPr>
          <w:p w14:paraId="4DA4AB59"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87</w:t>
            </w:r>
          </w:p>
        </w:tc>
        <w:tc>
          <w:tcPr>
            <w:tcW w:w="1985" w:type="dxa"/>
            <w:shd w:val="clear" w:color="auto" w:fill="auto"/>
            <w:hideMark/>
          </w:tcPr>
          <w:p w14:paraId="414E41C2" w14:textId="77777777" w:rsidR="004617F2" w:rsidRPr="000B121E" w:rsidRDefault="004617F2" w:rsidP="000B121E">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Spaghetti sauce</w:t>
            </w:r>
          </w:p>
        </w:tc>
        <w:tc>
          <w:tcPr>
            <w:tcW w:w="693" w:type="dxa"/>
            <w:shd w:val="clear" w:color="auto" w:fill="auto"/>
            <w:hideMark/>
          </w:tcPr>
          <w:p w14:paraId="723D93CE"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2.4</w:t>
            </w:r>
          </w:p>
        </w:tc>
        <w:tc>
          <w:tcPr>
            <w:tcW w:w="711" w:type="dxa"/>
            <w:shd w:val="clear" w:color="auto" w:fill="auto"/>
            <w:hideMark/>
          </w:tcPr>
          <w:p w14:paraId="3F5C27FE"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39.1</w:t>
            </w:r>
          </w:p>
        </w:tc>
        <w:tc>
          <w:tcPr>
            <w:tcW w:w="1169" w:type="dxa"/>
            <w:shd w:val="clear" w:color="auto" w:fill="auto"/>
            <w:hideMark/>
          </w:tcPr>
          <w:p w14:paraId="4D77135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w:t>
            </w:r>
          </w:p>
        </w:tc>
        <w:tc>
          <w:tcPr>
            <w:tcW w:w="1169" w:type="dxa"/>
            <w:shd w:val="clear" w:color="auto" w:fill="auto"/>
            <w:hideMark/>
          </w:tcPr>
          <w:p w14:paraId="6C2CCE4F"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6.5%</w:t>
            </w:r>
          </w:p>
        </w:tc>
        <w:tc>
          <w:tcPr>
            <w:tcW w:w="1077" w:type="dxa"/>
            <w:shd w:val="clear" w:color="auto" w:fill="auto"/>
            <w:hideMark/>
          </w:tcPr>
          <w:p w14:paraId="0DF39C45"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xml:space="preserve"> 51</w:t>
            </w:r>
          </w:p>
        </w:tc>
      </w:tr>
      <w:tr w:rsidR="004617F2" w:rsidRPr="000B121E" w14:paraId="202617D0" w14:textId="77777777" w:rsidTr="00B1292C">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319E564"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Frozen pizza</w:t>
            </w:r>
          </w:p>
        </w:tc>
        <w:tc>
          <w:tcPr>
            <w:tcW w:w="693" w:type="dxa"/>
            <w:shd w:val="clear" w:color="auto" w:fill="auto"/>
            <w:hideMark/>
          </w:tcPr>
          <w:p w14:paraId="6381F0FD"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3.4</w:t>
            </w:r>
          </w:p>
        </w:tc>
        <w:tc>
          <w:tcPr>
            <w:tcW w:w="711" w:type="dxa"/>
            <w:shd w:val="clear" w:color="auto" w:fill="auto"/>
            <w:hideMark/>
          </w:tcPr>
          <w:p w14:paraId="0B06F494"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31.2</w:t>
            </w:r>
          </w:p>
        </w:tc>
        <w:tc>
          <w:tcPr>
            <w:tcW w:w="1169" w:type="dxa"/>
            <w:shd w:val="clear" w:color="auto" w:fill="auto"/>
            <w:hideMark/>
          </w:tcPr>
          <w:p w14:paraId="24E17D00"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8.9%</w:t>
            </w:r>
          </w:p>
        </w:tc>
        <w:tc>
          <w:tcPr>
            <w:tcW w:w="1169" w:type="dxa"/>
            <w:shd w:val="clear" w:color="auto" w:fill="auto"/>
            <w:hideMark/>
          </w:tcPr>
          <w:p w14:paraId="79853B6B"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9.1%</w:t>
            </w:r>
          </w:p>
        </w:tc>
        <w:tc>
          <w:tcPr>
            <w:tcW w:w="1078" w:type="dxa"/>
            <w:shd w:val="clear" w:color="auto" w:fill="auto"/>
            <w:hideMark/>
          </w:tcPr>
          <w:p w14:paraId="07457096"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147</w:t>
            </w:r>
          </w:p>
        </w:tc>
        <w:tc>
          <w:tcPr>
            <w:tcW w:w="1985" w:type="dxa"/>
            <w:shd w:val="clear" w:color="auto" w:fill="auto"/>
            <w:hideMark/>
          </w:tcPr>
          <w:p w14:paraId="0DFCCF96" w14:textId="77777777" w:rsidR="004617F2" w:rsidRPr="000B121E" w:rsidRDefault="004617F2" w:rsidP="000B121E">
            <w:pPr>
              <w:shd w:val="clear" w:color="auto" w:fill="FFFFFF" w:themeFill="background1"/>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Sugar substitutes</w:t>
            </w:r>
          </w:p>
        </w:tc>
        <w:tc>
          <w:tcPr>
            <w:tcW w:w="693" w:type="dxa"/>
            <w:shd w:val="clear" w:color="auto" w:fill="auto"/>
            <w:hideMark/>
          </w:tcPr>
          <w:p w14:paraId="36B45D9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2.8</w:t>
            </w:r>
          </w:p>
        </w:tc>
        <w:tc>
          <w:tcPr>
            <w:tcW w:w="711" w:type="dxa"/>
            <w:shd w:val="clear" w:color="auto" w:fill="auto"/>
            <w:hideMark/>
          </w:tcPr>
          <w:p w14:paraId="40778196"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14.5</w:t>
            </w:r>
          </w:p>
        </w:tc>
        <w:tc>
          <w:tcPr>
            <w:tcW w:w="1169" w:type="dxa"/>
            <w:shd w:val="clear" w:color="auto" w:fill="auto"/>
            <w:hideMark/>
          </w:tcPr>
          <w:p w14:paraId="43B32A83"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0.1%</w:t>
            </w:r>
          </w:p>
        </w:tc>
        <w:tc>
          <w:tcPr>
            <w:tcW w:w="1169" w:type="dxa"/>
            <w:shd w:val="clear" w:color="auto" w:fill="auto"/>
            <w:hideMark/>
          </w:tcPr>
          <w:p w14:paraId="4B72C752"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1.4%</w:t>
            </w:r>
          </w:p>
        </w:tc>
        <w:tc>
          <w:tcPr>
            <w:tcW w:w="1077" w:type="dxa"/>
            <w:shd w:val="clear" w:color="auto" w:fill="auto"/>
            <w:hideMark/>
          </w:tcPr>
          <w:p w14:paraId="0D556591"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20</w:t>
            </w:r>
          </w:p>
        </w:tc>
      </w:tr>
      <w:tr w:rsidR="004617F2" w:rsidRPr="000B121E" w14:paraId="24CE0EBB" w14:textId="77777777" w:rsidTr="00B129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706C3983"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Household Cleaner</w:t>
            </w:r>
          </w:p>
        </w:tc>
        <w:tc>
          <w:tcPr>
            <w:tcW w:w="693" w:type="dxa"/>
            <w:shd w:val="clear" w:color="auto" w:fill="auto"/>
            <w:hideMark/>
          </w:tcPr>
          <w:p w14:paraId="02E74437"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2.5</w:t>
            </w:r>
          </w:p>
        </w:tc>
        <w:tc>
          <w:tcPr>
            <w:tcW w:w="711" w:type="dxa"/>
            <w:shd w:val="clear" w:color="auto" w:fill="auto"/>
            <w:hideMark/>
          </w:tcPr>
          <w:p w14:paraId="7D309B9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29.9</w:t>
            </w:r>
          </w:p>
        </w:tc>
        <w:tc>
          <w:tcPr>
            <w:tcW w:w="1169" w:type="dxa"/>
            <w:shd w:val="clear" w:color="auto" w:fill="auto"/>
            <w:hideMark/>
          </w:tcPr>
          <w:p w14:paraId="4CCCDC4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0.3%</w:t>
            </w:r>
          </w:p>
        </w:tc>
        <w:tc>
          <w:tcPr>
            <w:tcW w:w="1169" w:type="dxa"/>
            <w:shd w:val="clear" w:color="auto" w:fill="auto"/>
            <w:hideMark/>
          </w:tcPr>
          <w:p w14:paraId="6A2A543F"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3.6%</w:t>
            </w:r>
          </w:p>
        </w:tc>
        <w:tc>
          <w:tcPr>
            <w:tcW w:w="1078" w:type="dxa"/>
            <w:shd w:val="clear" w:color="auto" w:fill="auto"/>
            <w:hideMark/>
          </w:tcPr>
          <w:p w14:paraId="74EEDC49"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18</w:t>
            </w:r>
          </w:p>
        </w:tc>
        <w:tc>
          <w:tcPr>
            <w:tcW w:w="1985" w:type="dxa"/>
            <w:shd w:val="clear" w:color="auto" w:fill="auto"/>
            <w:hideMark/>
          </w:tcPr>
          <w:p w14:paraId="0A85CFD6" w14:textId="77777777" w:rsidR="004617F2" w:rsidRPr="000B121E" w:rsidRDefault="004617F2" w:rsidP="000B121E">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Toilet Tissue</w:t>
            </w:r>
          </w:p>
        </w:tc>
        <w:tc>
          <w:tcPr>
            <w:tcW w:w="693" w:type="dxa"/>
            <w:shd w:val="clear" w:color="auto" w:fill="auto"/>
            <w:hideMark/>
          </w:tcPr>
          <w:p w14:paraId="4A830D33"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5.4</w:t>
            </w:r>
          </w:p>
        </w:tc>
        <w:tc>
          <w:tcPr>
            <w:tcW w:w="711" w:type="dxa"/>
            <w:shd w:val="clear" w:color="auto" w:fill="auto"/>
            <w:hideMark/>
          </w:tcPr>
          <w:p w14:paraId="209E29CE"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89.1</w:t>
            </w:r>
          </w:p>
        </w:tc>
        <w:tc>
          <w:tcPr>
            <w:tcW w:w="1169" w:type="dxa"/>
            <w:shd w:val="clear" w:color="auto" w:fill="auto"/>
            <w:hideMark/>
          </w:tcPr>
          <w:p w14:paraId="6EB69A3A"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4.3%</w:t>
            </w:r>
          </w:p>
        </w:tc>
        <w:tc>
          <w:tcPr>
            <w:tcW w:w="1169" w:type="dxa"/>
            <w:shd w:val="clear" w:color="auto" w:fill="auto"/>
            <w:hideMark/>
          </w:tcPr>
          <w:p w14:paraId="6E478D77"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8.3%</w:t>
            </w:r>
          </w:p>
        </w:tc>
        <w:tc>
          <w:tcPr>
            <w:tcW w:w="1077" w:type="dxa"/>
            <w:shd w:val="clear" w:color="auto" w:fill="auto"/>
            <w:hideMark/>
          </w:tcPr>
          <w:p w14:paraId="4A0B0BBC"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20</w:t>
            </w:r>
          </w:p>
        </w:tc>
      </w:tr>
      <w:tr w:rsidR="004617F2" w:rsidRPr="000B121E" w14:paraId="71ED0D26" w14:textId="77777777" w:rsidTr="00B1292C">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017D0D6"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Hotdog</w:t>
            </w:r>
          </w:p>
        </w:tc>
        <w:tc>
          <w:tcPr>
            <w:tcW w:w="693" w:type="dxa"/>
            <w:shd w:val="clear" w:color="auto" w:fill="auto"/>
            <w:hideMark/>
          </w:tcPr>
          <w:p w14:paraId="7CB35E5B"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w:t>
            </w:r>
          </w:p>
        </w:tc>
        <w:tc>
          <w:tcPr>
            <w:tcW w:w="711" w:type="dxa"/>
            <w:shd w:val="clear" w:color="auto" w:fill="auto"/>
            <w:hideMark/>
          </w:tcPr>
          <w:p w14:paraId="0837C73E"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68.6</w:t>
            </w:r>
          </w:p>
        </w:tc>
        <w:tc>
          <w:tcPr>
            <w:tcW w:w="1169" w:type="dxa"/>
            <w:shd w:val="clear" w:color="auto" w:fill="auto"/>
            <w:hideMark/>
          </w:tcPr>
          <w:p w14:paraId="5EE34480"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13.2%</w:t>
            </w:r>
          </w:p>
        </w:tc>
        <w:tc>
          <w:tcPr>
            <w:tcW w:w="1169" w:type="dxa"/>
            <w:shd w:val="clear" w:color="auto" w:fill="auto"/>
            <w:hideMark/>
          </w:tcPr>
          <w:p w14:paraId="4FC7DE6E"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15.6%</w:t>
            </w:r>
          </w:p>
        </w:tc>
        <w:tc>
          <w:tcPr>
            <w:tcW w:w="1078" w:type="dxa"/>
            <w:shd w:val="clear" w:color="auto" w:fill="auto"/>
            <w:hideMark/>
          </w:tcPr>
          <w:p w14:paraId="41AD0C6F"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35</w:t>
            </w:r>
          </w:p>
        </w:tc>
        <w:tc>
          <w:tcPr>
            <w:tcW w:w="1985" w:type="dxa"/>
            <w:shd w:val="clear" w:color="auto" w:fill="auto"/>
            <w:hideMark/>
          </w:tcPr>
          <w:p w14:paraId="26C2DC70" w14:textId="77777777" w:rsidR="004617F2" w:rsidRPr="000B121E" w:rsidRDefault="004617F2" w:rsidP="000B121E">
            <w:pPr>
              <w:shd w:val="clear" w:color="auto" w:fill="FFFFFF" w:themeFill="background1"/>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Toothbrush</w:t>
            </w:r>
          </w:p>
        </w:tc>
        <w:tc>
          <w:tcPr>
            <w:tcW w:w="693" w:type="dxa"/>
            <w:shd w:val="clear" w:color="auto" w:fill="auto"/>
            <w:hideMark/>
          </w:tcPr>
          <w:p w14:paraId="1C8F6D90"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2.6</w:t>
            </w:r>
          </w:p>
        </w:tc>
        <w:tc>
          <w:tcPr>
            <w:tcW w:w="711" w:type="dxa"/>
            <w:shd w:val="clear" w:color="auto" w:fill="auto"/>
            <w:hideMark/>
          </w:tcPr>
          <w:p w14:paraId="456ADB9E"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8.7</w:t>
            </w:r>
          </w:p>
        </w:tc>
        <w:tc>
          <w:tcPr>
            <w:tcW w:w="1169" w:type="dxa"/>
            <w:shd w:val="clear" w:color="auto" w:fill="auto"/>
            <w:hideMark/>
          </w:tcPr>
          <w:p w14:paraId="2F781FFB"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3.1%</w:t>
            </w:r>
          </w:p>
        </w:tc>
        <w:tc>
          <w:tcPr>
            <w:tcW w:w="1169" w:type="dxa"/>
            <w:shd w:val="clear" w:color="auto" w:fill="auto"/>
            <w:hideMark/>
          </w:tcPr>
          <w:p w14:paraId="2E6FA305"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6.3%</w:t>
            </w:r>
          </w:p>
        </w:tc>
        <w:tc>
          <w:tcPr>
            <w:tcW w:w="1077" w:type="dxa"/>
            <w:shd w:val="clear" w:color="auto" w:fill="auto"/>
            <w:hideMark/>
          </w:tcPr>
          <w:p w14:paraId="0BCDD18F"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27</w:t>
            </w:r>
          </w:p>
        </w:tc>
      </w:tr>
      <w:tr w:rsidR="004617F2" w:rsidRPr="000B121E" w14:paraId="00C88C93" w14:textId="77777777" w:rsidTr="00B129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2E1E5F78"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Laundry Detergent</w:t>
            </w:r>
          </w:p>
        </w:tc>
        <w:tc>
          <w:tcPr>
            <w:tcW w:w="693" w:type="dxa"/>
            <w:shd w:val="clear" w:color="auto" w:fill="auto"/>
            <w:hideMark/>
          </w:tcPr>
          <w:p w14:paraId="5E415163"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8.8</w:t>
            </w:r>
          </w:p>
        </w:tc>
        <w:tc>
          <w:tcPr>
            <w:tcW w:w="711" w:type="dxa"/>
            <w:shd w:val="clear" w:color="auto" w:fill="auto"/>
            <w:hideMark/>
          </w:tcPr>
          <w:p w14:paraId="0ADC3828"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28.9</w:t>
            </w:r>
          </w:p>
        </w:tc>
        <w:tc>
          <w:tcPr>
            <w:tcW w:w="1169" w:type="dxa"/>
            <w:shd w:val="clear" w:color="auto" w:fill="auto"/>
            <w:hideMark/>
          </w:tcPr>
          <w:p w14:paraId="3D630D4E"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2.3%</w:t>
            </w:r>
          </w:p>
        </w:tc>
        <w:tc>
          <w:tcPr>
            <w:tcW w:w="1169" w:type="dxa"/>
            <w:shd w:val="clear" w:color="auto" w:fill="auto"/>
            <w:hideMark/>
          </w:tcPr>
          <w:p w14:paraId="1C023AB6"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8.8%</w:t>
            </w:r>
          </w:p>
        </w:tc>
        <w:tc>
          <w:tcPr>
            <w:tcW w:w="1078" w:type="dxa"/>
            <w:shd w:val="clear" w:color="auto" w:fill="auto"/>
            <w:hideMark/>
          </w:tcPr>
          <w:p w14:paraId="1C9315A3"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57</w:t>
            </w:r>
          </w:p>
        </w:tc>
        <w:tc>
          <w:tcPr>
            <w:tcW w:w="1985" w:type="dxa"/>
            <w:shd w:val="clear" w:color="auto" w:fill="auto"/>
            <w:hideMark/>
          </w:tcPr>
          <w:p w14:paraId="51B1C68F" w14:textId="77777777" w:rsidR="004617F2" w:rsidRPr="000B121E" w:rsidRDefault="004617F2" w:rsidP="000B121E">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Toothpaste</w:t>
            </w:r>
          </w:p>
        </w:tc>
        <w:tc>
          <w:tcPr>
            <w:tcW w:w="693" w:type="dxa"/>
            <w:shd w:val="clear" w:color="auto" w:fill="auto"/>
            <w:hideMark/>
          </w:tcPr>
          <w:p w14:paraId="2C1B4C91"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2.8</w:t>
            </w:r>
          </w:p>
        </w:tc>
        <w:tc>
          <w:tcPr>
            <w:tcW w:w="711" w:type="dxa"/>
            <w:shd w:val="clear" w:color="auto" w:fill="auto"/>
            <w:hideMark/>
          </w:tcPr>
          <w:p w14:paraId="2E5530BE"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35.5</w:t>
            </w:r>
          </w:p>
        </w:tc>
        <w:tc>
          <w:tcPr>
            <w:tcW w:w="1169" w:type="dxa"/>
            <w:shd w:val="clear" w:color="auto" w:fill="auto"/>
            <w:hideMark/>
          </w:tcPr>
          <w:p w14:paraId="153BA93D"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11.0%</w:t>
            </w:r>
          </w:p>
        </w:tc>
        <w:tc>
          <w:tcPr>
            <w:tcW w:w="1169" w:type="dxa"/>
            <w:shd w:val="clear" w:color="auto" w:fill="auto"/>
            <w:hideMark/>
          </w:tcPr>
          <w:p w14:paraId="2CD85630"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12.5%</w:t>
            </w:r>
          </w:p>
        </w:tc>
        <w:tc>
          <w:tcPr>
            <w:tcW w:w="1077" w:type="dxa"/>
            <w:shd w:val="clear" w:color="auto" w:fill="auto"/>
            <w:hideMark/>
          </w:tcPr>
          <w:p w14:paraId="026F3ECA" w14:textId="77777777" w:rsidR="004617F2" w:rsidRPr="000B121E" w:rsidRDefault="004617F2" w:rsidP="000B121E">
            <w:pPr>
              <w:shd w:val="clear" w:color="auto" w:fill="FFFFFF" w:themeFill="background1"/>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25</w:t>
            </w:r>
          </w:p>
        </w:tc>
      </w:tr>
      <w:tr w:rsidR="004617F2" w:rsidRPr="000B121E" w14:paraId="3E974540" w14:textId="77777777" w:rsidTr="00B1292C">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28C597EE"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Margarine/Butter</w:t>
            </w:r>
          </w:p>
        </w:tc>
        <w:tc>
          <w:tcPr>
            <w:tcW w:w="693" w:type="dxa"/>
            <w:shd w:val="clear" w:color="auto" w:fill="auto"/>
            <w:hideMark/>
          </w:tcPr>
          <w:p w14:paraId="3F625C9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2.0</w:t>
            </w:r>
          </w:p>
        </w:tc>
        <w:tc>
          <w:tcPr>
            <w:tcW w:w="711" w:type="dxa"/>
            <w:shd w:val="clear" w:color="auto" w:fill="auto"/>
            <w:hideMark/>
          </w:tcPr>
          <w:p w14:paraId="3B8729CB"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71.4</w:t>
            </w:r>
          </w:p>
        </w:tc>
        <w:tc>
          <w:tcPr>
            <w:tcW w:w="1169" w:type="dxa"/>
            <w:shd w:val="clear" w:color="auto" w:fill="auto"/>
            <w:hideMark/>
          </w:tcPr>
          <w:p w14:paraId="4B5B2890"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0.1%</w:t>
            </w:r>
          </w:p>
        </w:tc>
        <w:tc>
          <w:tcPr>
            <w:tcW w:w="1169" w:type="dxa"/>
            <w:shd w:val="clear" w:color="auto" w:fill="auto"/>
            <w:hideMark/>
          </w:tcPr>
          <w:p w14:paraId="032FF1A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6.3%</w:t>
            </w:r>
          </w:p>
        </w:tc>
        <w:tc>
          <w:tcPr>
            <w:tcW w:w="1078" w:type="dxa"/>
            <w:shd w:val="clear" w:color="auto" w:fill="auto"/>
            <w:hideMark/>
          </w:tcPr>
          <w:p w14:paraId="61568F9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36</w:t>
            </w:r>
          </w:p>
        </w:tc>
        <w:tc>
          <w:tcPr>
            <w:tcW w:w="1985" w:type="dxa"/>
            <w:shd w:val="clear" w:color="auto" w:fill="auto"/>
            <w:hideMark/>
          </w:tcPr>
          <w:p w14:paraId="50CFCB0F" w14:textId="77777777" w:rsidR="004617F2" w:rsidRPr="000B121E" w:rsidRDefault="004617F2" w:rsidP="000B121E">
            <w:pPr>
              <w:shd w:val="clear" w:color="auto" w:fill="FFFFFF" w:themeFill="background1"/>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Yogurt</w:t>
            </w:r>
          </w:p>
        </w:tc>
        <w:tc>
          <w:tcPr>
            <w:tcW w:w="693" w:type="dxa"/>
            <w:shd w:val="clear" w:color="auto" w:fill="auto"/>
            <w:hideMark/>
          </w:tcPr>
          <w:p w14:paraId="4EADCD33"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1.1</w:t>
            </w:r>
          </w:p>
        </w:tc>
        <w:tc>
          <w:tcPr>
            <w:tcW w:w="711" w:type="dxa"/>
            <w:shd w:val="clear" w:color="auto" w:fill="auto"/>
            <w:hideMark/>
          </w:tcPr>
          <w:p w14:paraId="7CA5F3B1"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115.1</w:t>
            </w:r>
          </w:p>
        </w:tc>
        <w:tc>
          <w:tcPr>
            <w:tcW w:w="1169" w:type="dxa"/>
            <w:shd w:val="clear" w:color="auto" w:fill="auto"/>
            <w:hideMark/>
          </w:tcPr>
          <w:p w14:paraId="0582C929"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0.7%</w:t>
            </w:r>
          </w:p>
        </w:tc>
        <w:tc>
          <w:tcPr>
            <w:tcW w:w="1169" w:type="dxa"/>
            <w:shd w:val="clear" w:color="auto" w:fill="auto"/>
            <w:hideMark/>
          </w:tcPr>
          <w:p w14:paraId="056BE71D"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6.3%</w:t>
            </w:r>
          </w:p>
        </w:tc>
        <w:tc>
          <w:tcPr>
            <w:tcW w:w="1077" w:type="dxa"/>
            <w:shd w:val="clear" w:color="auto" w:fill="auto"/>
            <w:hideMark/>
          </w:tcPr>
          <w:p w14:paraId="178E0660" w14:textId="77777777" w:rsidR="004617F2" w:rsidRPr="000B121E" w:rsidRDefault="004617F2" w:rsidP="000B121E">
            <w:pPr>
              <w:shd w:val="clear" w:color="auto" w:fill="FFFFFF" w:themeFill="background1"/>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75</w:t>
            </w:r>
          </w:p>
        </w:tc>
      </w:tr>
    </w:tbl>
    <w:p w14:paraId="4C4880D1" w14:textId="77777777" w:rsidR="004617F2" w:rsidRPr="000B121E" w:rsidRDefault="004617F2" w:rsidP="000B121E">
      <w:pPr>
        <w:shd w:val="clear" w:color="auto" w:fill="FFFFFF" w:themeFill="background1"/>
        <w:spacing w:after="160" w:line="360" w:lineRule="auto"/>
        <w:rPr>
          <w:rFonts w:cs="Times New Roman"/>
          <w:color w:val="000000" w:themeColor="text1"/>
          <w:szCs w:val="24"/>
        </w:rPr>
        <w:sectPr w:rsidR="004617F2" w:rsidRPr="000B121E" w:rsidSect="00B1292C">
          <w:pgSz w:w="16838" w:h="11906" w:orient="landscape"/>
          <w:pgMar w:top="1440" w:right="1440" w:bottom="1440" w:left="1440" w:header="708" w:footer="708" w:gutter="0"/>
          <w:cols w:space="708"/>
          <w:docGrid w:linePitch="360"/>
        </w:sectPr>
      </w:pPr>
    </w:p>
    <w:p w14:paraId="1482A03B" w14:textId="77777777" w:rsidR="004617F2" w:rsidRPr="000B121E" w:rsidRDefault="004617F2" w:rsidP="000B121E">
      <w:pPr>
        <w:shd w:val="clear" w:color="auto" w:fill="FFFFFF" w:themeFill="background1"/>
        <w:spacing w:after="0" w:line="360" w:lineRule="auto"/>
        <w:ind w:firstLine="720"/>
        <w:rPr>
          <w:rFonts w:cs="Times New Roman"/>
          <w:color w:val="000000" w:themeColor="text1"/>
          <w:szCs w:val="24"/>
        </w:rPr>
      </w:pPr>
      <w:r w:rsidRPr="000B121E">
        <w:rPr>
          <w:rFonts w:cs="Times New Roman"/>
          <w:color w:val="000000" w:themeColor="text1"/>
          <w:szCs w:val="24"/>
        </w:rPr>
        <w:lastRenderedPageBreak/>
        <w:t>Figure 1.</w:t>
      </w:r>
      <w:r w:rsidRPr="000B121E">
        <w:rPr>
          <w:rFonts w:cs="Times New Roman"/>
          <w:color w:val="000000" w:themeColor="text1"/>
          <w:szCs w:val="24"/>
        </w:rPr>
        <w:tab/>
        <w:t>Store level data for an SKU in the Beer category</w:t>
      </w:r>
      <w:r w:rsidRPr="000B121E">
        <w:rPr>
          <w:rStyle w:val="FootnoteReference"/>
          <w:rFonts w:cs="Times New Roman"/>
          <w:color w:val="000000" w:themeColor="text1"/>
          <w:szCs w:val="24"/>
        </w:rPr>
        <w:footnoteReference w:id="4"/>
      </w:r>
    </w:p>
    <w:p w14:paraId="7249A3CA" w14:textId="77777777" w:rsidR="004617F2" w:rsidRPr="000B121E" w:rsidRDefault="004617F2" w:rsidP="000B121E">
      <w:pPr>
        <w:shd w:val="clear" w:color="auto" w:fill="FFFFFF" w:themeFill="background1"/>
        <w:spacing w:after="0" w:line="360" w:lineRule="auto"/>
        <w:ind w:left="-851"/>
        <w:rPr>
          <w:rFonts w:cs="Times New Roman"/>
          <w:color w:val="000000" w:themeColor="text1"/>
          <w:szCs w:val="24"/>
        </w:rPr>
      </w:pPr>
      <w:r w:rsidRPr="000B121E">
        <w:rPr>
          <w:noProof/>
          <w:color w:val="000000" w:themeColor="text1"/>
          <w:szCs w:val="24"/>
          <w:lang w:eastAsia="en-GB"/>
        </w:rPr>
        <w:drawing>
          <wp:inline distT="0" distB="0" distL="0" distR="0" wp14:anchorId="27CF6C1A" wp14:editId="5B72DE40">
            <wp:extent cx="6986270" cy="3001992"/>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97004" cy="3006605"/>
                    </a:xfrm>
                    <a:prstGeom prst="rect">
                      <a:avLst/>
                    </a:prstGeom>
                    <a:noFill/>
                    <a:ln>
                      <a:noFill/>
                    </a:ln>
                  </pic:spPr>
                </pic:pic>
              </a:graphicData>
            </a:graphic>
          </wp:inline>
        </w:drawing>
      </w:r>
    </w:p>
    <w:p w14:paraId="0E1D6A9B" w14:textId="77777777" w:rsidR="004617F2" w:rsidRPr="000B121E" w:rsidRDefault="004617F2" w:rsidP="00EF6B64">
      <w:pPr>
        <w:pStyle w:val="Heading2"/>
        <w:numPr>
          <w:ilvl w:val="0"/>
          <w:numId w:val="51"/>
        </w:numPr>
      </w:pPr>
      <w:r w:rsidRPr="000B121E">
        <w:t>The models</w:t>
      </w:r>
    </w:p>
    <w:p w14:paraId="198F7748"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2FDFB6C3" w14:textId="4E591E6B" w:rsidR="004617F2" w:rsidRPr="000B121E" w:rsidRDefault="00AB1253" w:rsidP="000B121E">
      <w:pPr>
        <w:shd w:val="clear" w:color="auto" w:fill="FFFFFF" w:themeFill="background1"/>
        <w:spacing w:after="0" w:line="360" w:lineRule="auto"/>
        <w:rPr>
          <w:color w:val="000000" w:themeColor="text1"/>
          <w:szCs w:val="24"/>
        </w:rPr>
      </w:pPr>
      <w:ins w:id="344" w:author="tao huang" w:date="2018-01-09T17:37:00Z">
        <w:r>
          <w:rPr>
            <w:rFonts w:cs="Times New Roman"/>
            <w:color w:val="000000" w:themeColor="text1"/>
            <w:szCs w:val="24"/>
          </w:rPr>
          <w:t xml:space="preserve">In this study, </w:t>
        </w:r>
      </w:ins>
      <w:del w:id="345" w:author="tao huang" w:date="2018-01-09T17:37:00Z">
        <w:r w:rsidR="00E36067" w:rsidRPr="000B121E" w:rsidDel="00AB1253">
          <w:rPr>
            <w:rFonts w:cs="Times New Roman"/>
            <w:color w:val="000000" w:themeColor="text1"/>
            <w:szCs w:val="24"/>
          </w:rPr>
          <w:delText>W</w:delText>
        </w:r>
      </w:del>
      <w:ins w:id="346" w:author="tao huang" w:date="2018-01-09T17:37:00Z">
        <w:r>
          <w:rPr>
            <w:rFonts w:cs="Times New Roman"/>
            <w:color w:val="000000" w:themeColor="text1"/>
            <w:szCs w:val="24"/>
          </w:rPr>
          <w:t>w</w:t>
        </w:r>
      </w:ins>
      <w:r w:rsidR="00E36067" w:rsidRPr="000B121E">
        <w:rPr>
          <w:rFonts w:cs="Times New Roman"/>
          <w:color w:val="000000" w:themeColor="text1"/>
          <w:szCs w:val="24"/>
        </w:rPr>
        <w:t xml:space="preserve">e propose </w:t>
      </w:r>
      <w:r w:rsidR="004617F2" w:rsidRPr="000B121E">
        <w:rPr>
          <w:rFonts w:cs="Times New Roman"/>
          <w:color w:val="000000" w:themeColor="text1"/>
          <w:szCs w:val="24"/>
        </w:rPr>
        <w:t xml:space="preserve">forecasting methods </w:t>
      </w:r>
      <w:r w:rsidR="007153D2" w:rsidRPr="000B121E">
        <w:rPr>
          <w:rFonts w:cs="Times New Roman"/>
          <w:color w:val="000000" w:themeColor="text1"/>
          <w:szCs w:val="24"/>
        </w:rPr>
        <w:t>with</w:t>
      </w:r>
      <w:r w:rsidR="004617F2" w:rsidRPr="000B121E">
        <w:rPr>
          <w:rFonts w:cs="Times New Roman"/>
          <w:color w:val="000000" w:themeColor="text1"/>
          <w:szCs w:val="24"/>
        </w:rPr>
        <w:t xml:space="preserve"> three stages. At the first stage, we </w:t>
      </w:r>
      <w:r w:rsidR="004617F2" w:rsidRPr="000B121E">
        <w:rPr>
          <w:color w:val="000000" w:themeColor="text1"/>
          <w:szCs w:val="24"/>
        </w:rPr>
        <w:t xml:space="preserve">identify the most informative competitive explanatory variables for the focal product. Grocery retailers typically sell hundreds of SKU’s </w:t>
      </w:r>
      <w:ins w:id="347" w:author="Soopramanien, Didier" w:date="2017-12-27T10:55:00Z">
        <w:r w:rsidR="001B3FF4">
          <w:rPr>
            <w:color w:val="000000" w:themeColor="text1"/>
            <w:szCs w:val="24"/>
          </w:rPr>
          <w:t>in</w:t>
        </w:r>
      </w:ins>
      <w:del w:id="348" w:author="Soopramanien, Didier" w:date="2017-12-27T10:55:00Z">
        <w:r w:rsidR="001F3445" w:rsidRPr="000B121E" w:rsidDel="001B3FF4">
          <w:rPr>
            <w:color w:val="000000" w:themeColor="text1"/>
            <w:szCs w:val="24"/>
          </w:rPr>
          <w:delText>for</w:delText>
        </w:r>
      </w:del>
      <w:r w:rsidR="001F3445" w:rsidRPr="000B121E">
        <w:rPr>
          <w:color w:val="000000" w:themeColor="text1"/>
          <w:szCs w:val="24"/>
        </w:rPr>
        <w:t xml:space="preserve"> a typical product category </w:t>
      </w:r>
      <w:r w:rsidR="004617F2" w:rsidRPr="000B121E">
        <w:rPr>
          <w:color w:val="000000" w:themeColor="text1"/>
          <w:szCs w:val="24"/>
        </w:rPr>
        <w:t xml:space="preserve">and this leads to hundreds of potential competitive explanatory variables for the focal product. Incorporating all the variables into the model would easily overfit the model and even make the estimation infeasible </w:t>
      </w:r>
      <w:r w:rsidR="004617F2" w:rsidRPr="000B121E">
        <w:rPr>
          <w:color w:val="000000" w:themeColor="text1"/>
          <w:szCs w:val="24"/>
        </w:rPr>
        <w:fldChar w:fldCharType="begin"/>
      </w:r>
      <w:r w:rsidR="004617F2" w:rsidRPr="000B121E">
        <w:rPr>
          <w:color w:val="000000" w:themeColor="text1"/>
          <w:szCs w:val="24"/>
        </w:rPr>
        <w:instrText xml:space="preserve"> ADDIN EN.CITE &lt;EndNote&gt;&lt;Cite&gt;&lt;Author&gt;Martin&lt;/Author&gt;&lt;Year&gt;2009&lt;/Year&gt;&lt;RecNum&gt;623&lt;/RecNum&gt;&lt;DisplayText&gt;(Martin &amp;amp; Kolassa, 2009)&lt;/DisplayText&gt;&lt;record&gt;&lt;rec-number&gt;623&lt;/rec-number&gt;&lt;foreign-keys&gt;&lt;key app="EN" db-id="fwzpfdt205x9v6eprsvv25dpxftedxv0z0a9" timestamp="0"&gt;623&lt;/key&gt;&lt;/foreign-keys&gt;&lt;ref-type name="Conference Proceedings"&gt;10&lt;/ref-type&gt;&lt;contributors&gt;&lt;authors&gt;&lt;author&gt;Roland Martin&lt;/author&gt;&lt;author&gt;Stephan Kolassa&lt;/author&gt;&lt;/authors&gt;&lt;/contributors&gt;&lt;titles&gt;&lt;title&gt;Challenges of Automated Forecasting in Retail&lt;/title&gt;&lt;secondary-title&gt;International Symposium on Forecasting&lt;/secondary-title&gt;&lt;/titles&gt;&lt;volume&gt;30&lt;/volume&gt;&lt;dates&gt;&lt;year&gt;2009&lt;/year&gt;&lt;/dates&gt;&lt;pub-location&gt;Hong Kong&lt;/pub-location&gt;&lt;urls&gt;&lt;/urls&gt;&lt;/record&gt;&lt;/Cite&gt;&lt;/EndNote&gt;</w:instrText>
      </w:r>
      <w:r w:rsidR="004617F2" w:rsidRPr="000B121E">
        <w:rPr>
          <w:color w:val="000000" w:themeColor="text1"/>
          <w:szCs w:val="24"/>
        </w:rPr>
        <w:fldChar w:fldCharType="separate"/>
      </w:r>
      <w:r w:rsidR="004617F2" w:rsidRPr="000B121E">
        <w:rPr>
          <w:noProof/>
          <w:color w:val="000000" w:themeColor="text1"/>
          <w:szCs w:val="24"/>
        </w:rPr>
        <w:t>(</w:t>
      </w:r>
      <w:hyperlink w:anchor="_ENREF_48" w:tooltip="Martin, 2009 #623" w:history="1">
        <w:r w:rsidR="0047706C" w:rsidRPr="000B121E">
          <w:rPr>
            <w:noProof/>
            <w:color w:val="000000" w:themeColor="text1"/>
            <w:szCs w:val="24"/>
          </w:rPr>
          <w:t>Martin &amp; Kolassa, 2009</w:t>
        </w:r>
      </w:hyperlink>
      <w:r w:rsidR="004617F2" w:rsidRPr="000B121E">
        <w:rPr>
          <w:noProof/>
          <w:color w:val="000000" w:themeColor="text1"/>
          <w:szCs w:val="24"/>
        </w:rPr>
        <w:t>)</w:t>
      </w:r>
      <w:r w:rsidR="004617F2" w:rsidRPr="000B121E">
        <w:rPr>
          <w:color w:val="000000" w:themeColor="text1"/>
          <w:szCs w:val="24"/>
        </w:rPr>
        <w:fldChar w:fldCharType="end"/>
      </w:r>
      <w:r w:rsidR="004617F2" w:rsidRPr="000B121E">
        <w:rPr>
          <w:color w:val="000000" w:themeColor="text1"/>
          <w:szCs w:val="24"/>
        </w:rPr>
        <w:t xml:space="preserve">. Therefore, we </w:t>
      </w:r>
      <w:ins w:id="349" w:author="tao huang" w:date="2018-01-09T17:38:00Z">
        <w:r w:rsidR="004E2CA9">
          <w:rPr>
            <w:color w:val="000000" w:themeColor="text1"/>
            <w:szCs w:val="24"/>
          </w:rPr>
          <w:t xml:space="preserve">initially </w:t>
        </w:r>
      </w:ins>
      <w:r w:rsidR="004617F2" w:rsidRPr="000B121E">
        <w:rPr>
          <w:color w:val="000000" w:themeColor="text1"/>
          <w:szCs w:val="24"/>
        </w:rPr>
        <w:t xml:space="preserve">select the </w:t>
      </w:r>
      <w:r w:rsidR="001F3445" w:rsidRPr="000B121E">
        <w:rPr>
          <w:color w:val="000000" w:themeColor="text1"/>
          <w:szCs w:val="24"/>
        </w:rPr>
        <w:t xml:space="preserve">most relevant </w:t>
      </w:r>
      <w:r w:rsidR="004617F2" w:rsidRPr="000B121E">
        <w:rPr>
          <w:color w:val="000000" w:themeColor="text1"/>
          <w:szCs w:val="24"/>
        </w:rPr>
        <w:t xml:space="preserve">variables using the Least Absolute Shrinkage and Selection Operator (LASSO) </w:t>
      </w:r>
      <w:r w:rsidR="004617F2" w:rsidRPr="000B121E">
        <w:rPr>
          <w:color w:val="000000" w:themeColor="text1"/>
          <w:szCs w:val="24"/>
        </w:rPr>
        <w:fldChar w:fldCharType="begin"/>
      </w:r>
      <w:r w:rsidR="004617F2" w:rsidRPr="000B121E">
        <w:rPr>
          <w:color w:val="000000" w:themeColor="text1"/>
          <w:szCs w:val="24"/>
        </w:rPr>
        <w:instrText xml:space="preserve"> ADDIN EN.CITE &lt;EndNote&gt;&lt;Cite&gt;&lt;Author&gt;Tibshirani&lt;/Author&gt;&lt;Year&gt;1996&lt;/Year&gt;&lt;RecNum&gt;672&lt;/RecNum&gt;&lt;DisplayText&gt;(Tibshirani, 1996)&lt;/DisplayText&gt;&lt;record&gt;&lt;rec-number&gt;672&lt;/rec-number&gt;&lt;foreign-keys&gt;&lt;key app="EN" db-id="fwzpfdt205x9v6eprsvv25dpxftedxv0z0a9" timestamp="0"&gt;672&lt;/key&gt;&lt;/foreign-keys&gt;&lt;ref-type name="Journal Article"&gt;17&lt;/ref-type&gt;&lt;contributors&gt;&lt;authors&gt;&lt;author&gt;Tibshirani, Robert&lt;/author&gt;&lt;/authors&gt;&lt;/contributors&gt;&lt;titles&gt;&lt;title&gt;Regression Shrinkage and Selection via the Lasso&lt;/title&gt;&lt;secondary-title&gt;Journal of the Royal Statistical Society. Series B (Methodological)&lt;/secondary-title&gt;&lt;/titles&gt;&lt;pages&gt;267-288&lt;/pages&gt;&lt;volume&gt;58&lt;/volume&gt;&lt;number&gt;1&lt;/number&gt;&lt;dates&gt;&lt;year&gt;1996&lt;/year&gt;&lt;/dates&gt;&lt;publisher&gt;Blackwell Publishing for the Royal Statistical Society&lt;/publisher&gt;&lt;isbn&gt;00359246&lt;/isbn&gt;&lt;urls&gt;&lt;/urls&gt;&lt;/record&gt;&lt;/Cite&gt;&lt;/EndNote&gt;</w:instrText>
      </w:r>
      <w:r w:rsidR="004617F2" w:rsidRPr="000B121E">
        <w:rPr>
          <w:color w:val="000000" w:themeColor="text1"/>
          <w:szCs w:val="24"/>
        </w:rPr>
        <w:fldChar w:fldCharType="separate"/>
      </w:r>
      <w:r w:rsidR="004617F2" w:rsidRPr="000B121E">
        <w:rPr>
          <w:noProof/>
          <w:color w:val="000000" w:themeColor="text1"/>
          <w:szCs w:val="24"/>
        </w:rPr>
        <w:t>(</w:t>
      </w:r>
      <w:hyperlink w:anchor="_ENREF_68" w:tooltip="Tibshirani, 1996 #672" w:history="1">
        <w:r w:rsidR="0047706C" w:rsidRPr="000B121E">
          <w:rPr>
            <w:noProof/>
            <w:color w:val="000000" w:themeColor="text1"/>
            <w:szCs w:val="24"/>
          </w:rPr>
          <w:t>Tibshirani, 1996</w:t>
        </w:r>
      </w:hyperlink>
      <w:r w:rsidR="004617F2" w:rsidRPr="000B121E">
        <w:rPr>
          <w:noProof/>
          <w:color w:val="000000" w:themeColor="text1"/>
          <w:szCs w:val="24"/>
        </w:rPr>
        <w:t>)</w:t>
      </w:r>
      <w:r w:rsidR="004617F2" w:rsidRPr="000B121E">
        <w:rPr>
          <w:color w:val="000000" w:themeColor="text1"/>
          <w:szCs w:val="24"/>
        </w:rPr>
        <w:fldChar w:fldCharType="end"/>
      </w:r>
      <w:r w:rsidR="004617F2" w:rsidRPr="000B121E">
        <w:rPr>
          <w:color w:val="000000" w:themeColor="text1"/>
          <w:szCs w:val="24"/>
        </w:rPr>
        <w:t>. For example, we have the following model</w:t>
      </w:r>
      <w:r w:rsidR="007054F2" w:rsidRPr="000B121E">
        <w:rPr>
          <w:color w:val="000000" w:themeColor="text1"/>
          <w:szCs w:val="24"/>
        </w:rPr>
        <w:t xml:space="preserve"> for the sales of a specific SKU</w:t>
      </w:r>
      <w:r w:rsidR="004617F2" w:rsidRPr="000B121E">
        <w:rPr>
          <w:color w:val="000000" w:themeColor="text1"/>
          <w:szCs w:val="24"/>
        </w:rPr>
        <w:t>:</w:t>
      </w:r>
    </w:p>
    <w:p w14:paraId="347313C2" w14:textId="77777777" w:rsidR="004617F2" w:rsidRPr="000B121E" w:rsidRDefault="00877FDD" w:rsidP="000B121E">
      <w:pPr>
        <w:shd w:val="clear" w:color="auto" w:fill="FFFFFF" w:themeFill="background1"/>
        <w:spacing w:after="0" w:line="360" w:lineRule="auto"/>
        <w:jc w:val="center"/>
        <w:rPr>
          <w:color w:val="000000" w:themeColor="text1"/>
          <w:szCs w:val="24"/>
        </w:rPr>
      </w:pPr>
      <m:oMathPara>
        <m:oMath>
          <m:sSub>
            <m:sSubPr>
              <m:ctrlPr>
                <w:rPr>
                  <w:rFonts w:ascii="Cambria Math" w:hAnsi="Cambria Math"/>
                  <w:i/>
                  <w:color w:val="000000" w:themeColor="text1"/>
                  <w:szCs w:val="24"/>
                </w:rPr>
              </m:ctrlPr>
            </m:sSubPr>
            <m:e>
              <m:r>
                <m:rPr>
                  <m:sty m:val="p"/>
                </m:rPr>
                <w:rPr>
                  <w:rFonts w:ascii="Cambria Math" w:hAnsi="Cambria Math"/>
                  <w:color w:val="000000" w:themeColor="text1"/>
                  <w:szCs w:val="24"/>
                </w:rPr>
                <m:t>ln⁡</m:t>
              </m:r>
              <m:r>
                <w:rPr>
                  <w:rFonts w:ascii="Cambria Math" w:hAnsi="Cambria Math"/>
                  <w:color w:val="000000" w:themeColor="text1"/>
                  <w:szCs w:val="24"/>
                </w:rPr>
                <m:t>(y</m:t>
              </m:r>
            </m:e>
            <m:sub>
              <m:r>
                <w:rPr>
                  <w:rFonts w:ascii="Cambria Math" w:hAnsi="Cambria Math"/>
                  <w:color w:val="000000" w:themeColor="text1"/>
                  <w:szCs w:val="24"/>
                </w:rPr>
                <m:t>0,t</m:t>
              </m:r>
            </m:sub>
          </m:sSub>
          <m:r>
            <w:rPr>
              <w:rFonts w:ascii="Cambria Math" w:hAnsi="Cambria Math"/>
              <w:color w:val="000000" w:themeColor="text1"/>
              <w:szCs w:val="24"/>
            </w:rPr>
            <m:t>)</m:t>
          </m:r>
          <m:r>
            <w:rPr>
              <w:rFonts w:ascii="Cambria Math" w:hAnsi="Cambria Math"/>
              <w:noProof/>
              <w:color w:val="000000" w:themeColor="text1"/>
              <w:szCs w:val="24"/>
            </w:rPr>
            <m:t xml:space="preserve">=Xβ+u, subject to </m:t>
          </m:r>
          <m:nary>
            <m:naryPr>
              <m:chr m:val="∑"/>
              <m:limLoc m:val="undOvr"/>
              <m:ctrlPr>
                <w:rPr>
                  <w:rFonts w:ascii="Cambria Math" w:hAnsi="Cambria Math"/>
                  <w:i/>
                  <w:noProof/>
                  <w:color w:val="000000" w:themeColor="text1"/>
                  <w:szCs w:val="24"/>
                </w:rPr>
              </m:ctrlPr>
            </m:naryPr>
            <m:sub>
              <m:r>
                <w:rPr>
                  <w:rFonts w:ascii="Cambria Math" w:hAnsi="Cambria Math"/>
                  <w:noProof/>
                  <w:color w:val="000000" w:themeColor="text1"/>
                  <w:szCs w:val="24"/>
                </w:rPr>
                <m:t>j=1</m:t>
              </m:r>
            </m:sub>
            <m:sup>
              <m:r>
                <w:rPr>
                  <w:rFonts w:ascii="Cambria Math" w:hAnsi="Cambria Math"/>
                  <w:noProof/>
                  <w:color w:val="000000" w:themeColor="text1"/>
                  <w:szCs w:val="24"/>
                </w:rPr>
                <m:t>N</m:t>
              </m:r>
            </m:sup>
            <m:e>
              <m:d>
                <m:dPr>
                  <m:begChr m:val="|"/>
                  <m:endChr m:val="|"/>
                  <m:ctrlPr>
                    <w:rPr>
                      <w:rFonts w:ascii="Cambria Math" w:hAnsi="Cambria Math"/>
                      <w:i/>
                      <w:noProof/>
                      <w:color w:val="000000" w:themeColor="text1"/>
                      <w:szCs w:val="24"/>
                    </w:rPr>
                  </m:ctrlPr>
                </m:dPr>
                <m:e>
                  <m:sSub>
                    <m:sSubPr>
                      <m:ctrlPr>
                        <w:rPr>
                          <w:rFonts w:ascii="Cambria Math" w:hAnsi="Cambria Math"/>
                          <w:i/>
                          <w:noProof/>
                          <w:color w:val="000000" w:themeColor="text1"/>
                          <w:szCs w:val="24"/>
                        </w:rPr>
                      </m:ctrlPr>
                    </m:sSubPr>
                    <m:e>
                      <m:r>
                        <w:rPr>
                          <w:rFonts w:ascii="Cambria Math" w:hAnsi="Cambria Math"/>
                          <w:noProof/>
                          <w:color w:val="000000" w:themeColor="text1"/>
                          <w:szCs w:val="24"/>
                        </w:rPr>
                        <m:t>β</m:t>
                      </m:r>
                    </m:e>
                    <m:sub>
                      <m:r>
                        <w:rPr>
                          <w:rFonts w:ascii="Cambria Math" w:hAnsi="Cambria Math"/>
                          <w:noProof/>
                          <w:color w:val="000000" w:themeColor="text1"/>
                          <w:szCs w:val="24"/>
                        </w:rPr>
                        <m:t>j</m:t>
                      </m:r>
                    </m:sub>
                  </m:sSub>
                </m:e>
              </m:d>
              <m:r>
                <w:rPr>
                  <w:rFonts w:ascii="Cambria Math" w:hAnsi="Cambria Math"/>
                  <w:noProof/>
                  <w:color w:val="000000" w:themeColor="text1"/>
                  <w:szCs w:val="24"/>
                </w:rPr>
                <m:t>=η</m:t>
              </m:r>
            </m:e>
          </m:nary>
          <m:r>
            <w:rPr>
              <w:rFonts w:ascii="Cambria Math" w:hAnsi="Cambria Math"/>
              <w:color w:val="000000" w:themeColor="text1"/>
              <w:szCs w:val="24"/>
            </w:rPr>
            <m:t xml:space="preserve">, </m:t>
          </m:r>
          <m:r>
            <w:rPr>
              <w:rFonts w:ascii="Cambria Math" w:hAnsi="Cambria Math"/>
              <w:noProof/>
              <w:color w:val="000000" w:themeColor="text1"/>
              <w:szCs w:val="24"/>
            </w:rPr>
            <m:t>η</m:t>
          </m:r>
          <m:r>
            <w:rPr>
              <w:rFonts w:ascii="Cambria Math" w:hAnsi="Cambria Math" w:hint="eastAsia"/>
              <w:noProof/>
              <w:color w:val="000000" w:themeColor="text1"/>
              <w:szCs w:val="24"/>
            </w:rPr>
            <m:t>≤</m:t>
          </m:r>
          <m:sSub>
            <m:sSubPr>
              <m:ctrlPr>
                <w:rPr>
                  <w:rFonts w:ascii="Cambria Math" w:hAnsi="Cambria Math"/>
                  <w:i/>
                  <w:noProof/>
                  <w:color w:val="000000" w:themeColor="text1"/>
                  <w:szCs w:val="24"/>
                </w:rPr>
              </m:ctrlPr>
            </m:sSubPr>
            <m:e>
              <m:r>
                <w:rPr>
                  <w:rFonts w:ascii="Cambria Math" w:hAnsi="Cambria Math"/>
                  <w:noProof/>
                  <w:color w:val="000000" w:themeColor="text1"/>
                  <w:szCs w:val="24"/>
                </w:rPr>
                <m:t>η</m:t>
              </m:r>
            </m:e>
            <m:sub>
              <m:r>
                <w:rPr>
                  <w:rFonts w:ascii="Cambria Math" w:hAnsi="Cambria Math"/>
                  <w:noProof/>
                  <w:color w:val="000000" w:themeColor="text1"/>
                  <w:szCs w:val="24"/>
                </w:rPr>
                <m:t>0</m:t>
              </m:r>
            </m:sub>
          </m:sSub>
        </m:oMath>
      </m:oMathPara>
    </w:p>
    <w:p w14:paraId="3DC9C6CE" w14:textId="77777777" w:rsidR="004617F2" w:rsidRPr="000B121E" w:rsidRDefault="004617F2" w:rsidP="000B121E">
      <w:pPr>
        <w:shd w:val="clear" w:color="auto" w:fill="FFFFFF" w:themeFill="background1"/>
        <w:spacing w:after="0" w:line="360" w:lineRule="auto"/>
        <w:rPr>
          <w:noProof/>
          <w:color w:val="000000" w:themeColor="text1"/>
          <w:szCs w:val="24"/>
        </w:rPr>
      </w:pPr>
      <w:r w:rsidRPr="000B121E">
        <w:rPr>
          <w:noProof/>
          <w:color w:val="000000" w:themeColor="text1"/>
          <w:szCs w:val="24"/>
        </w:rPr>
        <w:t>where</w:t>
      </w:r>
    </w:p>
    <w:p w14:paraId="00DC91B3" w14:textId="64D256EB" w:rsidR="004617F2" w:rsidRPr="000B121E" w:rsidRDefault="00877FDD" w:rsidP="000B121E">
      <w:pPr>
        <w:shd w:val="clear" w:color="auto" w:fill="FFFFFF" w:themeFill="background1"/>
        <w:spacing w:after="0" w:line="360" w:lineRule="auto"/>
        <w:rPr>
          <w:noProof/>
          <w:color w:val="000000" w:themeColor="text1"/>
          <w:szCs w:val="24"/>
        </w:rPr>
      </w:pPr>
      <m:oMath>
        <m:sSub>
          <m:sSubPr>
            <m:ctrlPr>
              <w:rPr>
                <w:rFonts w:ascii="Cambria Math" w:hAnsi="Cambria Math"/>
                <w:i/>
                <w:color w:val="000000" w:themeColor="text1"/>
                <w:szCs w:val="24"/>
              </w:rPr>
            </m:ctrlPr>
          </m:sSubPr>
          <m:e>
            <m:r>
              <m:rPr>
                <m:sty m:val="p"/>
              </m:rPr>
              <w:rPr>
                <w:rFonts w:ascii="Cambria Math" w:hAnsi="Cambria Math"/>
                <w:color w:val="000000" w:themeColor="text1"/>
                <w:szCs w:val="24"/>
              </w:rPr>
              <m:t>ln⁡</m:t>
            </m:r>
            <m:r>
              <w:rPr>
                <w:rFonts w:ascii="Cambria Math" w:hAnsi="Cambria Math"/>
                <w:color w:val="000000" w:themeColor="text1"/>
                <w:szCs w:val="24"/>
              </w:rPr>
              <m:t>(y</m:t>
            </m:r>
          </m:e>
          <m:sub>
            <m:r>
              <w:rPr>
                <w:rFonts w:ascii="Cambria Math" w:hAnsi="Cambria Math"/>
                <w:color w:val="000000" w:themeColor="text1"/>
                <w:szCs w:val="24"/>
              </w:rPr>
              <m:t>0,t</m:t>
            </m:r>
          </m:sub>
        </m:sSub>
        <m:r>
          <w:rPr>
            <w:rFonts w:ascii="Cambria Math" w:hAnsi="Cambria Math"/>
            <w:color w:val="000000" w:themeColor="text1"/>
            <w:szCs w:val="24"/>
          </w:rPr>
          <m:t>)</m:t>
        </m:r>
      </m:oMath>
      <w:r w:rsidR="004617F2" w:rsidRPr="000B121E">
        <w:rPr>
          <w:noProof/>
          <w:color w:val="000000" w:themeColor="text1"/>
          <w:szCs w:val="24"/>
        </w:rPr>
        <w:t xml:space="preserve"> represents log product sales of the focal product at week</w:t>
      </w:r>
      <w:r w:rsidR="004617F2" w:rsidRPr="000B121E">
        <w:rPr>
          <w:i/>
          <w:noProof/>
          <w:color w:val="000000" w:themeColor="text1"/>
          <w:szCs w:val="24"/>
        </w:rPr>
        <w:t xml:space="preserve"> t</w:t>
      </w:r>
      <w:r w:rsidR="007153D2" w:rsidRPr="000B121E">
        <w:rPr>
          <w:i/>
          <w:noProof/>
          <w:color w:val="000000" w:themeColor="text1"/>
          <w:szCs w:val="24"/>
        </w:rPr>
        <w:t>.</w:t>
      </w:r>
      <w:r w:rsidR="004617F2" w:rsidRPr="000B121E">
        <w:rPr>
          <w:noProof/>
          <w:color w:val="000000" w:themeColor="text1"/>
          <w:szCs w:val="24"/>
        </w:rPr>
        <w:br/>
      </w:r>
      <m:oMath>
        <m:r>
          <w:rPr>
            <w:rFonts w:ascii="Cambria Math" w:hAnsi="Cambria Math"/>
            <w:noProof/>
            <w:color w:val="000000" w:themeColor="text1"/>
            <w:szCs w:val="24"/>
          </w:rPr>
          <m:t>X</m:t>
        </m:r>
      </m:oMath>
      <w:r w:rsidR="004617F2" w:rsidRPr="000B121E">
        <w:rPr>
          <w:noProof/>
          <w:color w:val="000000" w:themeColor="text1"/>
          <w:szCs w:val="24"/>
        </w:rPr>
        <w:t xml:space="preserve"> represents the matrix for the explanatory variables including the product price, feature, and display of all the products in the same product category</w:t>
      </w:r>
      <w:r w:rsidR="007153D2" w:rsidRPr="000B121E">
        <w:rPr>
          <w:noProof/>
          <w:color w:val="000000" w:themeColor="text1"/>
          <w:szCs w:val="24"/>
        </w:rPr>
        <w:t>.</w:t>
      </w:r>
    </w:p>
    <w:p w14:paraId="28CE30BC" w14:textId="0F821265" w:rsidR="004617F2" w:rsidRPr="000B121E" w:rsidRDefault="004617F2" w:rsidP="000B121E">
      <w:pPr>
        <w:shd w:val="clear" w:color="auto" w:fill="FFFFFF" w:themeFill="background1"/>
        <w:spacing w:after="0" w:line="360" w:lineRule="auto"/>
        <w:rPr>
          <w:noProof/>
          <w:color w:val="000000" w:themeColor="text1"/>
          <w:szCs w:val="24"/>
        </w:rPr>
      </w:pPr>
      <w:r w:rsidRPr="000B121E">
        <w:rPr>
          <w:i/>
          <w:noProof/>
          <w:color w:val="000000" w:themeColor="text1"/>
          <w:szCs w:val="24"/>
        </w:rPr>
        <w:t>u</w:t>
      </w:r>
      <w:r w:rsidRPr="000B121E">
        <w:rPr>
          <w:noProof/>
          <w:color w:val="000000" w:themeColor="text1"/>
          <w:szCs w:val="24"/>
        </w:rPr>
        <w:t xml:space="preserve"> represents the identically distributed error term</w:t>
      </w:r>
      <w:r w:rsidR="007153D2" w:rsidRPr="000B121E">
        <w:rPr>
          <w:noProof/>
          <w:color w:val="000000" w:themeColor="text1"/>
          <w:szCs w:val="24"/>
        </w:rPr>
        <w:t>.</w:t>
      </w:r>
    </w:p>
    <w:p w14:paraId="09305253" w14:textId="77777777" w:rsidR="004617F2" w:rsidRPr="000B121E" w:rsidRDefault="004617F2" w:rsidP="000B121E">
      <w:pPr>
        <w:shd w:val="clear" w:color="auto" w:fill="FFFFFF" w:themeFill="background1"/>
        <w:spacing w:after="0" w:line="360" w:lineRule="auto"/>
        <w:rPr>
          <w:noProof/>
          <w:color w:val="000000" w:themeColor="text1"/>
          <w:szCs w:val="24"/>
        </w:rPr>
      </w:pPr>
      <m:oMath>
        <m:r>
          <w:rPr>
            <w:rFonts w:ascii="Cambria Math" w:hAnsi="Cambria Math"/>
            <w:noProof/>
            <w:color w:val="000000" w:themeColor="text1"/>
            <w:szCs w:val="24"/>
          </w:rPr>
          <w:lastRenderedPageBreak/>
          <m:t>β</m:t>
        </m:r>
      </m:oMath>
      <w:r w:rsidRPr="000B121E">
        <w:rPr>
          <w:noProof/>
          <w:color w:val="000000" w:themeColor="text1"/>
          <w:szCs w:val="24"/>
        </w:rPr>
        <w:t xml:space="preserve"> is the vector of the parameter coefficients</w:t>
      </w:r>
      <w:r w:rsidRPr="000B121E">
        <w:rPr>
          <w:noProof/>
          <w:color w:val="000000" w:themeColor="text1"/>
          <w:szCs w:val="24"/>
        </w:rPr>
        <w:br/>
      </w:r>
      <w:r w:rsidRPr="000B121E">
        <w:rPr>
          <w:i/>
          <w:noProof/>
          <w:color w:val="000000" w:themeColor="text1"/>
          <w:szCs w:val="24"/>
        </w:rPr>
        <w:t>N</w:t>
      </w:r>
      <w:r w:rsidRPr="000B121E">
        <w:rPr>
          <w:noProof/>
          <w:color w:val="000000" w:themeColor="text1"/>
          <w:szCs w:val="24"/>
        </w:rPr>
        <w:t xml:space="preserve"> is the number of parameters which is the total number of SKUs for the category</w:t>
      </w:r>
      <w:r w:rsidRPr="000B121E">
        <w:rPr>
          <w:noProof/>
          <w:color w:val="000000" w:themeColor="text1"/>
          <w:szCs w:val="24"/>
        </w:rPr>
        <w:br/>
      </w:r>
      <m:oMath>
        <m:sSub>
          <m:sSubPr>
            <m:ctrlPr>
              <w:rPr>
                <w:rFonts w:ascii="Cambria Math" w:hAnsi="Cambria Math"/>
                <w:i/>
                <w:noProof/>
                <w:color w:val="000000" w:themeColor="text1"/>
                <w:szCs w:val="24"/>
              </w:rPr>
            </m:ctrlPr>
          </m:sSubPr>
          <m:e>
            <m:r>
              <w:rPr>
                <w:rFonts w:ascii="Cambria Math" w:hAnsi="Cambria Math"/>
                <w:noProof/>
                <w:color w:val="000000" w:themeColor="text1"/>
                <w:szCs w:val="24"/>
              </w:rPr>
              <m:t>η</m:t>
            </m:r>
          </m:e>
          <m:sub>
            <m:r>
              <w:rPr>
                <w:rFonts w:ascii="Cambria Math" w:hAnsi="Cambria Math"/>
                <w:noProof/>
                <w:color w:val="000000" w:themeColor="text1"/>
                <w:szCs w:val="24"/>
              </w:rPr>
              <m:t>0</m:t>
            </m:r>
          </m:sub>
        </m:sSub>
      </m:oMath>
      <w:r w:rsidRPr="000B121E">
        <w:rPr>
          <w:noProof/>
          <w:color w:val="000000" w:themeColor="text1"/>
          <w:szCs w:val="24"/>
        </w:rPr>
        <w:t xml:space="preserve"> is the shrinkage factor</w:t>
      </w:r>
    </w:p>
    <w:p w14:paraId="1DD2F7B5"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4175A9C4" w14:textId="18582AB1" w:rsidR="004617F2"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t xml:space="preserve">The LASSO procedure imposes a constraint to the sum of the absolute values of </w:t>
      </w:r>
      <w:del w:id="350" w:author="tao huang" w:date="2018-01-09T17:39:00Z">
        <w:r w:rsidRPr="000B121E" w:rsidDel="004E2CA9">
          <w:rPr>
            <w:color w:val="000000" w:themeColor="text1"/>
            <w:szCs w:val="24"/>
          </w:rPr>
          <w:delText xml:space="preserve">all </w:delText>
        </w:r>
      </w:del>
      <w:r w:rsidRPr="000B121E">
        <w:rPr>
          <w:color w:val="000000" w:themeColor="text1"/>
          <w:szCs w:val="24"/>
        </w:rPr>
        <w:t xml:space="preserve">the parameter coefficients of the model. </w:t>
      </w:r>
      <w:r w:rsidR="007153D2" w:rsidRPr="000B121E">
        <w:rPr>
          <w:color w:val="000000" w:themeColor="text1"/>
          <w:szCs w:val="24"/>
        </w:rPr>
        <w:t>It</w:t>
      </w:r>
      <w:r w:rsidRPr="000B121E">
        <w:rPr>
          <w:color w:val="000000" w:themeColor="text1"/>
          <w:szCs w:val="24"/>
        </w:rPr>
        <w:t xml:space="preserve"> removes less relevant explanatory variables by pushing their parameter</w:t>
      </w:r>
      <w:ins w:id="351" w:author="tao huang" w:date="2018-01-09T17:39:00Z">
        <w:r w:rsidR="004E2CA9">
          <w:rPr>
            <w:color w:val="000000" w:themeColor="text1"/>
            <w:szCs w:val="24"/>
          </w:rPr>
          <w:t xml:space="preserve"> </w:t>
        </w:r>
        <w:r w:rsidR="004E2CA9" w:rsidRPr="000B121E">
          <w:rPr>
            <w:color w:val="000000" w:themeColor="text1"/>
            <w:szCs w:val="24"/>
          </w:rPr>
          <w:t>coefficients</w:t>
        </w:r>
      </w:ins>
      <w:del w:id="352" w:author="tao huang" w:date="2018-01-09T17:39:00Z">
        <w:r w:rsidRPr="000B121E" w:rsidDel="004E2CA9">
          <w:rPr>
            <w:color w:val="000000" w:themeColor="text1"/>
            <w:szCs w:val="24"/>
          </w:rPr>
          <w:delText>s</w:delText>
        </w:r>
      </w:del>
      <w:r w:rsidRPr="000B121E">
        <w:rPr>
          <w:color w:val="000000" w:themeColor="text1"/>
          <w:szCs w:val="24"/>
        </w:rPr>
        <w:t xml:space="preserve"> towards zero. We control the model simplification process using the </w:t>
      </w:r>
      <w:r w:rsidRPr="000B121E">
        <w:rPr>
          <w:noProof/>
          <w:color w:val="000000" w:themeColor="text1"/>
          <w:szCs w:val="24"/>
        </w:rPr>
        <w:t xml:space="preserve">shrinkage </w:t>
      </w:r>
      <w:r w:rsidRPr="000B121E">
        <w:rPr>
          <w:color w:val="000000" w:themeColor="text1"/>
          <w:szCs w:val="24"/>
        </w:rPr>
        <w:t xml:space="preserve">factor based on </w:t>
      </w:r>
      <w:commentRangeStart w:id="353"/>
      <w:commentRangeStart w:id="354"/>
      <w:r w:rsidRPr="000B121E">
        <w:rPr>
          <w:color w:val="000000" w:themeColor="text1"/>
          <w:szCs w:val="24"/>
        </w:rPr>
        <w:t xml:space="preserve">10-fold cross-validation </w:t>
      </w:r>
      <w:commentRangeEnd w:id="353"/>
      <w:r w:rsidRPr="000B121E">
        <w:rPr>
          <w:rStyle w:val="CommentReference"/>
          <w:color w:val="000000" w:themeColor="text1"/>
          <w:sz w:val="24"/>
          <w:szCs w:val="24"/>
        </w:rPr>
        <w:commentReference w:id="353"/>
      </w:r>
      <w:commentRangeEnd w:id="354"/>
      <w:r w:rsidRPr="000B121E">
        <w:rPr>
          <w:rStyle w:val="CommentReference"/>
          <w:color w:val="000000" w:themeColor="text1"/>
          <w:sz w:val="24"/>
          <w:szCs w:val="24"/>
        </w:rPr>
        <w:commentReference w:id="354"/>
      </w:r>
      <w:r w:rsidR="00EE2F0B">
        <w:rPr>
          <w:color w:val="000000" w:themeColor="text1"/>
          <w:szCs w:val="24"/>
        </w:rPr>
        <w:fldChar w:fldCharType="begin"/>
      </w:r>
      <w:r w:rsidR="00303111">
        <w:rPr>
          <w:color w:val="000000" w:themeColor="text1"/>
          <w:szCs w:val="24"/>
        </w:rPr>
        <w:instrText xml:space="preserve"> ADDIN EN.CITE &lt;EndNote&gt;&lt;Cite&gt;&lt;Author&gt;Ma&lt;/Author&gt;&lt;Year&gt;2017&lt;/Year&gt;&lt;RecNum&gt;758&lt;/RecNum&gt;&lt;DisplayText&gt;(Ma &amp;amp; Fildes, 2017; Ma et al., 2016)&lt;/DisplayText&gt;&lt;record&gt;&lt;rec-number&gt;758&lt;/rec-number&gt;&lt;foreign-keys&gt;&lt;key app="EN" db-id="fwzpfdt205x9v6eprsvv25dpxftedxv0z0a9" timestamp="1513027670"&gt;758&lt;/key&gt;&lt;/foreign-keys&gt;&lt;ref-type name="Journal Article"&gt;17&lt;/ref-type&gt;&lt;contributors&gt;&lt;authors&gt;&lt;author&gt;Shaohui Ma&lt;/author&gt;&lt;author&gt;Robert Fildes&lt;/author&gt;&lt;/authors&gt;&lt;/contributors&gt;&lt;titles&gt;&lt;title&gt;A retail store SKU promotions optimization model for category multi-period profit maximization&lt;/title&gt;&lt;secondary-title&gt;European Journal of Operational Research&lt;/secondary-title&gt;&lt;/titles&gt;&lt;periodical&gt;&lt;full-title&gt;European Journal of Operational Research&lt;/full-title&gt;&lt;/periodical&gt;&lt;pages&gt;680-692&lt;/pages&gt;&lt;volume&gt;260&lt;/volume&gt;&lt;number&gt;2&lt;/number&gt;&lt;dates&gt;&lt;year&gt;2017&lt;/year&gt;&lt;/dates&gt;&lt;urls&gt;&lt;/urls&gt;&lt;/record&gt;&lt;/Cite&gt;&lt;Cite&gt;&lt;Author&gt;Ma&lt;/Author&gt;&lt;Year&gt;2016&lt;/Year&gt;&lt;RecNum&gt;733&lt;/RecNum&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urls&gt;&lt;/record&gt;&lt;/Cite&gt;&lt;/EndNote&gt;</w:instrText>
      </w:r>
      <w:r w:rsidR="00EE2F0B">
        <w:rPr>
          <w:color w:val="000000" w:themeColor="text1"/>
          <w:szCs w:val="24"/>
        </w:rPr>
        <w:fldChar w:fldCharType="separate"/>
      </w:r>
      <w:r w:rsidR="00EE2F0B">
        <w:rPr>
          <w:noProof/>
          <w:color w:val="000000" w:themeColor="text1"/>
          <w:szCs w:val="24"/>
        </w:rPr>
        <w:t>(</w:t>
      </w:r>
      <w:hyperlink w:anchor="_ENREF_44" w:tooltip="Ma, 2017 #758" w:history="1">
        <w:r w:rsidR="0047706C">
          <w:rPr>
            <w:noProof/>
            <w:color w:val="000000" w:themeColor="text1"/>
            <w:szCs w:val="24"/>
          </w:rPr>
          <w:t>Ma &amp; Fildes, 2017</w:t>
        </w:r>
      </w:hyperlink>
      <w:r w:rsidR="00EE2F0B">
        <w:rPr>
          <w:noProof/>
          <w:color w:val="000000" w:themeColor="text1"/>
          <w:szCs w:val="24"/>
        </w:rPr>
        <w:t xml:space="preserve">; </w:t>
      </w:r>
      <w:hyperlink w:anchor="_ENREF_45" w:tooltip="Ma, 2016 #733" w:history="1">
        <w:r w:rsidR="0047706C">
          <w:rPr>
            <w:noProof/>
            <w:color w:val="000000" w:themeColor="text1"/>
            <w:szCs w:val="24"/>
          </w:rPr>
          <w:t>Ma et al., 2016</w:t>
        </w:r>
      </w:hyperlink>
      <w:r w:rsidR="00EE2F0B">
        <w:rPr>
          <w:noProof/>
          <w:color w:val="000000" w:themeColor="text1"/>
          <w:szCs w:val="24"/>
        </w:rPr>
        <w:t>)</w:t>
      </w:r>
      <w:r w:rsidR="00EE2F0B">
        <w:rPr>
          <w:color w:val="000000" w:themeColor="text1"/>
          <w:szCs w:val="24"/>
        </w:rPr>
        <w:fldChar w:fldCharType="end"/>
      </w:r>
      <w:r w:rsidRPr="000B121E">
        <w:rPr>
          <w:rStyle w:val="FootnoteReference"/>
          <w:color w:val="000000" w:themeColor="text1"/>
          <w:szCs w:val="24"/>
        </w:rPr>
        <w:footnoteReference w:id="5"/>
      </w:r>
      <w:r w:rsidRPr="000B121E">
        <w:rPr>
          <w:color w:val="000000" w:themeColor="text1"/>
          <w:szCs w:val="24"/>
        </w:rPr>
        <w:t>. Alternative schemes including information criteria are also available (e.g., Huang et al., 2014)</w:t>
      </w:r>
      <w:r w:rsidRPr="000B121E">
        <w:rPr>
          <w:rStyle w:val="FootnoteReference"/>
          <w:color w:val="000000" w:themeColor="text1"/>
          <w:szCs w:val="24"/>
        </w:rPr>
        <w:footnoteReference w:id="6"/>
      </w:r>
      <w:r w:rsidRPr="000B121E">
        <w:rPr>
          <w:color w:val="000000" w:themeColor="text1"/>
          <w:szCs w:val="24"/>
        </w:rPr>
        <w:t>.</w:t>
      </w:r>
    </w:p>
    <w:p w14:paraId="59FE9F94"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183CCAFB" w14:textId="56D2866E" w:rsidR="004617F2" w:rsidRPr="000B121E" w:rsidRDefault="004617F2" w:rsidP="000B121E">
      <w:pPr>
        <w:shd w:val="clear" w:color="auto" w:fill="FFFFFF" w:themeFill="background1"/>
        <w:spacing w:after="0" w:line="360" w:lineRule="auto"/>
        <w:rPr>
          <w:color w:val="000000" w:themeColor="text1"/>
          <w:szCs w:val="24"/>
        </w:rPr>
      </w:pPr>
      <w:r w:rsidRPr="000B121E">
        <w:rPr>
          <w:rFonts w:cs="Times New Roman"/>
          <w:color w:val="000000" w:themeColor="text1"/>
          <w:szCs w:val="24"/>
        </w:rPr>
        <w:t xml:space="preserve">At the second stage, we construct the General Autoregressive Distributive Lag (ADL) model based on the variables retained by the LASSO procedure with their dynamic terms </w:t>
      </w:r>
      <w:r w:rsidRPr="000B121E">
        <w:rPr>
          <w:color w:val="000000" w:themeColor="text1"/>
          <w:szCs w:val="24"/>
        </w:rPr>
        <w:t>(Huang et al., 2014). The general ADL model takes into account the dynamic effect of the (LASSO retained) marketing activit</w:t>
      </w:r>
      <w:ins w:id="357" w:author="tao huang" w:date="2018-01-09T17:40:00Z">
        <w:r w:rsidR="00212BE4">
          <w:rPr>
            <w:color w:val="000000" w:themeColor="text1"/>
            <w:szCs w:val="24"/>
          </w:rPr>
          <w:t>y variables</w:t>
        </w:r>
      </w:ins>
      <w:del w:id="358" w:author="tao huang" w:date="2018-01-09T17:40:00Z">
        <w:r w:rsidRPr="000B121E" w:rsidDel="00212BE4">
          <w:rPr>
            <w:color w:val="000000" w:themeColor="text1"/>
            <w:szCs w:val="24"/>
          </w:rPr>
          <w:delText>ies</w:delText>
        </w:r>
      </w:del>
      <w:r w:rsidRPr="000B121E">
        <w:rPr>
          <w:color w:val="000000" w:themeColor="text1"/>
          <w:szCs w:val="24"/>
        </w:rPr>
        <w:t xml:space="preserve"> as well as </w:t>
      </w:r>
      <w:r w:rsidR="00FC0A79" w:rsidRPr="000B121E">
        <w:rPr>
          <w:color w:val="000000" w:themeColor="text1"/>
          <w:szCs w:val="24"/>
        </w:rPr>
        <w:t xml:space="preserve">a </w:t>
      </w:r>
      <w:ins w:id="359" w:author="tao huang" w:date="2018-01-09T17:41:00Z">
        <w:r w:rsidR="00212BE4">
          <w:rPr>
            <w:color w:val="000000" w:themeColor="text1"/>
            <w:szCs w:val="24"/>
          </w:rPr>
          <w:t xml:space="preserve">term capturing the </w:t>
        </w:r>
      </w:ins>
      <w:r w:rsidRPr="000B121E">
        <w:rPr>
          <w:color w:val="000000" w:themeColor="text1"/>
          <w:szCs w:val="24"/>
        </w:rPr>
        <w:t>potential trend, four-week seasonality, and calendar events. The general ADL model can be represented as</w:t>
      </w:r>
      <w:r w:rsidRPr="000B121E">
        <w:rPr>
          <w:rFonts w:cs="Times New Roman"/>
          <w:color w:val="000000" w:themeColor="text1"/>
          <w:szCs w:val="24"/>
        </w:rPr>
        <w:t>:</w:t>
      </w:r>
    </w:p>
    <w:p w14:paraId="6F43CD55" w14:textId="53DCE2FF" w:rsidR="004617F2" w:rsidRPr="000B121E" w:rsidRDefault="00877FDD" w:rsidP="000B121E">
      <w:pPr>
        <w:shd w:val="clear" w:color="auto" w:fill="FFFFFF" w:themeFill="background1"/>
        <w:spacing w:after="0" w:line="360" w:lineRule="auto"/>
        <w:rPr>
          <w:color w:val="000000" w:themeColor="text1"/>
          <w:szCs w:val="24"/>
        </w:rPr>
      </w:pPr>
      <m:oMathPara>
        <m:oMath>
          <m:sSub>
            <m:sSubPr>
              <m:ctrlPr>
                <w:rPr>
                  <w:rFonts w:ascii="Cambria Math" w:hAnsi="Cambria Math"/>
                  <w:i/>
                  <w:color w:val="000000" w:themeColor="text1"/>
                  <w:szCs w:val="24"/>
                </w:rPr>
              </m:ctrlPr>
            </m:sSubPr>
            <m:e>
              <m:r>
                <m:rPr>
                  <m:sty m:val="p"/>
                </m:rPr>
                <w:rPr>
                  <w:rFonts w:ascii="Cambria Math" w:hAnsi="Cambria Math"/>
                  <w:color w:val="000000" w:themeColor="text1"/>
                  <w:szCs w:val="24"/>
                </w:rPr>
                <m:t>ln⁡</m:t>
              </m:r>
              <m:r>
                <w:rPr>
                  <w:rFonts w:ascii="Cambria Math" w:hAnsi="Cambria Math"/>
                  <w:color w:val="000000" w:themeColor="text1"/>
                  <w:szCs w:val="24"/>
                </w:rPr>
                <m:t>(y</m:t>
              </m:r>
            </m:e>
            <m:sub>
              <m:r>
                <w:rPr>
                  <w:rFonts w:ascii="Cambria Math" w:hAnsi="Cambria Math"/>
                  <w:color w:val="000000" w:themeColor="text1"/>
                  <w:szCs w:val="24"/>
                </w:rPr>
                <m:t>0,t</m:t>
              </m:r>
            </m:sub>
          </m:sSub>
          <m:r>
            <w:rPr>
              <w:rFonts w:ascii="Cambria Math" w:hAnsi="Cambria Math"/>
              <w:color w:val="000000" w:themeColor="text1"/>
              <w:szCs w:val="24"/>
            </w:rPr>
            <m:t>)=intercept+τ*</m:t>
          </m:r>
          <m:r>
            <w:del w:id="360" w:author="tao huang" w:date="2018-01-09T17:41:00Z">
              <w:rPr>
                <w:rFonts w:ascii="Cambria Math" w:hAnsi="Cambria Math"/>
                <w:color w:val="000000" w:themeColor="text1"/>
                <w:szCs w:val="24"/>
              </w:rPr>
              <m:t>time</m:t>
            </w:del>
          </m:r>
          <m:r>
            <w:ins w:id="361" w:author="tao huang" w:date="2018-01-09T17:42:00Z">
              <w:rPr>
                <w:rFonts w:ascii="Cambria Math" w:hAnsi="Cambria Math"/>
                <w:color w:val="000000" w:themeColor="text1"/>
                <w:szCs w:val="24"/>
              </w:rPr>
              <m:t>time</m:t>
            </w:ins>
          </m:r>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j=1</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α</m:t>
                  </m:r>
                </m:e>
                <m:sub>
                  <m:r>
                    <w:rPr>
                      <w:rFonts w:ascii="Cambria Math" w:hAnsi="Cambria Math"/>
                      <w:color w:val="000000" w:themeColor="text1"/>
                      <w:szCs w:val="24"/>
                    </w:rPr>
                    <m:t>j</m:t>
                  </m:r>
                </m:sub>
              </m:sSub>
              <m:r>
                <m:rPr>
                  <m:sty m:val="p"/>
                </m:rPr>
                <w:rPr>
                  <w:rFonts w:ascii="Cambria Math" w:hAnsi="Cambria Math"/>
                  <w:color w:val="000000" w:themeColor="text1"/>
                  <w:szCs w:val="24"/>
                </w:rPr>
                <m:t>ln⁡</m:t>
              </m:r>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0, t-j</m:t>
                  </m:r>
                </m:sub>
              </m:sSub>
              <m:r>
                <w:rPr>
                  <w:rFonts w:ascii="Cambria Math" w:hAnsi="Cambria Math"/>
                  <w:color w:val="000000" w:themeColor="text1"/>
                  <w:szCs w:val="24"/>
                </w:rPr>
                <m:t>)</m:t>
              </m:r>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j=0</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β</m:t>
                  </m:r>
                </m:e>
                <m:sub>
                  <m:r>
                    <w:rPr>
                      <w:rFonts w:ascii="Cambria Math" w:hAnsi="Cambria Math"/>
                      <w:color w:val="000000" w:themeColor="text1"/>
                      <w:szCs w:val="24"/>
                    </w:rPr>
                    <m:t>0,j</m:t>
                  </m:r>
                </m:sub>
              </m:sSub>
              <m:r>
                <m:rPr>
                  <m:sty m:val="p"/>
                </m:rPr>
                <w:rPr>
                  <w:rFonts w:ascii="Cambria Math" w:hAnsi="Cambria Math"/>
                  <w:color w:val="000000" w:themeColor="text1"/>
                  <w:szCs w:val="24"/>
                </w:rPr>
                <m:t>ln⁡</m:t>
              </m:r>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0,t-j</m:t>
                  </m:r>
                </m:sub>
              </m:sSub>
              <m:r>
                <w:rPr>
                  <w:rFonts w:ascii="Cambria Math" w:hAnsi="Cambria Math"/>
                  <w:color w:val="000000" w:themeColor="text1"/>
                  <w:szCs w:val="24"/>
                </w:rPr>
                <m:t>)</m:t>
              </m:r>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j=0</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γ</m:t>
                  </m:r>
                </m:e>
                <m:sub>
                  <m:r>
                    <w:rPr>
                      <w:rFonts w:ascii="Cambria Math" w:hAnsi="Cambria Math"/>
                      <w:color w:val="000000" w:themeColor="text1"/>
                      <w:szCs w:val="24"/>
                    </w:rPr>
                    <m:t>0,j</m:t>
                  </m:r>
                </m:sub>
              </m:sSub>
              <m:sSub>
                <m:sSubPr>
                  <m:ctrlPr>
                    <w:rPr>
                      <w:rFonts w:ascii="Cambria Math" w:hAnsi="Cambria Math"/>
                      <w:i/>
                      <w:color w:val="000000" w:themeColor="text1"/>
                      <w:szCs w:val="24"/>
                    </w:rPr>
                  </m:ctrlPr>
                </m:sSubPr>
                <m:e>
                  <m:r>
                    <w:rPr>
                      <w:rFonts w:ascii="Cambria Math" w:hAnsi="Cambria Math"/>
                      <w:color w:val="000000" w:themeColor="text1"/>
                      <w:szCs w:val="24"/>
                    </w:rPr>
                    <m:t>Feature</m:t>
                  </m:r>
                </m:e>
                <m:sub>
                  <m:r>
                    <w:rPr>
                      <w:rFonts w:ascii="Cambria Math" w:hAnsi="Cambria Math"/>
                      <w:color w:val="000000" w:themeColor="text1"/>
                      <w:szCs w:val="24"/>
                    </w:rPr>
                    <m:t>0,t-j</m:t>
                  </m:r>
                </m:sub>
              </m:sSub>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j=0</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γ</m:t>
                  </m:r>
                </m:e>
                <m:sub>
                  <m:r>
                    <w:rPr>
                      <w:rFonts w:ascii="Cambria Math" w:hAnsi="Cambria Math"/>
                      <w:color w:val="000000" w:themeColor="text1"/>
                      <w:szCs w:val="24"/>
                    </w:rPr>
                    <m:t>0,j</m:t>
                  </m:r>
                </m:sub>
              </m:sSub>
              <m:sSub>
                <m:sSubPr>
                  <m:ctrlPr>
                    <w:rPr>
                      <w:rFonts w:ascii="Cambria Math" w:hAnsi="Cambria Math"/>
                      <w:i/>
                      <w:color w:val="000000" w:themeColor="text1"/>
                      <w:szCs w:val="24"/>
                    </w:rPr>
                  </m:ctrlPr>
                </m:sSubPr>
                <m:e>
                  <m:r>
                    <w:rPr>
                      <w:rFonts w:ascii="Cambria Math" w:hAnsi="Cambria Math"/>
                      <w:color w:val="000000" w:themeColor="text1"/>
                      <w:szCs w:val="24"/>
                    </w:rPr>
                    <m:t>Display</m:t>
                  </m:r>
                </m:e>
                <m:sub>
                  <m:r>
                    <w:rPr>
                      <w:rFonts w:ascii="Cambria Math" w:hAnsi="Cambria Math"/>
                      <w:color w:val="000000" w:themeColor="text1"/>
                      <w:szCs w:val="24"/>
                    </w:rPr>
                    <m:t>0,t-j</m:t>
                  </m:r>
                </m:sub>
              </m:sSub>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m=1</m:t>
              </m:r>
            </m:sub>
            <m:sup>
              <m:r>
                <w:rPr>
                  <w:rFonts w:ascii="Cambria Math" w:hAnsi="Cambria Math"/>
                  <w:color w:val="000000" w:themeColor="text1"/>
                  <w:szCs w:val="24"/>
                </w:rPr>
                <m:t>M</m:t>
              </m:r>
            </m:sup>
            <m:e>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j=0</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β</m:t>
                      </m:r>
                    </m:e>
                    <m:sub>
                      <m:r>
                        <w:rPr>
                          <w:rFonts w:ascii="Cambria Math" w:hAnsi="Cambria Math"/>
                          <w:color w:val="000000" w:themeColor="text1"/>
                          <w:szCs w:val="24"/>
                        </w:rPr>
                        <m:t>m,j</m:t>
                      </m:r>
                    </m:sub>
                  </m:sSub>
                  <m:r>
                    <m:rPr>
                      <m:sty m:val="p"/>
                    </m:rPr>
                    <w:rPr>
                      <w:rFonts w:ascii="Cambria Math" w:hAnsi="Cambria Math"/>
                      <w:color w:val="000000" w:themeColor="text1"/>
                      <w:szCs w:val="24"/>
                    </w:rPr>
                    <m:t>ln⁡</m:t>
                  </m:r>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m,t-j</m:t>
                      </m:r>
                    </m:sub>
                  </m:sSub>
                  <m:r>
                    <w:rPr>
                      <w:rFonts w:ascii="Cambria Math" w:hAnsi="Cambria Math"/>
                      <w:color w:val="000000" w:themeColor="text1"/>
                      <w:szCs w:val="24"/>
                    </w:rPr>
                    <m:t>)</m:t>
                  </m:r>
                </m:e>
              </m:nary>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n=1</m:t>
              </m:r>
            </m:sub>
            <m:sup>
              <m:r>
                <w:rPr>
                  <w:rFonts w:ascii="Cambria Math" w:hAnsi="Cambria Math"/>
                  <w:color w:val="000000" w:themeColor="text1"/>
                  <w:szCs w:val="24"/>
                </w:rPr>
                <m:t>N</m:t>
              </m:r>
            </m:sup>
            <m:e>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j=0</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γ</m:t>
                      </m:r>
                    </m:e>
                    <m:sub>
                      <m:r>
                        <w:rPr>
                          <w:rFonts w:ascii="Cambria Math" w:hAnsi="Cambria Math"/>
                          <w:color w:val="000000" w:themeColor="text1"/>
                          <w:szCs w:val="24"/>
                        </w:rPr>
                        <m:t>n,j</m:t>
                      </m:r>
                    </m:sub>
                  </m:sSub>
                  <m:sSub>
                    <m:sSubPr>
                      <m:ctrlPr>
                        <w:rPr>
                          <w:rFonts w:ascii="Cambria Math" w:hAnsi="Cambria Math"/>
                          <w:i/>
                          <w:color w:val="000000" w:themeColor="text1"/>
                          <w:szCs w:val="24"/>
                        </w:rPr>
                      </m:ctrlPr>
                    </m:sSubPr>
                    <m:e>
                      <m:r>
                        <w:rPr>
                          <w:rFonts w:ascii="Cambria Math" w:hAnsi="Cambria Math"/>
                          <w:color w:val="000000" w:themeColor="text1"/>
                          <w:szCs w:val="24"/>
                        </w:rPr>
                        <m:t>Feature</m:t>
                      </m:r>
                    </m:e>
                    <m:sub>
                      <m:r>
                        <w:rPr>
                          <w:rFonts w:ascii="Cambria Math" w:hAnsi="Cambria Math"/>
                          <w:color w:val="000000" w:themeColor="text1"/>
                          <w:szCs w:val="24"/>
                        </w:rPr>
                        <m:t>n,t-j</m:t>
                      </m:r>
                    </m:sub>
                  </m:sSub>
                </m:e>
              </m:nary>
            </m:e>
          </m:nary>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n=1</m:t>
              </m:r>
            </m:sub>
            <m:sup>
              <m:r>
                <w:rPr>
                  <w:rFonts w:ascii="Cambria Math" w:hAnsi="Cambria Math"/>
                  <w:color w:val="000000" w:themeColor="text1"/>
                  <w:szCs w:val="24"/>
                </w:rPr>
                <m:t>P</m:t>
              </m:r>
            </m:sup>
            <m:e>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j=0</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γ</m:t>
                      </m:r>
                    </m:e>
                    <m:sub>
                      <m:r>
                        <w:rPr>
                          <w:rFonts w:ascii="Cambria Math" w:hAnsi="Cambria Math"/>
                          <w:color w:val="000000" w:themeColor="text1"/>
                          <w:szCs w:val="24"/>
                        </w:rPr>
                        <m:t>n,j</m:t>
                      </m:r>
                    </m:sub>
                  </m:sSub>
                  <m:sSub>
                    <m:sSubPr>
                      <m:ctrlPr>
                        <w:rPr>
                          <w:rFonts w:ascii="Cambria Math" w:hAnsi="Cambria Math"/>
                          <w:i/>
                          <w:color w:val="000000" w:themeColor="text1"/>
                          <w:szCs w:val="24"/>
                        </w:rPr>
                      </m:ctrlPr>
                    </m:sSubPr>
                    <m:e>
                      <m:r>
                        <w:rPr>
                          <w:rFonts w:ascii="Cambria Math" w:hAnsi="Cambria Math"/>
                          <w:color w:val="000000" w:themeColor="text1"/>
                          <w:szCs w:val="24"/>
                        </w:rPr>
                        <m:t>Display</m:t>
                      </m:r>
                    </m:e>
                    <m:sub>
                      <m:r>
                        <w:rPr>
                          <w:rFonts w:ascii="Cambria Math" w:hAnsi="Cambria Math"/>
                          <w:color w:val="000000" w:themeColor="text1"/>
                          <w:szCs w:val="24"/>
                        </w:rPr>
                        <m:t>n,t-j</m:t>
                      </m:r>
                    </m:sub>
                  </m:sSub>
                </m:e>
              </m:nary>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d=1</m:t>
              </m:r>
            </m:sub>
            <m:sup>
              <m:r>
                <w:rPr>
                  <w:rFonts w:ascii="Cambria Math" w:hAnsi="Cambria Math"/>
                  <w:color w:val="000000" w:themeColor="text1"/>
                  <w:szCs w:val="24"/>
                </w:rPr>
                <m:t>12</m:t>
              </m:r>
            </m:sup>
            <m:e>
              <m:sSub>
                <m:sSubPr>
                  <m:ctrlPr>
                    <w:rPr>
                      <w:rFonts w:ascii="Cambria Math" w:hAnsi="Cambria Math"/>
                      <w:i/>
                      <w:color w:val="000000" w:themeColor="text1"/>
                      <w:szCs w:val="24"/>
                    </w:rPr>
                  </m:ctrlPr>
                </m:sSubPr>
                <m:e>
                  <m:sSub>
                    <m:sSubPr>
                      <m:ctrlPr>
                        <w:rPr>
                          <w:rFonts w:ascii="Cambria Math" w:hAnsi="Cambria Math"/>
                          <w:i/>
                          <w:color w:val="000000" w:themeColor="text1"/>
                          <w:szCs w:val="24"/>
                        </w:rPr>
                      </m:ctrlPr>
                    </m:sSubPr>
                    <m:e>
                      <m:r>
                        <w:rPr>
                          <w:rFonts w:ascii="Cambria Math" w:hAnsi="Cambria Math"/>
                          <w:color w:val="000000" w:themeColor="text1"/>
                          <w:szCs w:val="24"/>
                        </w:rPr>
                        <m:t>θ</m:t>
                      </m:r>
                    </m:e>
                    <m:sub>
                      <m:r>
                        <w:rPr>
                          <w:rFonts w:ascii="Cambria Math" w:hAnsi="Cambria Math"/>
                          <w:color w:val="000000" w:themeColor="text1"/>
                          <w:szCs w:val="24"/>
                        </w:rPr>
                        <m:t>d</m:t>
                      </m:r>
                    </m:sub>
                  </m:sSub>
                  <m:r>
                    <w:rPr>
                      <w:rFonts w:ascii="Cambria Math" w:hAnsi="Cambria Math"/>
                      <w:color w:val="000000" w:themeColor="text1"/>
                      <w:szCs w:val="24"/>
                    </w:rPr>
                    <m:t>Four_week_dummy</m:t>
                  </m:r>
                </m:e>
                <m:sub>
                  <m:r>
                    <w:rPr>
                      <w:rFonts w:ascii="Cambria Math" w:hAnsi="Cambria Math"/>
                      <w:color w:val="000000" w:themeColor="text1"/>
                      <w:szCs w:val="24"/>
                    </w:rPr>
                    <m:t>d</m:t>
                  </m:r>
                </m:sub>
              </m:sSub>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c=1</m:t>
              </m:r>
            </m:sub>
            <m:sup>
              <m:r>
                <w:rPr>
                  <w:rFonts w:ascii="Cambria Math" w:hAnsi="Cambria Math"/>
                  <w:color w:val="000000" w:themeColor="text1"/>
                  <w:szCs w:val="24"/>
                </w:rPr>
                <m:t>9</m:t>
              </m:r>
            </m:sup>
            <m:e>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v=0</m:t>
                  </m:r>
                </m:sub>
                <m:sup>
                  <m:r>
                    <w:rPr>
                      <w:rFonts w:ascii="Cambria Math" w:hAnsi="Cambria Math"/>
                      <w:color w:val="000000" w:themeColor="text1"/>
                      <w:szCs w:val="24"/>
                    </w:rPr>
                    <m:t>1</m:t>
                  </m:r>
                </m:sup>
                <m:e>
                  <m:sSub>
                    <m:sSubPr>
                      <m:ctrlPr>
                        <w:rPr>
                          <w:rFonts w:ascii="Cambria Math" w:hAnsi="Cambria Math"/>
                          <w:i/>
                          <w:color w:val="000000" w:themeColor="text1"/>
                          <w:szCs w:val="24"/>
                        </w:rPr>
                      </m:ctrlPr>
                    </m:sSubPr>
                    <m:e>
                      <m:r>
                        <w:rPr>
                          <w:rFonts w:ascii="Cambria Math" w:hAnsi="Cambria Math"/>
                          <w:color w:val="000000" w:themeColor="text1"/>
                          <w:szCs w:val="24"/>
                        </w:rPr>
                        <m:t>δ</m:t>
                      </m:r>
                    </m:e>
                    <m:sub>
                      <m:r>
                        <w:rPr>
                          <w:rFonts w:ascii="Cambria Math" w:hAnsi="Cambria Math"/>
                          <w:color w:val="000000" w:themeColor="text1"/>
                          <w:szCs w:val="24"/>
                        </w:rPr>
                        <m:t>c,v</m:t>
                      </m:r>
                    </m:sub>
                  </m:sSub>
                  <m:sSub>
                    <m:sSubPr>
                      <m:ctrlPr>
                        <w:rPr>
                          <w:rFonts w:ascii="Cambria Math" w:hAnsi="Cambria Math"/>
                          <w:i/>
                          <w:color w:val="000000" w:themeColor="text1"/>
                          <w:szCs w:val="24"/>
                        </w:rPr>
                      </m:ctrlPr>
                    </m:sSubPr>
                    <m:e>
                      <m:r>
                        <w:rPr>
                          <w:rFonts w:ascii="Cambria Math" w:hAnsi="Cambria Math"/>
                          <w:color w:val="000000" w:themeColor="text1"/>
                          <w:szCs w:val="24"/>
                        </w:rPr>
                        <m:t>CalendarEvent</m:t>
                      </m:r>
                    </m:e>
                    <m:sub>
                      <m:r>
                        <w:rPr>
                          <w:rFonts w:ascii="Cambria Math" w:hAnsi="Cambria Math"/>
                          <w:color w:val="000000" w:themeColor="text1"/>
                          <w:szCs w:val="24"/>
                        </w:rPr>
                        <m:t>c,t-v</m:t>
                      </m:r>
                    </m:sub>
                  </m:sSub>
                </m:e>
              </m:nary>
            </m:e>
          </m:nary>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ε</m:t>
              </m:r>
            </m:e>
            <m:sub>
              <m:r>
                <w:rPr>
                  <w:rFonts w:ascii="Cambria Math" w:hAnsi="Cambria Math"/>
                  <w:color w:val="000000" w:themeColor="text1"/>
                  <w:szCs w:val="24"/>
                </w:rPr>
                <m:t>t</m:t>
              </m:r>
            </m:sub>
          </m:sSub>
          <m:r>
            <w:rPr>
              <w:rFonts w:ascii="Cambria Math" w:hAnsi="Cambria Math"/>
              <w:color w:val="000000" w:themeColor="text1"/>
              <w:szCs w:val="24"/>
            </w:rPr>
            <m:t xml:space="preserve">                      </m:t>
          </m:r>
        </m:oMath>
      </m:oMathPara>
    </w:p>
    <w:p w14:paraId="17292107" w14:textId="77777777" w:rsidR="004617F2" w:rsidRPr="000B121E" w:rsidRDefault="004617F2" w:rsidP="000B121E">
      <w:pPr>
        <w:pStyle w:val="ListParagraph"/>
        <w:shd w:val="clear" w:color="auto" w:fill="FFFFFF" w:themeFill="background1"/>
        <w:spacing w:after="0" w:line="360" w:lineRule="auto"/>
        <w:ind w:left="0"/>
        <w:rPr>
          <w:color w:val="000000" w:themeColor="text1"/>
          <w:szCs w:val="24"/>
        </w:rPr>
      </w:pPr>
      <w:r w:rsidRPr="000B121E">
        <w:rPr>
          <w:color w:val="000000" w:themeColor="text1"/>
          <w:szCs w:val="24"/>
        </w:rPr>
        <w:t xml:space="preserve">where </w:t>
      </w:r>
    </w:p>
    <w:p w14:paraId="1FE4D9CB" w14:textId="5BCBE80E" w:rsidR="004617F2" w:rsidRPr="000B121E" w:rsidRDefault="004617F2" w:rsidP="000B121E">
      <w:pPr>
        <w:pStyle w:val="ListParagraph"/>
        <w:shd w:val="clear" w:color="auto" w:fill="FFFFFF" w:themeFill="background1"/>
        <w:spacing w:after="0" w:line="360" w:lineRule="auto"/>
        <w:ind w:left="0"/>
        <w:rPr>
          <w:color w:val="000000" w:themeColor="text1"/>
          <w:szCs w:val="24"/>
        </w:rPr>
      </w:pPr>
      <m:oMath>
        <m:r>
          <m:rPr>
            <m:sty m:val="p"/>
          </m:rPr>
          <w:rPr>
            <w:rFonts w:ascii="Cambria Math" w:hAnsi="Cambria Math"/>
            <w:color w:val="000000" w:themeColor="text1"/>
            <w:szCs w:val="24"/>
          </w:rPr>
          <m:t>ln⁡</m:t>
        </m:r>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0,t</m:t>
            </m:r>
          </m:sub>
        </m:sSub>
        <m:r>
          <w:rPr>
            <w:rFonts w:ascii="Cambria Math" w:hAnsi="Cambria Math"/>
            <w:color w:val="000000" w:themeColor="text1"/>
            <w:szCs w:val="24"/>
          </w:rPr>
          <m:t>)</m:t>
        </m:r>
      </m:oMath>
      <w:r w:rsidRPr="000B121E">
        <w:rPr>
          <w:color w:val="000000" w:themeColor="text1"/>
          <w:szCs w:val="24"/>
        </w:rPr>
        <w:t xml:space="preserve"> is the log sales of the focal product at week </w:t>
      </w:r>
      <m:oMath>
        <m:r>
          <w:rPr>
            <w:rFonts w:ascii="Cambria Math" w:hAnsi="Cambria Math"/>
            <w:color w:val="000000" w:themeColor="text1"/>
            <w:szCs w:val="24"/>
          </w:rPr>
          <m:t>t</m:t>
        </m:r>
      </m:oMath>
      <w:r w:rsidR="000C5B76" w:rsidRPr="000B121E">
        <w:rPr>
          <w:color w:val="000000" w:themeColor="text1"/>
          <w:szCs w:val="24"/>
        </w:rPr>
        <w:t>.</w:t>
      </w:r>
    </w:p>
    <w:p w14:paraId="298408D4" w14:textId="762419D2" w:rsidR="004617F2" w:rsidRPr="000B121E" w:rsidRDefault="004617F2" w:rsidP="000B121E">
      <w:pPr>
        <w:pStyle w:val="ListParagraph"/>
        <w:shd w:val="clear" w:color="auto" w:fill="FFFFFF" w:themeFill="background1"/>
        <w:spacing w:after="0" w:line="360" w:lineRule="auto"/>
        <w:ind w:left="0"/>
        <w:rPr>
          <w:color w:val="000000" w:themeColor="text1"/>
          <w:szCs w:val="24"/>
        </w:rPr>
      </w:pPr>
      <m:oMath>
        <m:r>
          <w:del w:id="362" w:author="tao huang" w:date="2018-01-09T17:41:00Z">
            <w:rPr>
              <w:rFonts w:ascii="Cambria Math" w:hAnsi="Cambria Math"/>
              <w:color w:val="000000" w:themeColor="text1"/>
              <w:szCs w:val="24"/>
            </w:rPr>
            <m:t>time</m:t>
          </w:del>
        </m:r>
        <m:r>
          <w:ins w:id="363" w:author="tao huang" w:date="2018-01-09T17:41:00Z">
            <w:rPr>
              <w:rFonts w:ascii="Cambria Math" w:hAnsi="Cambria Math"/>
              <w:color w:val="000000" w:themeColor="text1"/>
              <w:szCs w:val="24"/>
            </w:rPr>
            <m:t>t</m:t>
          </w:ins>
        </m:r>
        <m:r>
          <w:ins w:id="364" w:author="tao huang" w:date="2018-01-09T17:42:00Z">
            <w:rPr>
              <w:rFonts w:ascii="Cambria Math" w:hAnsi="Cambria Math"/>
              <w:color w:val="000000" w:themeColor="text1"/>
              <w:szCs w:val="24"/>
            </w:rPr>
            <m:t>ime</m:t>
          </w:ins>
        </m:r>
      </m:oMath>
      <w:r w:rsidRPr="000B121E">
        <w:rPr>
          <w:color w:val="000000" w:themeColor="text1"/>
          <w:szCs w:val="24"/>
        </w:rPr>
        <w:t xml:space="preserve"> is the term </w:t>
      </w:r>
      <w:del w:id="365" w:author="tao huang" w:date="2018-01-09T17:42:00Z">
        <w:r w:rsidRPr="000B121E" w:rsidDel="00212BE4">
          <w:rPr>
            <w:color w:val="000000" w:themeColor="text1"/>
            <w:szCs w:val="24"/>
          </w:rPr>
          <w:delText xml:space="preserve">for the deterministic trend </w:delText>
        </w:r>
      </w:del>
      <w:r w:rsidRPr="000B121E">
        <w:rPr>
          <w:color w:val="000000" w:themeColor="text1"/>
          <w:szCs w:val="24"/>
        </w:rPr>
        <w:t xml:space="preserve">which captures any potential </w:t>
      </w:r>
      <w:del w:id="366" w:author="tao huang" w:date="2018-01-09T17:42:00Z">
        <w:r w:rsidRPr="000B121E" w:rsidDel="00212BE4">
          <w:rPr>
            <w:color w:val="000000" w:themeColor="text1"/>
            <w:szCs w:val="24"/>
          </w:rPr>
          <w:delText>steady change</w:delText>
        </w:r>
      </w:del>
      <w:ins w:id="367" w:author="tao huang" w:date="2018-01-09T17:42:00Z">
        <w:r w:rsidR="00212BE4">
          <w:rPr>
            <w:color w:val="000000" w:themeColor="text1"/>
            <w:szCs w:val="24"/>
          </w:rPr>
          <w:t>trend</w:t>
        </w:r>
      </w:ins>
      <w:r w:rsidRPr="000B121E">
        <w:rPr>
          <w:color w:val="000000" w:themeColor="text1"/>
          <w:szCs w:val="24"/>
        </w:rPr>
        <w:t xml:space="preserve"> during the estimation period </w:t>
      </w:r>
      <w:r w:rsidRPr="000B121E">
        <w:rPr>
          <w:color w:val="000000" w:themeColor="text1"/>
          <w:szCs w:val="24"/>
        </w:rPr>
        <w:fldChar w:fldCharType="begin"/>
      </w:r>
      <w:r w:rsidRPr="000B121E">
        <w:rPr>
          <w:color w:val="000000" w:themeColor="text1"/>
          <w:szCs w:val="24"/>
        </w:rPr>
        <w:instrText xml:space="preserve"> ADDIN EN.CITE &lt;EndNote&gt;&lt;Cite&gt;&lt;Author&gt;Song&lt;/Author&gt;&lt;Year&gt;2003&lt;/Year&gt;&lt;RecNum&gt;267&lt;/RecNum&gt;&lt;DisplayText&gt;(Song &amp;amp; Witt, 2003)&lt;/DisplayText&gt;&lt;record&gt;&lt;rec-number&gt;267&lt;/rec-number&gt;&lt;foreign-keys&gt;&lt;key app="EN" db-id="fwzpfdt205x9v6eprsvv25dpxftedxv0z0a9" timestamp="0"&gt;267&lt;/key&gt;&lt;/foreign-keys&gt;&lt;ref-type name="Journal Article"&gt;17&lt;/ref-type&gt;&lt;contributors&gt;&lt;authors&gt;&lt;author&gt;Haiyan Song&lt;/author&gt;&lt;author&gt;Stephen F. Witt&lt;/author&gt;&lt;/authors&gt;&lt;/contributors&gt;&lt;titles&gt;&lt;title&gt;Tourism Forecasting: The General-to-Specific Approach&lt;/title&gt;&lt;secondary-title&gt;Journal of Travel Research&lt;/secondary-title&gt;&lt;/titles&gt;&lt;pages&gt;65-74&lt;/pages&gt;&lt;volume&gt;42&lt;/volume&gt;&lt;dates&gt;&lt;year&gt;2003&lt;/year&gt;&lt;/dates&gt;&lt;urls&gt;&lt;/urls&gt;&lt;/record&gt;&lt;/Cite&gt;&lt;/EndNote&gt;</w:instrText>
      </w:r>
      <w:r w:rsidRPr="000B121E">
        <w:rPr>
          <w:color w:val="000000" w:themeColor="text1"/>
          <w:szCs w:val="24"/>
        </w:rPr>
        <w:fldChar w:fldCharType="separate"/>
      </w:r>
      <w:r w:rsidRPr="000B121E">
        <w:rPr>
          <w:noProof/>
          <w:color w:val="000000" w:themeColor="text1"/>
          <w:szCs w:val="24"/>
        </w:rPr>
        <w:t>(</w:t>
      </w:r>
      <w:hyperlink w:anchor="_ENREF_66" w:tooltip="Song, 2003 #267" w:history="1">
        <w:r w:rsidR="0047706C" w:rsidRPr="000B121E">
          <w:rPr>
            <w:noProof/>
            <w:color w:val="000000" w:themeColor="text1"/>
            <w:szCs w:val="24"/>
          </w:rPr>
          <w:t>Song &amp; Witt, 2003</w:t>
        </w:r>
      </w:hyperlink>
      <w:r w:rsidRPr="000B121E">
        <w:rPr>
          <w:noProof/>
          <w:color w:val="000000" w:themeColor="text1"/>
          <w:szCs w:val="24"/>
        </w:rPr>
        <w:t>)</w:t>
      </w:r>
      <w:r w:rsidRPr="000B121E">
        <w:rPr>
          <w:color w:val="000000" w:themeColor="text1"/>
          <w:szCs w:val="24"/>
        </w:rPr>
        <w:fldChar w:fldCharType="end"/>
      </w:r>
      <w:r w:rsidRPr="000B121E">
        <w:rPr>
          <w:color w:val="000000" w:themeColor="text1"/>
          <w:szCs w:val="24"/>
        </w:rPr>
        <w:t>.</w:t>
      </w:r>
    </w:p>
    <w:p w14:paraId="49537CD0" w14:textId="5CA2C3B6" w:rsidR="004617F2" w:rsidRPr="000B121E" w:rsidRDefault="004617F2" w:rsidP="000B121E">
      <w:pPr>
        <w:pStyle w:val="ListParagraph"/>
        <w:shd w:val="clear" w:color="auto" w:fill="FFFFFF" w:themeFill="background1"/>
        <w:spacing w:after="0" w:line="360" w:lineRule="auto"/>
        <w:ind w:left="0"/>
        <w:rPr>
          <w:i/>
          <w:color w:val="000000" w:themeColor="text1"/>
          <w:szCs w:val="24"/>
        </w:rPr>
      </w:pPr>
      <m:oMath>
        <m:r>
          <m:rPr>
            <m:sty m:val="p"/>
          </m:rPr>
          <w:rPr>
            <w:rFonts w:ascii="Cambria Math" w:hAnsi="Cambria Math"/>
            <w:color w:val="000000" w:themeColor="text1"/>
            <w:szCs w:val="24"/>
          </w:rPr>
          <w:lastRenderedPageBreak/>
          <m:t>ln⁡</m:t>
        </m:r>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0,t-j</m:t>
            </m:r>
          </m:sub>
        </m:sSub>
        <m:r>
          <w:rPr>
            <w:rFonts w:ascii="Cambria Math" w:hAnsi="Cambria Math"/>
            <w:color w:val="000000" w:themeColor="text1"/>
            <w:szCs w:val="24"/>
          </w:rPr>
          <m:t>)</m:t>
        </m:r>
      </m:oMath>
      <w:r w:rsidRPr="000B121E">
        <w:rPr>
          <w:color w:val="000000" w:themeColor="text1"/>
          <w:szCs w:val="24"/>
        </w:rPr>
        <w:t xml:space="preserve"> and </w:t>
      </w:r>
      <m:oMath>
        <m:r>
          <m:rPr>
            <m:sty m:val="p"/>
          </m:rPr>
          <w:rPr>
            <w:rFonts w:ascii="Cambria Math" w:hAnsi="Cambria Math"/>
            <w:color w:val="000000" w:themeColor="text1"/>
            <w:szCs w:val="24"/>
          </w:rPr>
          <m:t>ln⁡</m:t>
        </m:r>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m,t-j</m:t>
            </m:r>
          </m:sub>
        </m:sSub>
        <m:r>
          <w:rPr>
            <w:rFonts w:ascii="Cambria Math" w:hAnsi="Cambria Math"/>
            <w:color w:val="000000" w:themeColor="text1"/>
            <w:szCs w:val="24"/>
          </w:rPr>
          <m:t>)</m:t>
        </m:r>
      </m:oMath>
      <w:r w:rsidRPr="000B121E">
        <w:rPr>
          <w:color w:val="000000" w:themeColor="text1"/>
          <w:szCs w:val="24"/>
        </w:rPr>
        <w:t xml:space="preserve"> represent the log price of the focal product and </w:t>
      </w:r>
      <w:r w:rsidR="00EF6B64">
        <w:rPr>
          <w:color w:val="000000" w:themeColor="text1"/>
          <w:szCs w:val="24"/>
        </w:rPr>
        <w:t xml:space="preserve">a </w:t>
      </w:r>
      <w:r w:rsidRPr="000B121E">
        <w:rPr>
          <w:color w:val="000000" w:themeColor="text1"/>
          <w:szCs w:val="24"/>
        </w:rPr>
        <w:t>competitive product</w:t>
      </w:r>
      <w:r w:rsidR="00EF6B64">
        <w:rPr>
          <w:color w:val="000000" w:themeColor="text1"/>
          <w:szCs w:val="24"/>
        </w:rPr>
        <w:t xml:space="preserve">, </w:t>
      </w:r>
      <w:r w:rsidR="00EF6B64">
        <w:rPr>
          <w:i/>
          <w:color w:val="000000" w:themeColor="text1"/>
          <w:szCs w:val="24"/>
        </w:rPr>
        <w:t>m</w:t>
      </w:r>
      <w:r w:rsidR="00EF6B64">
        <w:rPr>
          <w:color w:val="000000" w:themeColor="text1"/>
          <w:szCs w:val="24"/>
        </w:rPr>
        <w:t xml:space="preserve">, </w:t>
      </w:r>
      <w:r w:rsidRPr="000B121E">
        <w:rPr>
          <w:color w:val="000000" w:themeColor="text1"/>
          <w:szCs w:val="24"/>
        </w:rPr>
        <w:t xml:space="preserve"> at week </w:t>
      </w:r>
      <m:oMath>
        <m:r>
          <w:rPr>
            <w:rFonts w:ascii="Cambria Math" w:hAnsi="Cambria Math"/>
            <w:color w:val="000000" w:themeColor="text1"/>
            <w:szCs w:val="24"/>
          </w:rPr>
          <m:t>t-j</m:t>
        </m:r>
      </m:oMath>
      <w:r w:rsidR="000C5B76" w:rsidRPr="000B121E">
        <w:rPr>
          <w:color w:val="000000" w:themeColor="text1"/>
          <w:szCs w:val="24"/>
        </w:rPr>
        <w:t>.</w:t>
      </w:r>
    </w:p>
    <w:p w14:paraId="22E82290" w14:textId="1111CD4F" w:rsidR="004617F2" w:rsidRPr="000B121E" w:rsidRDefault="00877FDD" w:rsidP="000B121E">
      <w:pPr>
        <w:pStyle w:val="ListParagraph"/>
        <w:shd w:val="clear" w:color="auto" w:fill="FFFFFF" w:themeFill="background1"/>
        <w:spacing w:after="0" w:line="360" w:lineRule="auto"/>
        <w:ind w:left="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Feature</m:t>
            </m:r>
          </m:e>
          <m:sub>
            <m:r>
              <w:rPr>
                <w:rFonts w:ascii="Cambria Math" w:hAnsi="Cambria Math"/>
                <w:color w:val="000000" w:themeColor="text1"/>
                <w:szCs w:val="24"/>
              </w:rPr>
              <m:t>0,t-j</m:t>
            </m:r>
          </m:sub>
        </m:sSub>
      </m:oMath>
      <w:r w:rsidR="004617F2" w:rsidRPr="000B121E">
        <w:rPr>
          <w:color w:val="000000" w:themeColor="text1"/>
          <w:szCs w:val="24"/>
        </w:rPr>
        <w:t xml:space="preserve"> and </w:t>
      </w:r>
      <m:oMath>
        <m:sSub>
          <m:sSubPr>
            <m:ctrlPr>
              <w:rPr>
                <w:rFonts w:ascii="Cambria Math" w:hAnsi="Cambria Math"/>
                <w:i/>
                <w:color w:val="000000" w:themeColor="text1"/>
                <w:szCs w:val="24"/>
              </w:rPr>
            </m:ctrlPr>
          </m:sSubPr>
          <m:e>
            <m:r>
              <w:rPr>
                <w:rFonts w:ascii="Cambria Math" w:hAnsi="Cambria Math"/>
                <w:color w:val="000000" w:themeColor="text1"/>
                <w:szCs w:val="24"/>
              </w:rPr>
              <m:t>Display</m:t>
            </m:r>
          </m:e>
          <m:sub>
            <m:r>
              <w:rPr>
                <w:rFonts w:ascii="Cambria Math" w:hAnsi="Cambria Math"/>
                <w:color w:val="000000" w:themeColor="text1"/>
                <w:szCs w:val="24"/>
              </w:rPr>
              <m:t>0,t-j</m:t>
            </m:r>
          </m:sub>
        </m:sSub>
      </m:oMath>
      <w:r w:rsidR="004617F2" w:rsidRPr="000B121E">
        <w:rPr>
          <w:color w:val="000000" w:themeColor="text1"/>
          <w:szCs w:val="24"/>
        </w:rPr>
        <w:t xml:space="preserve"> represents the Feature dummy for the focal product at week </w:t>
      </w:r>
      <m:oMath>
        <m:r>
          <w:rPr>
            <w:rFonts w:ascii="Cambria Math" w:hAnsi="Cambria Math"/>
            <w:color w:val="000000" w:themeColor="text1"/>
            <w:szCs w:val="24"/>
          </w:rPr>
          <m:t>t-j</m:t>
        </m:r>
      </m:oMath>
      <w:r w:rsidR="000C5B76" w:rsidRPr="000B121E">
        <w:rPr>
          <w:color w:val="000000" w:themeColor="text1"/>
          <w:szCs w:val="24"/>
        </w:rPr>
        <w:t>.</w:t>
      </w:r>
    </w:p>
    <w:p w14:paraId="3E82B079" w14:textId="049AFE73" w:rsidR="004617F2" w:rsidRPr="000B121E" w:rsidRDefault="00877FDD" w:rsidP="000B121E">
      <w:pPr>
        <w:pStyle w:val="ListParagraph"/>
        <w:shd w:val="clear" w:color="auto" w:fill="FFFFFF" w:themeFill="background1"/>
        <w:spacing w:after="0" w:line="360" w:lineRule="auto"/>
        <w:ind w:left="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Four_week_dummy</m:t>
            </m:r>
          </m:e>
          <m:sub>
            <m:r>
              <w:rPr>
                <w:rFonts w:ascii="Cambria Math" w:hAnsi="Cambria Math"/>
                <w:color w:val="000000" w:themeColor="text1"/>
                <w:szCs w:val="24"/>
              </w:rPr>
              <m:t>d</m:t>
            </m:r>
          </m:sub>
        </m:sSub>
      </m:oMath>
      <w:r w:rsidR="004617F2" w:rsidRPr="000B121E">
        <w:rPr>
          <w:color w:val="000000" w:themeColor="text1"/>
          <w:szCs w:val="24"/>
        </w:rPr>
        <w:t xml:space="preserve"> is the </w:t>
      </w:r>
      <m:oMath>
        <m:sSup>
          <m:sSupPr>
            <m:ctrlPr>
              <w:rPr>
                <w:rFonts w:ascii="Cambria Math" w:hAnsi="Cambria Math"/>
                <w:i/>
                <w:color w:val="000000" w:themeColor="text1"/>
                <w:szCs w:val="24"/>
              </w:rPr>
            </m:ctrlPr>
          </m:sSupPr>
          <m:e>
            <m:r>
              <w:rPr>
                <w:rFonts w:ascii="Cambria Math" w:hAnsi="Cambria Math"/>
                <w:color w:val="000000" w:themeColor="text1"/>
                <w:szCs w:val="24"/>
              </w:rPr>
              <m:t>d</m:t>
            </m:r>
          </m:e>
          <m:sup>
            <m:r>
              <w:rPr>
                <w:rFonts w:ascii="Cambria Math" w:hAnsi="Cambria Math"/>
                <w:color w:val="000000" w:themeColor="text1"/>
                <w:szCs w:val="24"/>
              </w:rPr>
              <m:t>th</m:t>
            </m:r>
          </m:sup>
        </m:sSup>
      </m:oMath>
      <w:r w:rsidR="004617F2" w:rsidRPr="000B121E">
        <w:rPr>
          <w:color w:val="000000" w:themeColor="text1"/>
          <w:szCs w:val="24"/>
        </w:rPr>
        <w:t xml:space="preserve"> four-week-dummy variable</w:t>
      </w:r>
      <w:r w:rsidR="000C5B76" w:rsidRPr="000B121E">
        <w:rPr>
          <w:color w:val="000000" w:themeColor="text1"/>
          <w:szCs w:val="24"/>
        </w:rPr>
        <w:t>.</w:t>
      </w:r>
      <w:r w:rsidR="004617F2" w:rsidRPr="000B121E">
        <w:rPr>
          <w:color w:val="000000" w:themeColor="text1"/>
          <w:szCs w:val="24"/>
        </w:rPr>
        <w:br/>
      </w:r>
      <m:oMath>
        <m:sSub>
          <m:sSubPr>
            <m:ctrlPr>
              <w:rPr>
                <w:rFonts w:ascii="Cambria Math" w:hAnsi="Cambria Math"/>
                <w:i/>
                <w:color w:val="000000" w:themeColor="text1"/>
                <w:szCs w:val="24"/>
              </w:rPr>
            </m:ctrlPr>
          </m:sSubPr>
          <m:e>
            <m:r>
              <w:rPr>
                <w:rFonts w:ascii="Cambria Math" w:hAnsi="Cambria Math"/>
                <w:color w:val="000000" w:themeColor="text1"/>
                <w:szCs w:val="24"/>
              </w:rPr>
              <m:t>CalendarEvent</m:t>
            </m:r>
          </m:e>
          <m:sub>
            <m:r>
              <w:rPr>
                <w:rFonts w:ascii="Cambria Math" w:hAnsi="Cambria Math"/>
                <w:color w:val="000000" w:themeColor="text1"/>
                <w:szCs w:val="24"/>
              </w:rPr>
              <m:t>c, t-v</m:t>
            </m:r>
          </m:sub>
        </m:sSub>
      </m:oMath>
      <w:r w:rsidR="004617F2" w:rsidRPr="000B121E">
        <w:rPr>
          <w:color w:val="000000" w:themeColor="text1"/>
          <w:szCs w:val="24"/>
        </w:rPr>
        <w:t xml:space="preserve"> is the dummy variable for the </w:t>
      </w:r>
      <m:oMath>
        <m:sSup>
          <m:sSupPr>
            <m:ctrlPr>
              <w:rPr>
                <w:rFonts w:ascii="Cambria Math" w:hAnsi="Cambria Math"/>
                <w:i/>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th</m:t>
            </m:r>
          </m:sup>
        </m:sSup>
      </m:oMath>
      <w:r w:rsidR="004617F2" w:rsidRPr="000B121E" w:rsidDel="002F64BB">
        <w:rPr>
          <w:color w:val="000000" w:themeColor="text1"/>
          <w:szCs w:val="24"/>
        </w:rPr>
        <w:t xml:space="preserve"> </w:t>
      </w:r>
      <w:r w:rsidR="004617F2" w:rsidRPr="000B121E">
        <w:rPr>
          <w:color w:val="000000" w:themeColor="text1"/>
          <w:szCs w:val="24"/>
        </w:rPr>
        <w:t xml:space="preserve">calendar event at week </w:t>
      </w:r>
      <m:oMath>
        <m:r>
          <w:rPr>
            <w:rFonts w:ascii="Cambria Math" w:hAnsi="Cambria Math"/>
            <w:color w:val="000000" w:themeColor="text1"/>
            <w:szCs w:val="24"/>
          </w:rPr>
          <m:t>t-v</m:t>
        </m:r>
      </m:oMath>
      <w:r w:rsidR="004617F2" w:rsidRPr="000B121E">
        <w:rPr>
          <w:color w:val="000000" w:themeColor="text1"/>
          <w:szCs w:val="24"/>
        </w:rPr>
        <w:t xml:space="preserve">. The dummy variable represents the week of the calendar event when </w:t>
      </w:r>
      <m:oMath>
        <m:r>
          <w:rPr>
            <w:rFonts w:ascii="Cambria Math" w:hAnsi="Cambria Math"/>
            <w:color w:val="000000" w:themeColor="text1"/>
            <w:szCs w:val="24"/>
          </w:rPr>
          <m:t>v=0</m:t>
        </m:r>
      </m:oMath>
      <w:r w:rsidR="004617F2" w:rsidRPr="000B121E">
        <w:rPr>
          <w:color w:val="000000" w:themeColor="text1"/>
          <w:szCs w:val="24"/>
        </w:rPr>
        <w:t xml:space="preserve">, , and the week before the event if </w:t>
      </w:r>
      <m:oMath>
        <m:r>
          <w:rPr>
            <w:rFonts w:ascii="Cambria Math" w:hAnsi="Cambria Math"/>
            <w:color w:val="000000" w:themeColor="text1"/>
            <w:szCs w:val="24"/>
          </w:rPr>
          <m:t>v=1</m:t>
        </m:r>
      </m:oMath>
      <w:r w:rsidR="004617F2" w:rsidRPr="000B121E">
        <w:rPr>
          <w:color w:val="000000" w:themeColor="text1"/>
          <w:szCs w:val="24"/>
        </w:rPr>
        <w:t xml:space="preserve">. </w:t>
      </w:r>
      <m:oMath>
        <m:r>
          <w:rPr>
            <w:rFonts w:ascii="Cambria Math" w:hAnsi="Cambria Math"/>
            <w:color w:val="000000" w:themeColor="text1"/>
            <w:szCs w:val="24"/>
          </w:rPr>
          <m:t>c</m:t>
        </m:r>
      </m:oMath>
      <w:r w:rsidR="004617F2" w:rsidRPr="000B121E">
        <w:rPr>
          <w:color w:val="000000" w:themeColor="text1"/>
          <w:szCs w:val="24"/>
        </w:rPr>
        <w:t xml:space="preserve"> takes the values from 1 to 9 representing all the calendar events</w:t>
      </w:r>
      <w:r w:rsidR="004617F2" w:rsidRPr="000B121E">
        <w:rPr>
          <w:rStyle w:val="FootnoteReference"/>
          <w:i/>
          <w:color w:val="000000" w:themeColor="text1"/>
          <w:szCs w:val="24"/>
        </w:rPr>
        <w:footnoteReference w:id="7"/>
      </w:r>
      <w:r w:rsidR="000C5B76" w:rsidRPr="000B121E">
        <w:rPr>
          <w:color w:val="000000" w:themeColor="text1"/>
          <w:szCs w:val="24"/>
        </w:rPr>
        <w:t>.</w:t>
      </w:r>
    </w:p>
    <w:p w14:paraId="36B8FAB5" w14:textId="679AFB59" w:rsidR="004617F2" w:rsidRPr="000B121E" w:rsidRDefault="00877FDD" w:rsidP="000B121E">
      <w:pPr>
        <w:pStyle w:val="ListParagraph"/>
        <w:shd w:val="clear" w:color="auto" w:fill="FFFFFF" w:themeFill="background1"/>
        <w:spacing w:after="0" w:line="360" w:lineRule="auto"/>
        <w:ind w:left="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α</m:t>
            </m:r>
          </m:e>
          <m:sub>
            <m:r>
              <w:rPr>
                <w:rFonts w:ascii="Cambria Math" w:hAnsi="Cambria Math"/>
                <w:color w:val="000000" w:themeColor="text1"/>
                <w:szCs w:val="24"/>
              </w:rPr>
              <m:t>j</m:t>
            </m:r>
          </m:sub>
        </m:sSub>
        <m:r>
          <w:rPr>
            <w:rFonts w:ascii="Cambria Math" w:hAnsi="Cambria Math"/>
            <w:color w:val="000000" w:themeColor="text1"/>
            <w:szCs w:val="24"/>
          </w:rPr>
          <m:t xml:space="preserve">, </m:t>
        </m:r>
        <m:sSub>
          <m:sSubPr>
            <m:ctrlPr>
              <w:rPr>
                <w:rFonts w:ascii="Cambria Math" w:hAnsi="Cambria Math"/>
                <w:i/>
                <w:color w:val="000000" w:themeColor="text1"/>
                <w:szCs w:val="24"/>
              </w:rPr>
            </m:ctrlPr>
          </m:sSubPr>
          <m:e>
            <m:r>
              <w:rPr>
                <w:rFonts w:ascii="Cambria Math" w:hAnsi="Cambria Math"/>
                <w:color w:val="000000" w:themeColor="text1"/>
                <w:szCs w:val="24"/>
              </w:rPr>
              <m:t>β</m:t>
            </m:r>
          </m:e>
          <m:sub>
            <m:r>
              <w:rPr>
                <w:rFonts w:ascii="Cambria Math" w:hAnsi="Cambria Math"/>
                <w:color w:val="000000" w:themeColor="text1"/>
                <w:szCs w:val="24"/>
              </w:rPr>
              <m:t>0,j</m:t>
            </m:r>
          </m:sub>
        </m:sSub>
        <m:r>
          <w:rPr>
            <w:rFonts w:ascii="Cambria Math" w:hAnsi="Cambria Math"/>
            <w:color w:val="000000" w:themeColor="text1"/>
            <w:szCs w:val="24"/>
          </w:rPr>
          <m:t xml:space="preserve">, </m:t>
        </m:r>
        <m:sSub>
          <m:sSubPr>
            <m:ctrlPr>
              <w:rPr>
                <w:rFonts w:ascii="Cambria Math" w:hAnsi="Cambria Math"/>
                <w:i/>
                <w:color w:val="000000" w:themeColor="text1"/>
                <w:szCs w:val="24"/>
              </w:rPr>
            </m:ctrlPr>
          </m:sSubPr>
          <m:e>
            <m:r>
              <w:rPr>
                <w:rFonts w:ascii="Cambria Math" w:hAnsi="Cambria Math"/>
                <w:color w:val="000000" w:themeColor="text1"/>
                <w:szCs w:val="24"/>
              </w:rPr>
              <m:t>γ</m:t>
            </m:r>
          </m:e>
          <m:sub>
            <m:r>
              <w:rPr>
                <w:rFonts w:ascii="Cambria Math" w:hAnsi="Cambria Math"/>
                <w:color w:val="000000" w:themeColor="text1"/>
                <w:szCs w:val="24"/>
              </w:rPr>
              <m:t>0,j</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β</m:t>
            </m:r>
          </m:e>
          <m:sub>
            <m:r>
              <w:rPr>
                <w:rFonts w:ascii="Cambria Math" w:hAnsi="Cambria Math"/>
                <w:color w:val="000000" w:themeColor="text1"/>
                <w:szCs w:val="24"/>
              </w:rPr>
              <m:t>m,j</m:t>
            </m:r>
          </m:sub>
        </m:sSub>
        <m:r>
          <w:rPr>
            <w:rFonts w:ascii="Cambria Math" w:hAnsi="Cambria Math"/>
            <w:color w:val="000000" w:themeColor="text1"/>
            <w:szCs w:val="24"/>
          </w:rPr>
          <m:t xml:space="preserve">, </m:t>
        </m:r>
        <m:sSub>
          <m:sSubPr>
            <m:ctrlPr>
              <w:rPr>
                <w:rFonts w:ascii="Cambria Math" w:hAnsi="Cambria Math"/>
                <w:i/>
                <w:color w:val="000000" w:themeColor="text1"/>
                <w:szCs w:val="24"/>
              </w:rPr>
            </m:ctrlPr>
          </m:sSubPr>
          <m:e>
            <m:r>
              <w:rPr>
                <w:rFonts w:ascii="Cambria Math" w:hAnsi="Cambria Math"/>
                <w:color w:val="000000" w:themeColor="text1"/>
                <w:szCs w:val="24"/>
              </w:rPr>
              <m:t>γ</m:t>
            </m:r>
          </m:e>
          <m:sub>
            <m:r>
              <w:rPr>
                <w:rFonts w:ascii="Cambria Math" w:hAnsi="Cambria Math"/>
                <w:color w:val="000000" w:themeColor="text1"/>
                <w:szCs w:val="24"/>
              </w:rPr>
              <m:t>n,j</m:t>
            </m:r>
          </m:sub>
        </m:sSub>
        <m:r>
          <w:rPr>
            <w:rFonts w:ascii="Cambria Math" w:hAnsi="Cambria Math"/>
            <w:color w:val="000000" w:themeColor="text1"/>
            <w:szCs w:val="24"/>
          </w:rPr>
          <m:t xml:space="preserve">, </m:t>
        </m:r>
        <m:sSub>
          <m:sSubPr>
            <m:ctrlPr>
              <w:rPr>
                <w:rFonts w:ascii="Cambria Math" w:hAnsi="Cambria Math"/>
                <w:i/>
                <w:color w:val="000000" w:themeColor="text1"/>
                <w:szCs w:val="24"/>
              </w:rPr>
            </m:ctrlPr>
          </m:sSubPr>
          <m:e>
            <m:r>
              <w:rPr>
                <w:rFonts w:ascii="Cambria Math" w:hAnsi="Cambria Math"/>
                <w:color w:val="000000" w:themeColor="text1"/>
                <w:szCs w:val="24"/>
              </w:rPr>
              <m:t>θ</m:t>
            </m:r>
          </m:e>
          <m:sub>
            <m:r>
              <w:rPr>
                <w:rFonts w:ascii="Cambria Math" w:hAnsi="Cambria Math"/>
                <w:color w:val="000000" w:themeColor="text1"/>
                <w:szCs w:val="24"/>
              </w:rPr>
              <m:t>d</m:t>
            </m:r>
          </m:sub>
        </m:sSub>
        <m:r>
          <w:rPr>
            <w:rFonts w:ascii="Cambria Math" w:hAnsi="Cambria Math"/>
            <w:color w:val="000000" w:themeColor="text1"/>
            <w:szCs w:val="24"/>
          </w:rPr>
          <m:t xml:space="preserve">, </m:t>
        </m:r>
        <m:sSub>
          <m:sSubPr>
            <m:ctrlPr>
              <w:rPr>
                <w:rFonts w:ascii="Cambria Math" w:hAnsi="Cambria Math"/>
                <w:i/>
                <w:color w:val="000000" w:themeColor="text1"/>
                <w:szCs w:val="24"/>
              </w:rPr>
            </m:ctrlPr>
          </m:sSubPr>
          <m:e>
            <m:r>
              <w:rPr>
                <w:rFonts w:ascii="Cambria Math" w:hAnsi="Cambria Math"/>
                <w:color w:val="000000" w:themeColor="text1"/>
                <w:szCs w:val="24"/>
              </w:rPr>
              <m:t>δ</m:t>
            </m:r>
          </m:e>
          <m:sub>
            <m:r>
              <w:rPr>
                <w:rFonts w:ascii="Cambria Math" w:hAnsi="Cambria Math"/>
                <w:color w:val="000000" w:themeColor="text1"/>
                <w:szCs w:val="24"/>
              </w:rPr>
              <m:t>c,v</m:t>
            </m:r>
          </m:sub>
        </m:sSub>
        <m:r>
          <w:rPr>
            <w:rFonts w:ascii="Cambria Math" w:hAnsi="Cambria Math"/>
            <w:color w:val="000000" w:themeColor="text1"/>
            <w:szCs w:val="24"/>
          </w:rPr>
          <m:t>,τ</m:t>
        </m:r>
      </m:oMath>
      <w:r w:rsidR="004617F2" w:rsidRPr="000B121E">
        <w:rPr>
          <w:color w:val="000000" w:themeColor="text1"/>
          <w:szCs w:val="24"/>
        </w:rPr>
        <w:t xml:space="preserve"> are the parameters</w:t>
      </w:r>
      <w:r w:rsidR="00EF6B64">
        <w:rPr>
          <w:color w:val="000000" w:themeColor="text1"/>
          <w:szCs w:val="24"/>
        </w:rPr>
        <w:t>.</w:t>
      </w:r>
      <w:r w:rsidR="004617F2" w:rsidRPr="000B121E">
        <w:rPr>
          <w:color w:val="000000" w:themeColor="text1"/>
          <w:szCs w:val="24"/>
        </w:rPr>
        <w:br/>
      </w:r>
      <m:oMath>
        <m:sSub>
          <m:sSubPr>
            <m:ctrlPr>
              <w:rPr>
                <w:rFonts w:ascii="Cambria Math" w:hAnsi="Cambria Math"/>
                <w:i/>
                <w:color w:val="000000" w:themeColor="text1"/>
                <w:szCs w:val="24"/>
              </w:rPr>
            </m:ctrlPr>
          </m:sSubPr>
          <m:e>
            <m:r>
              <w:rPr>
                <w:rFonts w:ascii="Cambria Math" w:hAnsi="Cambria Math"/>
                <w:color w:val="000000" w:themeColor="text1"/>
                <w:szCs w:val="24"/>
              </w:rPr>
              <m:t>ε</m:t>
            </m:r>
          </m:e>
          <m:sub>
            <m:r>
              <w:rPr>
                <w:rFonts w:ascii="Cambria Math" w:hAnsi="Cambria Math"/>
                <w:color w:val="000000" w:themeColor="text1"/>
                <w:szCs w:val="24"/>
              </w:rPr>
              <m:t>t</m:t>
            </m:r>
          </m:sub>
        </m:sSub>
      </m:oMath>
      <w:r w:rsidR="004617F2" w:rsidRPr="000B121E">
        <w:rPr>
          <w:color w:val="000000" w:themeColor="text1"/>
          <w:szCs w:val="24"/>
        </w:rPr>
        <w:t xml:space="preserve"> is the error term and we assume </w:t>
      </w:r>
      <m:oMath>
        <m:sSub>
          <m:sSubPr>
            <m:ctrlPr>
              <w:rPr>
                <w:rFonts w:ascii="Cambria Math" w:hAnsi="Cambria Math"/>
                <w:i/>
                <w:color w:val="000000" w:themeColor="text1"/>
                <w:szCs w:val="24"/>
              </w:rPr>
            </m:ctrlPr>
          </m:sSubPr>
          <m:e>
            <m:r>
              <w:rPr>
                <w:rFonts w:ascii="Cambria Math" w:hAnsi="Cambria Math"/>
                <w:color w:val="000000" w:themeColor="text1"/>
                <w:szCs w:val="24"/>
              </w:rPr>
              <m:t>ε</m:t>
            </m:r>
          </m:e>
          <m:sub>
            <m:r>
              <w:rPr>
                <w:rFonts w:ascii="Cambria Math" w:hAnsi="Cambria Math"/>
                <w:color w:val="000000" w:themeColor="text1"/>
                <w:szCs w:val="24"/>
              </w:rPr>
              <m:t>t</m:t>
            </m:r>
          </m:sub>
        </m:sSub>
        <m:r>
          <w:rPr>
            <w:rFonts w:ascii="Cambria Math" w:hAnsi="Cambria Math"/>
            <w:color w:val="000000" w:themeColor="text1"/>
            <w:szCs w:val="24"/>
          </w:rPr>
          <m:t>~iid</m:t>
        </m:r>
        <m:d>
          <m:dPr>
            <m:ctrlPr>
              <w:rPr>
                <w:rFonts w:ascii="Cambria Math" w:hAnsi="Cambria Math"/>
                <w:i/>
                <w:color w:val="000000" w:themeColor="text1"/>
                <w:szCs w:val="24"/>
              </w:rPr>
            </m:ctrlPr>
          </m:dPr>
          <m:e>
            <m:r>
              <w:rPr>
                <w:rFonts w:ascii="Cambria Math" w:hAnsi="Cambria Math"/>
                <w:color w:val="000000" w:themeColor="text1"/>
                <w:szCs w:val="24"/>
              </w:rPr>
              <m:t>0,</m:t>
            </m:r>
            <m:sSup>
              <m:sSupPr>
                <m:ctrlPr>
                  <w:rPr>
                    <w:rFonts w:ascii="Cambria Math" w:hAnsi="Cambria Math"/>
                    <w:i/>
                    <w:color w:val="000000" w:themeColor="text1"/>
                    <w:szCs w:val="24"/>
                  </w:rPr>
                </m:ctrlPr>
              </m:sSupPr>
              <m:e>
                <m:r>
                  <w:rPr>
                    <w:rFonts w:ascii="Cambria Math" w:hAnsi="Cambria Math"/>
                    <w:color w:val="000000" w:themeColor="text1"/>
                    <w:szCs w:val="24"/>
                  </w:rPr>
                  <m:t>σ</m:t>
                </m:r>
              </m:e>
              <m:sup>
                <m:r>
                  <w:rPr>
                    <w:rFonts w:ascii="Cambria Math" w:hAnsi="Cambria Math"/>
                    <w:color w:val="000000" w:themeColor="text1"/>
                    <w:szCs w:val="24"/>
                  </w:rPr>
                  <m:t>2</m:t>
                </m:r>
              </m:sup>
            </m:sSup>
          </m:e>
        </m:d>
      </m:oMath>
      <w:r w:rsidR="000C5B76" w:rsidRPr="000B121E">
        <w:rPr>
          <w:color w:val="000000" w:themeColor="text1"/>
          <w:szCs w:val="24"/>
        </w:rPr>
        <w:t>.</w:t>
      </w:r>
    </w:p>
    <w:p w14:paraId="7176C90B" w14:textId="77777777" w:rsidR="004617F2" w:rsidRPr="000B121E" w:rsidRDefault="004617F2" w:rsidP="000B121E">
      <w:pPr>
        <w:pStyle w:val="ListParagraph"/>
        <w:shd w:val="clear" w:color="auto" w:fill="FFFFFF" w:themeFill="background1"/>
        <w:spacing w:after="0" w:line="360" w:lineRule="auto"/>
        <w:ind w:left="0"/>
        <w:rPr>
          <w:color w:val="000000" w:themeColor="text1"/>
          <w:szCs w:val="24"/>
        </w:rPr>
      </w:pPr>
      <m:oMath>
        <m:r>
          <w:rPr>
            <w:rFonts w:ascii="Cambria Math" w:hAnsi="Cambria Math"/>
            <w:color w:val="000000" w:themeColor="text1"/>
            <w:szCs w:val="24"/>
          </w:rPr>
          <m:t>L</m:t>
        </m:r>
      </m:oMath>
      <w:r w:rsidRPr="000B121E">
        <w:rPr>
          <w:color w:val="000000" w:themeColor="text1"/>
          <w:szCs w:val="24"/>
        </w:rPr>
        <w:t xml:space="preserve"> is the order of the lags and is set to as 2.</w:t>
      </w:r>
    </w:p>
    <w:p w14:paraId="750B9C49" w14:textId="77777777" w:rsidR="004617F2" w:rsidRPr="000B121E" w:rsidRDefault="004617F2" w:rsidP="000B121E">
      <w:pPr>
        <w:pStyle w:val="ListParagraph"/>
        <w:shd w:val="clear" w:color="auto" w:fill="FFFFFF" w:themeFill="background1"/>
        <w:spacing w:after="0" w:line="360" w:lineRule="auto"/>
        <w:ind w:left="0"/>
        <w:rPr>
          <w:color w:val="000000" w:themeColor="text1"/>
          <w:szCs w:val="24"/>
        </w:rPr>
      </w:pPr>
      <m:oMath>
        <m:r>
          <w:rPr>
            <w:rFonts w:ascii="Cambria Math" w:hAnsi="Cambria Math"/>
            <w:color w:val="000000" w:themeColor="text1"/>
            <w:szCs w:val="24"/>
          </w:rPr>
          <m:t>M</m:t>
        </m:r>
      </m:oMath>
      <w:r w:rsidRPr="000B121E">
        <w:rPr>
          <w:i/>
          <w:color w:val="000000" w:themeColor="text1"/>
          <w:szCs w:val="24"/>
        </w:rPr>
        <w:t xml:space="preserve">, </w:t>
      </w:r>
      <m:oMath>
        <m:r>
          <w:rPr>
            <w:rFonts w:ascii="Cambria Math" w:hAnsi="Cambria Math"/>
            <w:color w:val="000000" w:themeColor="text1"/>
            <w:szCs w:val="24"/>
          </w:rPr>
          <m:t>N</m:t>
        </m:r>
      </m:oMath>
      <w:r w:rsidRPr="000B121E">
        <w:rPr>
          <w:i/>
          <w:color w:val="000000" w:themeColor="text1"/>
          <w:szCs w:val="24"/>
        </w:rPr>
        <w:t xml:space="preserve">, </w:t>
      </w:r>
      <w:r w:rsidRPr="000B121E">
        <w:rPr>
          <w:color w:val="000000" w:themeColor="text1"/>
          <w:szCs w:val="24"/>
        </w:rPr>
        <w:t>and</w:t>
      </w:r>
      <w:r w:rsidRPr="000B121E">
        <w:rPr>
          <w:i/>
          <w:color w:val="000000" w:themeColor="text1"/>
          <w:szCs w:val="24"/>
        </w:rPr>
        <w:t xml:space="preserve"> </w:t>
      </w:r>
      <m:oMath>
        <m:r>
          <w:rPr>
            <w:rFonts w:ascii="Cambria Math" w:hAnsi="Cambria Math"/>
            <w:color w:val="000000" w:themeColor="text1"/>
            <w:szCs w:val="24"/>
          </w:rPr>
          <m:t>P</m:t>
        </m:r>
      </m:oMath>
      <w:r w:rsidRPr="000B121E">
        <w:rPr>
          <w:color w:val="000000" w:themeColor="text1"/>
          <w:szCs w:val="24"/>
        </w:rPr>
        <w:t xml:space="preserve"> are the numbers of selected competitive price, Feature, and Display variables for the product category.</w:t>
      </w:r>
    </w:p>
    <w:p w14:paraId="59778EEF" w14:textId="77777777" w:rsidR="004617F2" w:rsidRPr="000B121E" w:rsidRDefault="004617F2" w:rsidP="000B121E">
      <w:pPr>
        <w:pStyle w:val="ListParagraph"/>
        <w:shd w:val="clear" w:color="auto" w:fill="FFFFFF" w:themeFill="background1"/>
        <w:spacing w:after="0" w:line="360" w:lineRule="auto"/>
        <w:ind w:left="0"/>
        <w:rPr>
          <w:color w:val="000000" w:themeColor="text1"/>
          <w:szCs w:val="24"/>
        </w:rPr>
      </w:pPr>
      <m:oMathPara>
        <m:oMathParaPr>
          <m:jc m:val="left"/>
        </m:oMathParaPr>
        <m:oMath>
          <m:r>
            <w:rPr>
              <w:rFonts w:ascii="Cambria Math" w:hAnsi="Cambria Math"/>
              <w:color w:val="000000" w:themeColor="text1"/>
              <w:szCs w:val="24"/>
            </w:rPr>
            <m:t xml:space="preserve"> </m:t>
          </m:r>
        </m:oMath>
      </m:oMathPara>
    </w:p>
    <w:p w14:paraId="5AB34EC0" w14:textId="1CFCFFEA" w:rsidR="004617F2"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t xml:space="preserve">We </w:t>
      </w:r>
      <w:ins w:id="368" w:author="tao huang" w:date="2018-01-09T17:49:00Z">
        <w:r w:rsidR="00BF6E7C">
          <w:rPr>
            <w:color w:val="000000" w:themeColor="text1"/>
            <w:szCs w:val="24"/>
          </w:rPr>
          <w:t xml:space="preserve">then </w:t>
        </w:r>
      </w:ins>
      <w:r w:rsidRPr="000B121E">
        <w:rPr>
          <w:color w:val="000000" w:themeColor="text1"/>
          <w:szCs w:val="24"/>
        </w:rPr>
        <w:t xml:space="preserve">simplify the general ADL model using the LASSO procedure (we refer </w:t>
      </w:r>
      <w:r w:rsidR="00EF6B64">
        <w:rPr>
          <w:color w:val="000000" w:themeColor="text1"/>
          <w:szCs w:val="24"/>
        </w:rPr>
        <w:t xml:space="preserve">to </w:t>
      </w:r>
      <w:r w:rsidRPr="000B121E">
        <w:rPr>
          <w:color w:val="000000" w:themeColor="text1"/>
          <w:szCs w:val="24"/>
        </w:rPr>
        <w:t>this simplified model as the ADL-</w:t>
      </w:r>
      <w:r w:rsidRPr="000B121E">
        <w:rPr>
          <w:noProof/>
          <w:color w:val="000000" w:themeColor="text1"/>
          <w:szCs w:val="24"/>
        </w:rPr>
        <w:t>raw model thereafter)</w:t>
      </w:r>
      <w:r w:rsidRPr="000B121E">
        <w:rPr>
          <w:color w:val="000000" w:themeColor="text1"/>
          <w:szCs w:val="24"/>
        </w:rPr>
        <w:t xml:space="preserve">. Previous studies </w:t>
      </w:r>
      <w:r w:rsidR="000C5B76" w:rsidRPr="000B121E">
        <w:rPr>
          <w:color w:val="000000" w:themeColor="text1"/>
          <w:szCs w:val="24"/>
        </w:rPr>
        <w:t>indicate</w:t>
      </w:r>
      <w:r w:rsidRPr="000B121E">
        <w:rPr>
          <w:color w:val="000000" w:themeColor="text1"/>
          <w:szCs w:val="24"/>
        </w:rPr>
        <w:t xml:space="preserve"> that models simplified by the LASSO procedure have good forecasting performance and outperform traditional models specified based on statistical significance </w:t>
      </w:r>
      <w:r w:rsidRPr="000B121E">
        <w:rPr>
          <w:color w:val="000000" w:themeColor="text1"/>
          <w:szCs w:val="24"/>
        </w:rPr>
        <w:fldChar w:fldCharType="begin">
          <w:fldData xml:space="preserve">PEVuZE5vdGU+PENpdGU+PEF1dGhvcj5FcHByZWNodDwvQXV0aG9yPjxZZWFyPjIwMTM8L1llYXI+
PFJlY051bT43NTU8L1JlY051bT48RGlzcGxheVRleHQ+KEVwcHJlY2h0LCBHdWVnYW4sICZhbXA7
IFZlaWdhLCAyMDEzOyBNYSBldCBhbC4sIDIwMTYpPC9EaXNwbGF5VGV4dD48cmVjb3JkPjxyZWMt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PC9kYXRlcz48aXNibj4wMzc3LTIyMTc8L2lzYm4+PHVybHM+PC91cmxzPjwvcmVjb3JkPjwvQ2l0
ZT48L0VuZE5vdGU+AG==
</w:fldData>
        </w:fldChar>
      </w:r>
      <w:r w:rsidR="00303111">
        <w:rPr>
          <w:color w:val="000000" w:themeColor="text1"/>
          <w:szCs w:val="24"/>
        </w:rPr>
        <w:instrText xml:space="preserve"> ADDIN EN.CITE </w:instrText>
      </w:r>
      <w:r w:rsidR="00303111">
        <w:rPr>
          <w:color w:val="000000" w:themeColor="text1"/>
          <w:szCs w:val="24"/>
        </w:rPr>
        <w:fldChar w:fldCharType="begin">
          <w:fldData xml:space="preserve">PEVuZE5vdGU+PENpdGU+PEF1dGhvcj5FcHByZWNodDwvQXV0aG9yPjxZZWFyPjIwMTM8L1llYXI+
PFJlY051bT43NTU8L1JlY051bT48RGlzcGxheVRleHQ+KEVwcHJlY2h0LCBHdWVnYW4sICZhbXA7
IFZlaWdhLCAyMDEzOyBNYSBldCBhbC4sIDIwMTYpPC9EaXNwbGF5VGV4dD48cmVjb3JkPjxyZWMt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PC9kYXRlcz48aXNibj4wMzc3LTIyMTc8L2lzYm4+PHVybHM+PC91cmxzPjwvcmVjb3JkPjwvQ2l0
ZT48L0VuZE5vdGU+AG==
</w:fldData>
        </w:fldChar>
      </w:r>
      <w:r w:rsidR="00303111">
        <w:rPr>
          <w:color w:val="000000" w:themeColor="text1"/>
          <w:szCs w:val="24"/>
        </w:rPr>
        <w:instrText xml:space="preserve"> ADDIN EN.CITE.DATA </w:instrText>
      </w:r>
      <w:r w:rsidR="00303111">
        <w:rPr>
          <w:color w:val="000000" w:themeColor="text1"/>
          <w:szCs w:val="24"/>
        </w:rPr>
      </w:r>
      <w:r w:rsidR="00303111">
        <w:rPr>
          <w:color w:val="000000" w:themeColor="text1"/>
          <w:szCs w:val="24"/>
        </w:rPr>
        <w:fldChar w:fldCharType="end"/>
      </w:r>
      <w:r w:rsidRPr="000B121E">
        <w:rPr>
          <w:color w:val="000000" w:themeColor="text1"/>
          <w:szCs w:val="24"/>
        </w:rPr>
        <w:fldChar w:fldCharType="separate"/>
      </w:r>
      <w:r w:rsidR="009C5714">
        <w:rPr>
          <w:noProof/>
          <w:color w:val="000000" w:themeColor="text1"/>
          <w:szCs w:val="24"/>
        </w:rPr>
        <w:t>(</w:t>
      </w:r>
      <w:hyperlink w:anchor="_ENREF_27" w:tooltip="Epprecht, 2013 #755" w:history="1">
        <w:r w:rsidR="0047706C">
          <w:rPr>
            <w:noProof/>
            <w:color w:val="000000" w:themeColor="text1"/>
            <w:szCs w:val="24"/>
          </w:rPr>
          <w:t>Epprecht, Guegan, &amp; Veiga, 2013</w:t>
        </w:r>
      </w:hyperlink>
      <w:r w:rsidR="009C5714">
        <w:rPr>
          <w:noProof/>
          <w:color w:val="000000" w:themeColor="text1"/>
          <w:szCs w:val="24"/>
        </w:rPr>
        <w:t xml:space="preserve">; </w:t>
      </w:r>
      <w:hyperlink w:anchor="_ENREF_45" w:tooltip="Ma, 2016 #733" w:history="1">
        <w:r w:rsidR="0047706C">
          <w:rPr>
            <w:noProof/>
            <w:color w:val="000000" w:themeColor="text1"/>
            <w:szCs w:val="24"/>
          </w:rPr>
          <w:t>Ma et al., 2016</w:t>
        </w:r>
      </w:hyperlink>
      <w:r w:rsidR="009C5714">
        <w:rPr>
          <w:noProof/>
          <w:color w:val="000000" w:themeColor="text1"/>
          <w:szCs w:val="24"/>
        </w:rPr>
        <w:t>)</w:t>
      </w:r>
      <w:r w:rsidRPr="000B121E">
        <w:rPr>
          <w:color w:val="000000" w:themeColor="text1"/>
          <w:szCs w:val="24"/>
        </w:rPr>
        <w:fldChar w:fldCharType="end"/>
      </w:r>
      <w:r w:rsidRPr="000B121E">
        <w:rPr>
          <w:color w:val="000000" w:themeColor="text1"/>
          <w:szCs w:val="24"/>
        </w:rPr>
        <w:t xml:space="preserve">. </w:t>
      </w:r>
      <w:r w:rsidR="00BA4C47" w:rsidRPr="000B121E">
        <w:rPr>
          <w:rFonts w:cs="Times New Roman"/>
          <w:color w:val="000000" w:themeColor="text1"/>
          <w:szCs w:val="24"/>
        </w:rPr>
        <w:t>The automation of the statistical forecasting procedure becomes essential as typically grocery retailers</w:t>
      </w:r>
      <w:r w:rsidR="00EF6B64">
        <w:rPr>
          <w:rFonts w:cs="Times New Roman"/>
          <w:color w:val="000000" w:themeColor="text1"/>
          <w:szCs w:val="24"/>
        </w:rPr>
        <w:t xml:space="preserve"> stock</w:t>
      </w:r>
      <w:r w:rsidR="00D004B7">
        <w:rPr>
          <w:rFonts w:cs="Times New Roman"/>
          <w:color w:val="000000" w:themeColor="text1"/>
          <w:szCs w:val="24"/>
        </w:rPr>
        <w:t xml:space="preserve"> a</w:t>
      </w:r>
      <w:r w:rsidR="00BA4C47" w:rsidRPr="000B121E">
        <w:rPr>
          <w:rFonts w:cs="Times New Roman"/>
          <w:color w:val="000000" w:themeColor="text1"/>
          <w:szCs w:val="24"/>
        </w:rPr>
        <w:t xml:space="preserve"> </w:t>
      </w:r>
      <w:r w:rsidR="00BA4C47" w:rsidRPr="00D004B7">
        <w:rPr>
          <w:rFonts w:cs="Times New Roman"/>
          <w:noProof/>
          <w:color w:val="000000" w:themeColor="text1"/>
          <w:szCs w:val="24"/>
        </w:rPr>
        <w:t>tremendous</w:t>
      </w:r>
      <w:r w:rsidR="00EF6B64">
        <w:rPr>
          <w:rFonts w:cs="Times New Roman"/>
          <w:noProof/>
          <w:color w:val="000000" w:themeColor="text1"/>
          <w:szCs w:val="24"/>
        </w:rPr>
        <w:t xml:space="preserve"> number</w:t>
      </w:r>
      <w:r w:rsidR="00BA4C47" w:rsidRPr="000B121E">
        <w:rPr>
          <w:rFonts w:cs="Times New Roman"/>
          <w:color w:val="000000" w:themeColor="text1"/>
          <w:szCs w:val="24"/>
        </w:rPr>
        <w:t xml:space="preserve"> of SKUs </w:t>
      </w:r>
      <w:r w:rsidR="00BA4C47" w:rsidRPr="000B121E">
        <w:rPr>
          <w:rFonts w:cs="Times New Roman"/>
          <w:color w:val="000000" w:themeColor="text1"/>
          <w:szCs w:val="24"/>
        </w:rPr>
        <w:fldChar w:fldCharType="begin"/>
      </w:r>
      <w:r w:rsidR="00303111">
        <w:rPr>
          <w:rFonts w:cs="Times New Roman"/>
          <w:color w:val="000000" w:themeColor="text1"/>
          <w:szCs w:val="24"/>
        </w:rPr>
        <w:instrText xml:space="preserve"> ADDIN EN.CITE &lt;EndNote&gt;&lt;Cite&gt;&lt;Author&gt;Cooper&lt;/Author&gt;&lt;Year&gt;1999&lt;/Year&gt;&lt;RecNum&gt;662&lt;/RecNum&gt;&lt;DisplayText&gt;(Cooper et al., 1999)&lt;/DisplayText&gt;&lt;record&gt;&lt;rec-number&gt;662&lt;/rec-number&gt;&lt;foreign-keys&gt;&lt;key app="EN" db-id="fwzpfdt205x9v6eprsvv25dpxftedxv0z0a9" timestamp="0"&gt;662&lt;/key&gt;&lt;/foreign-keys&gt;&lt;ref-type name="Journal Article"&gt;17&lt;/ref-type&gt;&lt;contributors&gt;&lt;authors&gt;&lt;author&gt;Lee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record&gt;&lt;/Cite&gt;&lt;/EndNote&gt;</w:instrText>
      </w:r>
      <w:r w:rsidR="00BA4C47" w:rsidRPr="000B121E">
        <w:rPr>
          <w:rFonts w:cs="Times New Roman"/>
          <w:color w:val="000000" w:themeColor="text1"/>
          <w:szCs w:val="24"/>
        </w:rPr>
        <w:fldChar w:fldCharType="separate"/>
      </w:r>
      <w:r w:rsidR="00153750">
        <w:rPr>
          <w:rFonts w:cs="Times New Roman"/>
          <w:noProof/>
          <w:color w:val="000000" w:themeColor="text1"/>
          <w:szCs w:val="24"/>
        </w:rPr>
        <w:t>(</w:t>
      </w:r>
      <w:hyperlink w:anchor="_ENREF_21" w:tooltip="Cooper, 1999 #662" w:history="1">
        <w:r w:rsidR="0047706C">
          <w:rPr>
            <w:rFonts w:cs="Times New Roman"/>
            <w:noProof/>
            <w:color w:val="000000" w:themeColor="text1"/>
            <w:szCs w:val="24"/>
          </w:rPr>
          <w:t>Cooper et al., 1999</w:t>
        </w:r>
      </w:hyperlink>
      <w:r w:rsidR="00153750">
        <w:rPr>
          <w:rFonts w:cs="Times New Roman"/>
          <w:noProof/>
          <w:color w:val="000000" w:themeColor="text1"/>
          <w:szCs w:val="24"/>
        </w:rPr>
        <w:t>)</w:t>
      </w:r>
      <w:r w:rsidR="00BA4C47" w:rsidRPr="000B121E">
        <w:rPr>
          <w:rFonts w:cs="Times New Roman"/>
          <w:color w:val="000000" w:themeColor="text1"/>
          <w:szCs w:val="24"/>
        </w:rPr>
        <w:fldChar w:fldCharType="end"/>
      </w:r>
      <w:r w:rsidR="00BA4C47" w:rsidRPr="000B121E">
        <w:rPr>
          <w:rFonts w:cs="Times New Roman"/>
          <w:color w:val="000000" w:themeColor="text1"/>
          <w:szCs w:val="24"/>
        </w:rPr>
        <w:t xml:space="preserve">. </w:t>
      </w:r>
      <w:r w:rsidRPr="000B121E">
        <w:rPr>
          <w:color w:val="000000" w:themeColor="text1"/>
          <w:szCs w:val="24"/>
        </w:rPr>
        <w:t xml:space="preserve">One </w:t>
      </w:r>
      <w:r w:rsidRPr="000B121E">
        <w:rPr>
          <w:noProof/>
          <w:color w:val="000000" w:themeColor="text1"/>
          <w:szCs w:val="24"/>
        </w:rPr>
        <w:t>limitation of</w:t>
      </w:r>
      <w:r w:rsidRPr="000B121E">
        <w:rPr>
          <w:color w:val="000000" w:themeColor="text1"/>
          <w:szCs w:val="24"/>
        </w:rPr>
        <w:t xml:space="preserve"> the LASSO procedure is that it may potentially miss important variables under the condition of high multicollinearity </w:t>
      </w:r>
      <w:r w:rsidRPr="000B121E">
        <w:rPr>
          <w:color w:val="000000" w:themeColor="text1"/>
          <w:szCs w:val="24"/>
        </w:rPr>
        <w:fldChar w:fldCharType="begin"/>
      </w:r>
      <w:r w:rsidR="00303111">
        <w:rPr>
          <w:color w:val="000000" w:themeColor="text1"/>
          <w:szCs w:val="24"/>
        </w:rPr>
        <w:instrText xml:space="preserve"> ADDIN EN.CITE &lt;EndNote&gt;&lt;Cite&gt;&lt;Author&gt;Fan&lt;/Author&gt;&lt;Year&gt;2008&lt;/Year&gt;&lt;RecNum&gt;751&lt;/RecNum&gt;&lt;DisplayText&gt;(Fan &amp;amp; Lv, 2008; Ma et al., 2016)&lt;/DisplayText&gt;&lt;record&gt;&lt;rec-number&gt;751&lt;/rec-number&gt;&lt;foreign-keys&gt;&lt;key app="EN" db-id="fwzpfdt205x9v6eprsvv25dpxftedxv0z0a9" timestamp="1500930250"&gt;751&lt;/key&gt;&lt;/foreign-keys&gt;&lt;ref-type name="Journal Article"&gt;17&lt;/ref-type&gt;&lt;contributors&gt;&lt;authors&gt;&lt;author&gt;Jianqing Fan&lt;/author&gt;&lt;author&gt;Jinchi Lv&lt;/author&gt;&lt;/authors&gt;&lt;/contributors&gt;&lt;titles&gt;&lt;title&gt;Sure independence screening for ultrahigh dimensional feature space (with discussion)&lt;/title&gt;&lt;secondary-title&gt; Journal of Royal Statistical Society&lt;/secondary-title&gt;&lt;/titles&gt;&lt;pages&gt;849–911&lt;/pages&gt;&lt;volume&gt;70&lt;/volume&gt;&lt;number&gt;Series B&lt;/number&gt;&lt;dates&gt;&lt;year&gt;2008&lt;/year&gt;&lt;/dates&gt;&lt;urls&gt;&lt;/urls&gt;&lt;/record&gt;&lt;/Cite&gt;&lt;Cite&gt;&lt;Author&gt;Ma&lt;/Author&gt;&lt;Year&gt;2016&lt;/Year&gt;&lt;RecNum&gt;733&lt;/RecNum&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urls&gt;&lt;/record&gt;&lt;/Cite&gt;&lt;/EndNote&gt;</w:instrText>
      </w:r>
      <w:r w:rsidRPr="000B121E">
        <w:rPr>
          <w:color w:val="000000" w:themeColor="text1"/>
          <w:szCs w:val="24"/>
        </w:rPr>
        <w:fldChar w:fldCharType="separate"/>
      </w:r>
      <w:r w:rsidR="006351B1" w:rsidRPr="000B121E">
        <w:rPr>
          <w:noProof/>
          <w:color w:val="000000" w:themeColor="text1"/>
          <w:szCs w:val="24"/>
        </w:rPr>
        <w:t>(</w:t>
      </w:r>
      <w:hyperlink w:anchor="_ENREF_28" w:tooltip="Fan, 2008 #751" w:history="1">
        <w:r w:rsidR="0047706C" w:rsidRPr="000B121E">
          <w:rPr>
            <w:noProof/>
            <w:color w:val="000000" w:themeColor="text1"/>
            <w:szCs w:val="24"/>
          </w:rPr>
          <w:t>Fan &amp; Lv, 2008</w:t>
        </w:r>
      </w:hyperlink>
      <w:r w:rsidR="006351B1" w:rsidRPr="000B121E">
        <w:rPr>
          <w:noProof/>
          <w:color w:val="000000" w:themeColor="text1"/>
          <w:szCs w:val="24"/>
        </w:rPr>
        <w:t xml:space="preserve">; </w:t>
      </w:r>
      <w:hyperlink w:anchor="_ENREF_45" w:tooltip="Ma, 2016 #733" w:history="1">
        <w:r w:rsidR="0047706C" w:rsidRPr="000B121E">
          <w:rPr>
            <w:noProof/>
            <w:color w:val="000000" w:themeColor="text1"/>
            <w:szCs w:val="24"/>
          </w:rPr>
          <w:t>Ma et al., 2016</w:t>
        </w:r>
      </w:hyperlink>
      <w:r w:rsidR="006351B1" w:rsidRPr="000B121E">
        <w:rPr>
          <w:noProof/>
          <w:color w:val="000000" w:themeColor="text1"/>
          <w:szCs w:val="24"/>
        </w:rPr>
        <w:t>)</w:t>
      </w:r>
      <w:r w:rsidRPr="000B121E">
        <w:rPr>
          <w:color w:val="000000" w:themeColor="text1"/>
          <w:szCs w:val="24"/>
        </w:rPr>
        <w:fldChar w:fldCharType="end"/>
      </w:r>
      <w:r w:rsidRPr="000B121E">
        <w:rPr>
          <w:color w:val="000000" w:themeColor="text1"/>
          <w:szCs w:val="24"/>
        </w:rPr>
        <w:t xml:space="preserve">. In practice, retailers tend to promote relevant products at the same time, which may even increase the multicollinearity. To mitigate the issue, we construct </w:t>
      </w:r>
      <w:r w:rsidR="000C5B76" w:rsidRPr="000B121E">
        <w:rPr>
          <w:color w:val="000000" w:themeColor="text1"/>
          <w:szCs w:val="24"/>
        </w:rPr>
        <w:t>the following</w:t>
      </w:r>
      <w:r w:rsidRPr="000B121E">
        <w:rPr>
          <w:color w:val="000000" w:themeColor="text1"/>
          <w:szCs w:val="24"/>
        </w:rPr>
        <w:t xml:space="preserve"> supplementary parallel model which only include</w:t>
      </w:r>
      <w:r w:rsidR="00EF6B64">
        <w:rPr>
          <w:color w:val="000000" w:themeColor="text1"/>
          <w:szCs w:val="24"/>
        </w:rPr>
        <w:t>s</w:t>
      </w:r>
      <w:r w:rsidRPr="000B121E">
        <w:rPr>
          <w:color w:val="000000" w:themeColor="text1"/>
          <w:szCs w:val="24"/>
        </w:rPr>
        <w:t xml:space="preserve"> the price and promotion variables of the focal product</w:t>
      </w:r>
      <w:r w:rsidR="000C5B76" w:rsidRPr="000B121E">
        <w:rPr>
          <w:color w:val="000000" w:themeColor="text1"/>
          <w:szCs w:val="24"/>
        </w:rPr>
        <w:t>:</w:t>
      </w:r>
      <w:r w:rsidRPr="000B121E">
        <w:rPr>
          <w:color w:val="000000" w:themeColor="text1"/>
          <w:szCs w:val="24"/>
        </w:rPr>
        <w:t xml:space="preserve"> </w:t>
      </w:r>
    </w:p>
    <w:p w14:paraId="2BE0F31E" w14:textId="77777777" w:rsidR="004617F2"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t xml:space="preserve"> </w:t>
      </w:r>
    </w:p>
    <w:p w14:paraId="6FDB97CB" w14:textId="77777777" w:rsidR="004617F2" w:rsidRPr="000B121E" w:rsidRDefault="00877FDD" w:rsidP="000B121E">
      <w:pPr>
        <w:shd w:val="clear" w:color="auto" w:fill="FFFFFF" w:themeFill="background1"/>
        <w:spacing w:after="0" w:line="360" w:lineRule="auto"/>
        <w:rPr>
          <w:rFonts w:cs="Times New Roman"/>
          <w:color w:val="000000" w:themeColor="text1"/>
          <w:szCs w:val="24"/>
        </w:rPr>
      </w:pPr>
      <m:oMathPara>
        <m:oMath>
          <m:sSub>
            <m:sSubPr>
              <m:ctrlPr>
                <w:rPr>
                  <w:rFonts w:ascii="Cambria Math" w:hAnsi="Cambria Math"/>
                  <w:i/>
                  <w:color w:val="000000" w:themeColor="text1"/>
                  <w:szCs w:val="24"/>
                </w:rPr>
              </m:ctrlPr>
            </m:sSubPr>
            <m:e>
              <m:r>
                <m:rPr>
                  <m:sty m:val="p"/>
                </m:rPr>
                <w:rPr>
                  <w:rFonts w:ascii="Cambria Math" w:hAnsi="Cambria Math"/>
                  <w:color w:val="000000" w:themeColor="text1"/>
                  <w:szCs w:val="24"/>
                </w:rPr>
                <m:t>ln⁡</m:t>
              </m:r>
              <m:r>
                <w:rPr>
                  <w:rFonts w:ascii="Cambria Math" w:hAnsi="Cambria Math"/>
                  <w:color w:val="000000" w:themeColor="text1"/>
                  <w:szCs w:val="24"/>
                </w:rPr>
                <m:t>(y</m:t>
              </m:r>
            </m:e>
            <m:sub>
              <m:r>
                <w:rPr>
                  <w:rFonts w:ascii="Cambria Math" w:hAnsi="Cambria Math"/>
                  <w:color w:val="000000" w:themeColor="text1"/>
                  <w:szCs w:val="24"/>
                </w:rPr>
                <m:t>0,t</m:t>
              </m:r>
            </m:sub>
          </m:sSub>
          <m:r>
            <w:rPr>
              <w:rFonts w:ascii="Cambria Math" w:hAnsi="Cambria Math"/>
              <w:color w:val="000000" w:themeColor="text1"/>
              <w:szCs w:val="24"/>
            </w:rPr>
            <m:t>)=intercept+τ*time+</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j=1</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α</m:t>
                  </m:r>
                </m:e>
                <m:sub>
                  <m:r>
                    <w:rPr>
                      <w:rFonts w:ascii="Cambria Math" w:hAnsi="Cambria Math"/>
                      <w:color w:val="000000" w:themeColor="text1"/>
                      <w:szCs w:val="24"/>
                    </w:rPr>
                    <m:t>j</m:t>
                  </m:r>
                </m:sub>
              </m:sSub>
              <m:r>
                <m:rPr>
                  <m:sty m:val="p"/>
                </m:rPr>
                <w:rPr>
                  <w:rFonts w:ascii="Cambria Math" w:hAnsi="Cambria Math"/>
                  <w:color w:val="000000" w:themeColor="text1"/>
                  <w:szCs w:val="24"/>
                </w:rPr>
                <m:t>ln⁡</m:t>
              </m:r>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0, t-j</m:t>
                  </m:r>
                </m:sub>
              </m:sSub>
              <m:r>
                <w:rPr>
                  <w:rFonts w:ascii="Cambria Math" w:hAnsi="Cambria Math"/>
                  <w:color w:val="000000" w:themeColor="text1"/>
                  <w:szCs w:val="24"/>
                </w:rPr>
                <m:t>)</m:t>
              </m:r>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j=0</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β</m:t>
                  </m:r>
                </m:e>
                <m:sub>
                  <m:r>
                    <w:rPr>
                      <w:rFonts w:ascii="Cambria Math" w:hAnsi="Cambria Math"/>
                      <w:color w:val="000000" w:themeColor="text1"/>
                      <w:szCs w:val="24"/>
                    </w:rPr>
                    <m:t>0,j</m:t>
                  </m:r>
                </m:sub>
              </m:sSub>
              <m:r>
                <m:rPr>
                  <m:sty m:val="p"/>
                </m:rPr>
                <w:rPr>
                  <w:rFonts w:ascii="Cambria Math" w:hAnsi="Cambria Math"/>
                  <w:color w:val="000000" w:themeColor="text1"/>
                  <w:szCs w:val="24"/>
                </w:rPr>
                <m:t>ln⁡</m:t>
              </m:r>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0,t-j</m:t>
                  </m:r>
                </m:sub>
              </m:sSub>
              <m:r>
                <w:rPr>
                  <w:rFonts w:ascii="Cambria Math" w:hAnsi="Cambria Math"/>
                  <w:color w:val="000000" w:themeColor="text1"/>
                  <w:szCs w:val="24"/>
                </w:rPr>
                <m:t>)</m:t>
              </m:r>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j=0</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γ</m:t>
                  </m:r>
                </m:e>
                <m:sub>
                  <m:r>
                    <w:rPr>
                      <w:rFonts w:ascii="Cambria Math" w:hAnsi="Cambria Math"/>
                      <w:color w:val="000000" w:themeColor="text1"/>
                      <w:szCs w:val="24"/>
                    </w:rPr>
                    <m:t>0,j</m:t>
                  </m:r>
                </m:sub>
              </m:sSub>
              <m:sSub>
                <m:sSubPr>
                  <m:ctrlPr>
                    <w:rPr>
                      <w:rFonts w:ascii="Cambria Math" w:hAnsi="Cambria Math"/>
                      <w:i/>
                      <w:color w:val="000000" w:themeColor="text1"/>
                      <w:szCs w:val="24"/>
                    </w:rPr>
                  </m:ctrlPr>
                </m:sSubPr>
                <m:e>
                  <m:r>
                    <w:rPr>
                      <w:rFonts w:ascii="Cambria Math" w:hAnsi="Cambria Math"/>
                      <w:color w:val="000000" w:themeColor="text1"/>
                      <w:szCs w:val="24"/>
                    </w:rPr>
                    <m:t>Feature</m:t>
                  </m:r>
                </m:e>
                <m:sub>
                  <m:r>
                    <w:rPr>
                      <w:rFonts w:ascii="Cambria Math" w:hAnsi="Cambria Math"/>
                      <w:color w:val="000000" w:themeColor="text1"/>
                      <w:szCs w:val="24"/>
                    </w:rPr>
                    <m:t>0,t-j</m:t>
                  </m:r>
                </m:sub>
              </m:sSub>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j=0</m:t>
              </m:r>
            </m:sub>
            <m:sup>
              <m:r>
                <w:rPr>
                  <w:rFonts w:ascii="Cambria Math" w:hAnsi="Cambria Math"/>
                  <w:color w:val="000000" w:themeColor="text1"/>
                  <w:szCs w:val="24"/>
                </w:rPr>
                <m:t>L</m:t>
              </m:r>
            </m:sup>
            <m:e>
              <m:sSub>
                <m:sSubPr>
                  <m:ctrlPr>
                    <w:rPr>
                      <w:rFonts w:ascii="Cambria Math" w:hAnsi="Cambria Math"/>
                      <w:i/>
                      <w:color w:val="000000" w:themeColor="text1"/>
                      <w:szCs w:val="24"/>
                    </w:rPr>
                  </m:ctrlPr>
                </m:sSubPr>
                <m:e>
                  <m:r>
                    <w:rPr>
                      <w:rFonts w:ascii="Cambria Math" w:hAnsi="Cambria Math"/>
                      <w:color w:val="000000" w:themeColor="text1"/>
                      <w:szCs w:val="24"/>
                    </w:rPr>
                    <m:t>γ</m:t>
                  </m:r>
                </m:e>
                <m:sub>
                  <m:r>
                    <w:rPr>
                      <w:rFonts w:ascii="Cambria Math" w:hAnsi="Cambria Math"/>
                      <w:color w:val="000000" w:themeColor="text1"/>
                      <w:szCs w:val="24"/>
                    </w:rPr>
                    <m:t>0,j</m:t>
                  </m:r>
                </m:sub>
              </m:sSub>
              <m:sSub>
                <m:sSubPr>
                  <m:ctrlPr>
                    <w:rPr>
                      <w:rFonts w:ascii="Cambria Math" w:hAnsi="Cambria Math"/>
                      <w:i/>
                      <w:color w:val="000000" w:themeColor="text1"/>
                      <w:szCs w:val="24"/>
                    </w:rPr>
                  </m:ctrlPr>
                </m:sSubPr>
                <m:e>
                  <m:r>
                    <w:rPr>
                      <w:rFonts w:ascii="Cambria Math" w:hAnsi="Cambria Math"/>
                      <w:color w:val="000000" w:themeColor="text1"/>
                      <w:szCs w:val="24"/>
                    </w:rPr>
                    <m:t>Display</m:t>
                  </m:r>
                </m:e>
                <m:sub>
                  <m:r>
                    <w:rPr>
                      <w:rFonts w:ascii="Cambria Math" w:hAnsi="Cambria Math"/>
                      <w:color w:val="000000" w:themeColor="text1"/>
                      <w:szCs w:val="24"/>
                    </w:rPr>
                    <m:t>0,t-j</m:t>
                  </m:r>
                </m:sub>
              </m:sSub>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d=1</m:t>
              </m:r>
            </m:sub>
            <m:sup>
              <m:r>
                <w:rPr>
                  <w:rFonts w:ascii="Cambria Math" w:hAnsi="Cambria Math"/>
                  <w:color w:val="000000" w:themeColor="text1"/>
                  <w:szCs w:val="24"/>
                </w:rPr>
                <m:t>12</m:t>
              </m:r>
            </m:sup>
            <m:e>
              <m:sSub>
                <m:sSubPr>
                  <m:ctrlPr>
                    <w:rPr>
                      <w:rFonts w:ascii="Cambria Math" w:hAnsi="Cambria Math"/>
                      <w:i/>
                      <w:color w:val="000000" w:themeColor="text1"/>
                      <w:szCs w:val="24"/>
                    </w:rPr>
                  </m:ctrlPr>
                </m:sSubPr>
                <m:e>
                  <m:sSub>
                    <m:sSubPr>
                      <m:ctrlPr>
                        <w:rPr>
                          <w:rFonts w:ascii="Cambria Math" w:hAnsi="Cambria Math"/>
                          <w:i/>
                          <w:color w:val="000000" w:themeColor="text1"/>
                          <w:szCs w:val="24"/>
                        </w:rPr>
                      </m:ctrlPr>
                    </m:sSubPr>
                    <m:e>
                      <m:r>
                        <w:rPr>
                          <w:rFonts w:ascii="Cambria Math" w:hAnsi="Cambria Math"/>
                          <w:color w:val="000000" w:themeColor="text1"/>
                          <w:szCs w:val="24"/>
                        </w:rPr>
                        <m:t>θ</m:t>
                      </m:r>
                    </m:e>
                    <m:sub>
                      <m:r>
                        <w:rPr>
                          <w:rFonts w:ascii="Cambria Math" w:hAnsi="Cambria Math"/>
                          <w:color w:val="000000" w:themeColor="text1"/>
                          <w:szCs w:val="24"/>
                        </w:rPr>
                        <m:t>d</m:t>
                      </m:r>
                    </m:sub>
                  </m:sSub>
                  <m:r>
                    <w:rPr>
                      <w:rFonts w:ascii="Cambria Math" w:hAnsi="Cambria Math"/>
                      <w:color w:val="000000" w:themeColor="text1"/>
                      <w:szCs w:val="24"/>
                    </w:rPr>
                    <m:t>Four_week_dummy</m:t>
                  </m:r>
                </m:e>
                <m:sub>
                  <m:r>
                    <w:rPr>
                      <w:rFonts w:ascii="Cambria Math" w:hAnsi="Cambria Math"/>
                      <w:color w:val="000000" w:themeColor="text1"/>
                      <w:szCs w:val="24"/>
                    </w:rPr>
                    <m:t>d</m:t>
                  </m:r>
                </m:sub>
              </m:sSub>
            </m:e>
          </m:nary>
          <m:r>
            <w:rPr>
              <w:rFonts w:ascii="Cambria Math" w:hAnsi="Cambria Math"/>
              <w:color w:val="000000" w:themeColor="text1"/>
              <w:szCs w:val="24"/>
            </w:rPr>
            <m:t>+</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c=1</m:t>
              </m:r>
            </m:sub>
            <m:sup>
              <m:r>
                <w:rPr>
                  <w:rFonts w:ascii="Cambria Math" w:hAnsi="Cambria Math"/>
                  <w:color w:val="000000" w:themeColor="text1"/>
                  <w:szCs w:val="24"/>
                </w:rPr>
                <m:t>9</m:t>
              </m:r>
            </m:sup>
            <m:e>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v=0</m:t>
                  </m:r>
                </m:sub>
                <m:sup>
                  <m:r>
                    <w:rPr>
                      <w:rFonts w:ascii="Cambria Math" w:hAnsi="Cambria Math"/>
                      <w:color w:val="000000" w:themeColor="text1"/>
                      <w:szCs w:val="24"/>
                    </w:rPr>
                    <m:t>1</m:t>
                  </m:r>
                </m:sup>
                <m:e>
                  <m:sSub>
                    <m:sSubPr>
                      <m:ctrlPr>
                        <w:rPr>
                          <w:rFonts w:ascii="Cambria Math" w:hAnsi="Cambria Math"/>
                          <w:i/>
                          <w:color w:val="000000" w:themeColor="text1"/>
                          <w:szCs w:val="24"/>
                        </w:rPr>
                      </m:ctrlPr>
                    </m:sSubPr>
                    <m:e>
                      <m:r>
                        <w:rPr>
                          <w:rFonts w:ascii="Cambria Math" w:hAnsi="Cambria Math"/>
                          <w:color w:val="000000" w:themeColor="text1"/>
                          <w:szCs w:val="24"/>
                        </w:rPr>
                        <m:t>δ</m:t>
                      </m:r>
                    </m:e>
                    <m:sub>
                      <m:r>
                        <w:rPr>
                          <w:rFonts w:ascii="Cambria Math" w:hAnsi="Cambria Math"/>
                          <w:color w:val="000000" w:themeColor="text1"/>
                          <w:szCs w:val="24"/>
                        </w:rPr>
                        <m:t>c,v</m:t>
                      </m:r>
                    </m:sub>
                  </m:sSub>
                  <m:sSub>
                    <m:sSubPr>
                      <m:ctrlPr>
                        <w:rPr>
                          <w:rFonts w:ascii="Cambria Math" w:hAnsi="Cambria Math"/>
                          <w:i/>
                          <w:color w:val="000000" w:themeColor="text1"/>
                          <w:szCs w:val="24"/>
                        </w:rPr>
                      </m:ctrlPr>
                    </m:sSubPr>
                    <m:e>
                      <m:r>
                        <w:rPr>
                          <w:rFonts w:ascii="Cambria Math" w:hAnsi="Cambria Math"/>
                          <w:color w:val="000000" w:themeColor="text1"/>
                          <w:szCs w:val="24"/>
                        </w:rPr>
                        <m:t>CalendarEvent</m:t>
                      </m:r>
                    </m:e>
                    <m:sub>
                      <m:r>
                        <w:rPr>
                          <w:rFonts w:ascii="Cambria Math" w:hAnsi="Cambria Math"/>
                          <w:color w:val="000000" w:themeColor="text1"/>
                          <w:szCs w:val="24"/>
                        </w:rPr>
                        <m:t>c,t-v</m:t>
                      </m:r>
                    </m:sub>
                  </m:sSub>
                </m:e>
              </m:nary>
            </m:e>
          </m:nary>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ε</m:t>
              </m:r>
            </m:e>
            <m:sub>
              <m:r>
                <w:rPr>
                  <w:rFonts w:ascii="Cambria Math" w:hAnsi="Cambria Math"/>
                  <w:color w:val="000000" w:themeColor="text1"/>
                  <w:szCs w:val="24"/>
                </w:rPr>
                <m:t>t</m:t>
              </m:r>
            </m:sub>
          </m:sSub>
          <m:r>
            <w:rPr>
              <w:rFonts w:ascii="Cambria Math" w:hAnsi="Cambria Math"/>
              <w:color w:val="000000" w:themeColor="text1"/>
              <w:szCs w:val="24"/>
            </w:rPr>
            <m:t xml:space="preserve">                      </m:t>
          </m:r>
        </m:oMath>
      </m:oMathPara>
    </w:p>
    <w:p w14:paraId="565B350A" w14:textId="77777777" w:rsidR="004617F2" w:rsidRPr="000B121E" w:rsidRDefault="004617F2" w:rsidP="000B121E">
      <w:pPr>
        <w:pStyle w:val="ListParagraph"/>
        <w:shd w:val="clear" w:color="auto" w:fill="FFFFFF" w:themeFill="background1"/>
        <w:spacing w:after="0" w:line="360" w:lineRule="auto"/>
        <w:ind w:left="0"/>
        <w:rPr>
          <w:color w:val="000000" w:themeColor="text1"/>
          <w:szCs w:val="24"/>
        </w:rPr>
      </w:pPr>
      <w:r w:rsidRPr="000B121E">
        <w:rPr>
          <w:rFonts w:cs="Times New Roman"/>
          <w:color w:val="000000" w:themeColor="text1"/>
          <w:szCs w:val="24"/>
        </w:rPr>
        <w:t xml:space="preserve"> </w:t>
      </w:r>
    </w:p>
    <w:p w14:paraId="040EA8DD" w14:textId="44AECA69" w:rsidR="004617F2"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t xml:space="preserve">We also simplify this model using the LASSO procedure (we refer </w:t>
      </w:r>
      <w:r w:rsidR="00EF6B64">
        <w:rPr>
          <w:color w:val="000000" w:themeColor="text1"/>
          <w:szCs w:val="24"/>
        </w:rPr>
        <w:t xml:space="preserve">to </w:t>
      </w:r>
      <w:r w:rsidRPr="000B121E">
        <w:rPr>
          <w:color w:val="000000" w:themeColor="text1"/>
          <w:szCs w:val="24"/>
        </w:rPr>
        <w:t>this simplified model as the ADL-</w:t>
      </w:r>
      <w:r w:rsidRPr="000B121E">
        <w:rPr>
          <w:noProof/>
          <w:color w:val="000000" w:themeColor="text1"/>
          <w:szCs w:val="24"/>
        </w:rPr>
        <w:t>own model thereafter</w:t>
      </w:r>
      <w:r w:rsidRPr="000B121E">
        <w:rPr>
          <w:color w:val="000000" w:themeColor="text1"/>
          <w:szCs w:val="24"/>
        </w:rPr>
        <w:t xml:space="preserve">). We then </w:t>
      </w:r>
      <w:r w:rsidR="00891CAD" w:rsidRPr="000B121E">
        <w:rPr>
          <w:color w:val="000000" w:themeColor="text1"/>
          <w:szCs w:val="24"/>
        </w:rPr>
        <w:t>incorporate</w:t>
      </w:r>
      <w:r w:rsidRPr="000B121E">
        <w:rPr>
          <w:color w:val="000000" w:themeColor="text1"/>
          <w:szCs w:val="24"/>
        </w:rPr>
        <w:t xml:space="preserve"> the variables </w:t>
      </w:r>
      <w:r w:rsidR="009813F6" w:rsidRPr="000B121E">
        <w:rPr>
          <w:color w:val="000000" w:themeColor="text1"/>
          <w:szCs w:val="24"/>
        </w:rPr>
        <w:t xml:space="preserve">retained </w:t>
      </w:r>
      <w:r w:rsidR="009A4D64" w:rsidRPr="000B121E">
        <w:rPr>
          <w:color w:val="000000" w:themeColor="text1"/>
          <w:szCs w:val="24"/>
        </w:rPr>
        <w:t>by</w:t>
      </w:r>
      <w:r w:rsidRPr="000B121E">
        <w:rPr>
          <w:color w:val="000000" w:themeColor="text1"/>
          <w:szCs w:val="24"/>
        </w:rPr>
        <w:t xml:space="preserve"> the ADL-</w:t>
      </w:r>
      <w:r w:rsidR="009A4D64" w:rsidRPr="000B121E">
        <w:rPr>
          <w:color w:val="000000" w:themeColor="text1"/>
          <w:szCs w:val="24"/>
        </w:rPr>
        <w:t>own</w:t>
      </w:r>
      <w:r w:rsidRPr="000B121E">
        <w:rPr>
          <w:color w:val="000000" w:themeColor="text1"/>
          <w:szCs w:val="24"/>
        </w:rPr>
        <w:t xml:space="preserve"> model in</w:t>
      </w:r>
      <w:r w:rsidR="00891CAD" w:rsidRPr="000B121E">
        <w:rPr>
          <w:color w:val="000000" w:themeColor="text1"/>
          <w:szCs w:val="24"/>
        </w:rPr>
        <w:t>to</w:t>
      </w:r>
      <w:r w:rsidRPr="000B121E">
        <w:rPr>
          <w:color w:val="000000" w:themeColor="text1"/>
          <w:szCs w:val="24"/>
        </w:rPr>
        <w:t xml:space="preserve"> the ADL-</w:t>
      </w:r>
      <w:r w:rsidR="009A4D64" w:rsidRPr="000B121E">
        <w:rPr>
          <w:color w:val="000000" w:themeColor="text1"/>
          <w:szCs w:val="24"/>
        </w:rPr>
        <w:t>raw</w:t>
      </w:r>
      <w:r w:rsidRPr="000B121E">
        <w:rPr>
          <w:color w:val="000000" w:themeColor="text1"/>
          <w:szCs w:val="24"/>
        </w:rPr>
        <w:t xml:space="preserve"> model</w:t>
      </w:r>
      <w:r w:rsidR="009A4D64" w:rsidRPr="000B121E">
        <w:rPr>
          <w:color w:val="000000" w:themeColor="text1"/>
          <w:szCs w:val="24"/>
        </w:rPr>
        <w:t xml:space="preserve"> </w:t>
      </w:r>
      <w:r w:rsidR="009813F6" w:rsidRPr="000B121E">
        <w:rPr>
          <w:color w:val="000000" w:themeColor="text1"/>
          <w:szCs w:val="24"/>
        </w:rPr>
        <w:t>(</w:t>
      </w:r>
      <w:r w:rsidRPr="000B121E">
        <w:rPr>
          <w:color w:val="000000" w:themeColor="text1"/>
          <w:szCs w:val="24"/>
        </w:rPr>
        <w:t xml:space="preserve">we refer </w:t>
      </w:r>
      <w:r w:rsidR="00891CAD" w:rsidRPr="000B121E">
        <w:rPr>
          <w:color w:val="000000" w:themeColor="text1"/>
          <w:szCs w:val="24"/>
        </w:rPr>
        <w:t>the resulted</w:t>
      </w:r>
      <w:r w:rsidRPr="000B121E">
        <w:rPr>
          <w:color w:val="000000" w:themeColor="text1"/>
          <w:szCs w:val="24"/>
        </w:rPr>
        <w:t xml:space="preserve"> model as the ADL-</w:t>
      </w:r>
      <w:r w:rsidRPr="00035D2C">
        <w:rPr>
          <w:noProof/>
          <w:color w:val="000000" w:themeColor="text1"/>
          <w:szCs w:val="24"/>
        </w:rPr>
        <w:t>intra</w:t>
      </w:r>
      <w:r w:rsidRPr="000B121E">
        <w:rPr>
          <w:color w:val="000000" w:themeColor="text1"/>
          <w:szCs w:val="24"/>
        </w:rPr>
        <w:t xml:space="preserve"> model</w:t>
      </w:r>
      <w:r w:rsidR="009813F6" w:rsidRPr="000B121E">
        <w:rPr>
          <w:color w:val="000000" w:themeColor="text1"/>
          <w:szCs w:val="24"/>
        </w:rPr>
        <w:t>)</w:t>
      </w:r>
      <w:r w:rsidRPr="000B121E">
        <w:rPr>
          <w:color w:val="000000" w:themeColor="text1"/>
          <w:szCs w:val="24"/>
        </w:rPr>
        <w:t xml:space="preserve">. </w:t>
      </w:r>
      <w:r w:rsidR="00891CAD" w:rsidRPr="000B121E">
        <w:rPr>
          <w:color w:val="000000" w:themeColor="text1"/>
          <w:szCs w:val="24"/>
        </w:rPr>
        <w:t>We include the variables in</w:t>
      </w:r>
      <w:r w:rsidRPr="000B121E">
        <w:rPr>
          <w:color w:val="000000" w:themeColor="text1"/>
          <w:szCs w:val="24"/>
        </w:rPr>
        <w:t xml:space="preserve"> the ADL-own model because previous studies suggest that</w:t>
      </w:r>
      <w:r w:rsidR="00EF6B64">
        <w:rPr>
          <w:color w:val="000000" w:themeColor="text1"/>
          <w:szCs w:val="24"/>
        </w:rPr>
        <w:t xml:space="preserve"> </w:t>
      </w:r>
      <w:del w:id="369" w:author="tao huang" w:date="2018-01-09T17:51:00Z">
        <w:r w:rsidR="00EF6B64" w:rsidDel="00BF6E7C">
          <w:rPr>
            <w:color w:val="000000" w:themeColor="text1"/>
            <w:szCs w:val="24"/>
          </w:rPr>
          <w:delText>focu product</w:delText>
        </w:r>
        <w:r w:rsidRPr="000B121E" w:rsidDel="00BF6E7C">
          <w:rPr>
            <w:color w:val="000000" w:themeColor="text1"/>
            <w:szCs w:val="24"/>
          </w:rPr>
          <w:delText xml:space="preserve"> </w:delText>
        </w:r>
      </w:del>
      <w:r w:rsidRPr="000B121E">
        <w:rPr>
          <w:color w:val="000000" w:themeColor="text1"/>
          <w:szCs w:val="24"/>
        </w:rPr>
        <w:t xml:space="preserve">promotional variables </w:t>
      </w:r>
      <w:ins w:id="370" w:author="tao huang" w:date="2018-01-09T17:51:00Z">
        <w:r w:rsidR="00BF6E7C">
          <w:rPr>
            <w:color w:val="000000" w:themeColor="text1"/>
            <w:szCs w:val="24"/>
          </w:rPr>
          <w:t xml:space="preserve">of the focal variable </w:t>
        </w:r>
      </w:ins>
      <w:r w:rsidRPr="000B121E">
        <w:rPr>
          <w:color w:val="000000" w:themeColor="text1"/>
          <w:szCs w:val="24"/>
        </w:rPr>
        <w:t xml:space="preserve">are usually more important compared to variables of other products </w:t>
      </w:r>
      <w:r w:rsidRPr="000B121E">
        <w:rPr>
          <w:color w:val="000000" w:themeColor="text1"/>
          <w:szCs w:val="24"/>
        </w:rPr>
        <w:fldChar w:fldCharType="begin"/>
      </w:r>
      <w:r w:rsidR="009C5714">
        <w:rPr>
          <w:color w:val="000000" w:themeColor="text1"/>
          <w:szCs w:val="24"/>
        </w:rPr>
        <w:instrText xml:space="preserve"> ADDIN EN.CITE &lt;EndNote&gt;&lt;Cite&gt;&lt;Author&gt;Bucklin&lt;/Author&gt;&lt;Year&gt;1998&lt;/Year&gt;&lt;RecNum&gt;752&lt;/RecNum&gt;&lt;DisplayText&gt;(Bucklin, Gupta, &amp;amp; Siddarth, 1998)&lt;/DisplayText&gt;&lt;record&gt;&lt;rec-number&gt;752&lt;/rec-number&gt;&lt;foreign-keys&gt;&lt;key app="EN" db-id="fwzpfdt205x9v6eprsvv25dpxftedxv0z0a9" timestamp="1500931233"&gt;752&lt;/key&gt;&lt;/foreign-keys&gt;&lt;ref-type name="Journal Article"&gt;17&lt;/ref-type&gt;&lt;contributors&gt;&lt;authors&gt;&lt;author&gt;Bucklin, Randolph E.&lt;/author&gt;&lt;author&gt;Gupta, Sunil&lt;/author&gt;&lt;author&gt;Siddarth, S.&lt;/author&gt;&lt;/authors&gt;&lt;/contributors&gt;&lt;titles&gt;&lt;title&gt;Determining Segmentation in Sales Response across Consumer Purchase Behaviors&lt;/title&gt;&lt;secondary-title&gt;Journal of Marketing Research&lt;/secondary-title&gt;&lt;/titles&gt;&lt;periodical&gt;&lt;full-title&gt;Journal of Marketing Research&lt;/full-title&gt;&lt;/periodical&gt;&lt;pages&gt;189-197&lt;/pages&gt;&lt;volume&gt;35&lt;/volume&gt;&lt;number&gt;2&lt;/number&gt;&lt;dates&gt;&lt;year&gt;1998&lt;/year&gt;&lt;/dates&gt;&lt;publisher&gt;American Marketing Association&lt;/publisher&gt;&lt;isbn&gt;00222437&lt;/isbn&gt;&lt;urls&gt;&lt;related-urls&gt;&lt;url&gt;http://www.jstor.org/stable/3151847&lt;/url&gt;&lt;/related-urls&gt;&lt;/urls&gt;&lt;custom1&gt;Full publication date: May, 1998&lt;/custom1&gt;&lt;electronic-resource-num&gt;10.2307/3151847&lt;/electronic-resource-num&gt;&lt;/record&gt;&lt;/Cite&gt;&lt;/EndNote&gt;</w:instrText>
      </w:r>
      <w:r w:rsidRPr="000B121E">
        <w:rPr>
          <w:color w:val="000000" w:themeColor="text1"/>
          <w:szCs w:val="24"/>
        </w:rPr>
        <w:fldChar w:fldCharType="separate"/>
      </w:r>
      <w:r w:rsidR="009C5714">
        <w:rPr>
          <w:noProof/>
          <w:color w:val="000000" w:themeColor="text1"/>
          <w:szCs w:val="24"/>
        </w:rPr>
        <w:t>(</w:t>
      </w:r>
      <w:hyperlink w:anchor="_ENREF_12" w:tooltip="Bucklin, 1998 #752" w:history="1">
        <w:r w:rsidR="0047706C">
          <w:rPr>
            <w:noProof/>
            <w:color w:val="000000" w:themeColor="text1"/>
            <w:szCs w:val="24"/>
          </w:rPr>
          <w:t>Bucklin, Gupta, &amp; Siddarth, 1998</w:t>
        </w:r>
      </w:hyperlink>
      <w:r w:rsidR="009C5714">
        <w:rPr>
          <w:noProof/>
          <w:color w:val="000000" w:themeColor="text1"/>
          <w:szCs w:val="24"/>
        </w:rPr>
        <w:t>)</w:t>
      </w:r>
      <w:r w:rsidRPr="000B121E">
        <w:rPr>
          <w:color w:val="000000" w:themeColor="text1"/>
          <w:szCs w:val="24"/>
        </w:rPr>
        <w:fldChar w:fldCharType="end"/>
      </w:r>
      <w:r w:rsidRPr="000B121E">
        <w:rPr>
          <w:color w:val="000000" w:themeColor="text1"/>
          <w:szCs w:val="24"/>
        </w:rPr>
        <w:t>.</w:t>
      </w:r>
      <w:r w:rsidR="009A4D64" w:rsidRPr="000B121E">
        <w:rPr>
          <w:color w:val="000000" w:themeColor="text1"/>
          <w:szCs w:val="24"/>
        </w:rPr>
        <w:t xml:space="preserve"> </w:t>
      </w:r>
      <w:r w:rsidRPr="000B121E">
        <w:rPr>
          <w:noProof/>
          <w:color w:val="000000" w:themeColor="text1"/>
          <w:szCs w:val="24"/>
        </w:rPr>
        <w:t>We, therefore,</w:t>
      </w:r>
      <w:r w:rsidRPr="000B121E">
        <w:rPr>
          <w:color w:val="000000" w:themeColor="text1"/>
          <w:szCs w:val="24"/>
        </w:rPr>
        <w:t xml:space="preserve"> reduce the probability of (wrongfully) discard</w:t>
      </w:r>
      <w:r w:rsidR="00891CAD" w:rsidRPr="000B121E">
        <w:rPr>
          <w:color w:val="000000" w:themeColor="text1"/>
          <w:szCs w:val="24"/>
        </w:rPr>
        <w:t>ing</w:t>
      </w:r>
      <w:r w:rsidRPr="000B121E">
        <w:rPr>
          <w:color w:val="000000" w:themeColor="text1"/>
          <w:szCs w:val="24"/>
        </w:rPr>
        <w:t xml:space="preserve"> them at a cost of efficiency.</w:t>
      </w:r>
    </w:p>
    <w:p w14:paraId="4170CCCC" w14:textId="77777777" w:rsidR="004617F2" w:rsidRPr="000B121E" w:rsidRDefault="004617F2" w:rsidP="000B121E">
      <w:pPr>
        <w:shd w:val="clear" w:color="auto" w:fill="FFFFFF" w:themeFill="background1"/>
        <w:spacing w:after="0" w:line="360" w:lineRule="auto"/>
        <w:rPr>
          <w:color w:val="000000" w:themeColor="text1"/>
          <w:szCs w:val="24"/>
        </w:rPr>
      </w:pPr>
    </w:p>
    <w:p w14:paraId="1F6D95E3" w14:textId="6C0811FE" w:rsidR="004617F2" w:rsidRPr="000B121E" w:rsidRDefault="004617F2" w:rsidP="000B121E">
      <w:pPr>
        <w:shd w:val="clear" w:color="auto" w:fill="FFFFFF" w:themeFill="background1"/>
        <w:spacing w:after="0" w:line="360" w:lineRule="auto"/>
        <w:jc w:val="center"/>
        <w:rPr>
          <w:color w:val="000000" w:themeColor="text1"/>
          <w:szCs w:val="24"/>
        </w:rPr>
      </w:pPr>
      <w:r w:rsidRPr="000B121E">
        <w:rPr>
          <w:color w:val="000000" w:themeColor="text1"/>
          <w:szCs w:val="24"/>
        </w:rPr>
        <w:t>Figure 2.</w:t>
      </w:r>
      <w:r w:rsidRPr="000B121E">
        <w:rPr>
          <w:color w:val="000000" w:themeColor="text1"/>
          <w:szCs w:val="24"/>
        </w:rPr>
        <w:tab/>
        <w:t>An illustration for the three-stage</w:t>
      </w:r>
      <w:r w:rsidR="00D02165" w:rsidRPr="000B121E">
        <w:rPr>
          <w:color w:val="000000" w:themeColor="text1"/>
          <w:szCs w:val="24"/>
        </w:rPr>
        <w:t>s of the</w:t>
      </w:r>
      <w:r w:rsidRPr="000B121E">
        <w:rPr>
          <w:color w:val="000000" w:themeColor="text1"/>
          <w:szCs w:val="24"/>
        </w:rPr>
        <w:t xml:space="preserve"> ADL-</w:t>
      </w:r>
      <w:r w:rsidRPr="00035D2C">
        <w:rPr>
          <w:noProof/>
          <w:color w:val="000000" w:themeColor="text1"/>
          <w:szCs w:val="24"/>
        </w:rPr>
        <w:t>intra</w:t>
      </w:r>
      <w:r w:rsidRPr="000B121E">
        <w:rPr>
          <w:color w:val="000000" w:themeColor="text1"/>
          <w:szCs w:val="24"/>
        </w:rPr>
        <w:t xml:space="preserve">-EWC </w:t>
      </w:r>
      <w:r w:rsidR="00D02165" w:rsidRPr="000B121E">
        <w:rPr>
          <w:color w:val="000000" w:themeColor="text1"/>
          <w:szCs w:val="24"/>
        </w:rPr>
        <w:t>model</w:t>
      </w:r>
    </w:p>
    <w:p w14:paraId="1A0FE192" w14:textId="1B9608AA" w:rsidR="004617F2" w:rsidRPr="000B121E" w:rsidRDefault="004617F2" w:rsidP="00EF6B64">
      <w:pPr>
        <w:shd w:val="clear" w:color="auto" w:fill="FFFFFF" w:themeFill="background1"/>
        <w:spacing w:after="0" w:line="360" w:lineRule="auto"/>
        <w:rPr>
          <w:color w:val="000000" w:themeColor="text1"/>
          <w:szCs w:val="24"/>
        </w:rPr>
      </w:pPr>
      <w:r w:rsidRPr="000B121E">
        <w:rPr>
          <w:color w:val="000000" w:themeColor="text1"/>
          <w:szCs w:val="24"/>
        </w:rPr>
        <w:t xml:space="preserve"> </w:t>
      </w:r>
    </w:p>
    <w:p w14:paraId="777F0FC7" w14:textId="265CC1EE" w:rsidR="00E47E1C" w:rsidRPr="000B121E" w:rsidRDefault="00E47E1C" w:rsidP="00DB61FE">
      <w:pPr>
        <w:shd w:val="clear" w:color="auto" w:fill="FFFFFF" w:themeFill="background1"/>
        <w:spacing w:after="0" w:line="360" w:lineRule="auto"/>
        <w:jc w:val="center"/>
        <w:rPr>
          <w:color w:val="000000" w:themeColor="text1"/>
          <w:szCs w:val="24"/>
        </w:rPr>
        <w:pPrChange w:id="371" w:author="tao huang" w:date="2018-01-09T17:51:00Z">
          <w:pPr>
            <w:shd w:val="clear" w:color="auto" w:fill="FFFFFF" w:themeFill="background1"/>
            <w:spacing w:after="0" w:line="360" w:lineRule="auto"/>
          </w:pPr>
        </w:pPrChange>
      </w:pPr>
      <w:r w:rsidRPr="000B121E">
        <w:rPr>
          <w:noProof/>
          <w:color w:val="000000" w:themeColor="text1"/>
          <w:szCs w:val="24"/>
          <w:lang w:eastAsia="en-GB"/>
        </w:rPr>
        <w:lastRenderedPageBreak/>
        <w:drawing>
          <wp:inline distT="0" distB="0" distL="0" distR="0" wp14:anchorId="34F38695" wp14:editId="3DB6372B">
            <wp:extent cx="5210175" cy="414543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9153" cy="4176445"/>
                    </a:xfrm>
                    <a:prstGeom prst="rect">
                      <a:avLst/>
                    </a:prstGeom>
                    <a:noFill/>
                  </pic:spPr>
                </pic:pic>
              </a:graphicData>
            </a:graphic>
          </wp:inline>
        </w:drawing>
      </w:r>
    </w:p>
    <w:p w14:paraId="24E15AB9" w14:textId="77777777" w:rsidR="00E47E1C" w:rsidRPr="000B121E" w:rsidRDefault="00E47E1C" w:rsidP="000B121E">
      <w:pPr>
        <w:shd w:val="clear" w:color="auto" w:fill="FFFFFF" w:themeFill="background1"/>
        <w:spacing w:after="0" w:line="360" w:lineRule="auto"/>
        <w:rPr>
          <w:color w:val="000000" w:themeColor="text1"/>
          <w:szCs w:val="24"/>
        </w:rPr>
      </w:pPr>
    </w:p>
    <w:p w14:paraId="23B19843" w14:textId="62FDC46B" w:rsidR="00C66C90"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t>At the final stage, we integrate the ADL-</w:t>
      </w:r>
      <w:r w:rsidRPr="009C2B30">
        <w:rPr>
          <w:noProof/>
          <w:color w:val="000000" w:themeColor="text1"/>
          <w:szCs w:val="24"/>
        </w:rPr>
        <w:t>intra</w:t>
      </w:r>
      <w:r w:rsidRPr="000B121E">
        <w:rPr>
          <w:color w:val="000000" w:themeColor="text1"/>
          <w:szCs w:val="24"/>
        </w:rPr>
        <w:t xml:space="preserve"> model with the EWC method and the IC method respectively to take into account the </w:t>
      </w:r>
      <w:r w:rsidRPr="000B121E">
        <w:rPr>
          <w:noProof/>
          <w:color w:val="000000" w:themeColor="text1"/>
          <w:szCs w:val="24"/>
        </w:rPr>
        <w:t>structural</w:t>
      </w:r>
      <w:r w:rsidRPr="000B121E">
        <w:rPr>
          <w:color w:val="000000" w:themeColor="text1"/>
          <w:szCs w:val="24"/>
        </w:rPr>
        <w:t xml:space="preserve"> break</w:t>
      </w:r>
      <w:r w:rsidR="00A82A4A" w:rsidRPr="000B121E">
        <w:rPr>
          <w:color w:val="000000" w:themeColor="text1"/>
          <w:szCs w:val="24"/>
        </w:rPr>
        <w:t xml:space="preserve"> problem</w:t>
      </w:r>
      <w:r w:rsidRPr="000B121E">
        <w:rPr>
          <w:color w:val="000000" w:themeColor="text1"/>
          <w:szCs w:val="24"/>
        </w:rPr>
        <w:t xml:space="preserve">. </w:t>
      </w:r>
      <w:r w:rsidRPr="000B121E">
        <w:rPr>
          <w:rFonts w:cs="Times New Roman"/>
          <w:color w:val="000000" w:themeColor="text1"/>
          <w:szCs w:val="24"/>
        </w:rPr>
        <w:t>We implement the EWC method and the IC method to the ADL-</w:t>
      </w:r>
      <w:r w:rsidRPr="009C2B30">
        <w:rPr>
          <w:rFonts w:cs="Times New Roman"/>
          <w:noProof/>
          <w:color w:val="000000" w:themeColor="text1"/>
          <w:szCs w:val="24"/>
        </w:rPr>
        <w:t>intra</w:t>
      </w:r>
      <w:r w:rsidRPr="000B121E">
        <w:rPr>
          <w:rFonts w:cs="Times New Roman"/>
          <w:color w:val="000000" w:themeColor="text1"/>
          <w:szCs w:val="24"/>
        </w:rPr>
        <w:t xml:space="preserve"> model </w:t>
      </w:r>
      <w:r w:rsidR="004724FA" w:rsidRPr="000B121E">
        <w:rPr>
          <w:rFonts w:cs="Times New Roman"/>
          <w:color w:val="000000" w:themeColor="text1"/>
          <w:szCs w:val="24"/>
        </w:rPr>
        <w:t xml:space="preserve">if </w:t>
      </w:r>
      <w:r w:rsidRPr="000B121E">
        <w:rPr>
          <w:rFonts w:cs="Times New Roman"/>
          <w:color w:val="000000" w:themeColor="text1"/>
          <w:szCs w:val="24"/>
        </w:rPr>
        <w:t xml:space="preserve">the sequential Chow test </w:t>
      </w:r>
      <w:r w:rsidR="004724FA" w:rsidRPr="000B121E">
        <w:rPr>
          <w:rFonts w:cs="Times New Roman"/>
          <w:color w:val="000000" w:themeColor="text1"/>
          <w:szCs w:val="24"/>
        </w:rPr>
        <w:t xml:space="preserve">indicates the existence of </w:t>
      </w:r>
      <w:ins w:id="372" w:author="tao huang" w:date="2018-01-09T17:52:00Z">
        <w:r w:rsidR="00AA506A">
          <w:rPr>
            <w:rFonts w:cs="Times New Roman"/>
            <w:color w:val="000000" w:themeColor="text1"/>
            <w:szCs w:val="24"/>
          </w:rPr>
          <w:t xml:space="preserve">any </w:t>
        </w:r>
      </w:ins>
      <w:r w:rsidRPr="000B121E">
        <w:rPr>
          <w:rFonts w:cs="Times New Roman"/>
          <w:color w:val="000000" w:themeColor="text1"/>
          <w:szCs w:val="24"/>
        </w:rPr>
        <w:t>structural break</w:t>
      </w:r>
      <w:r w:rsidR="004724FA" w:rsidRPr="000B121E">
        <w:rPr>
          <w:rFonts w:cs="Times New Roman"/>
          <w:color w:val="000000" w:themeColor="text1"/>
          <w:szCs w:val="24"/>
        </w:rPr>
        <w:t xml:space="preserve">, and we </w:t>
      </w:r>
      <w:r w:rsidRPr="000B121E">
        <w:rPr>
          <w:rFonts w:cs="Times New Roman"/>
          <w:color w:val="000000" w:themeColor="text1"/>
          <w:szCs w:val="24"/>
        </w:rPr>
        <w:t>keep the forecasts generated by the ADL-</w:t>
      </w:r>
      <w:r w:rsidRPr="009C2B30">
        <w:rPr>
          <w:rFonts w:cs="Times New Roman"/>
          <w:noProof/>
          <w:color w:val="000000" w:themeColor="text1"/>
          <w:szCs w:val="24"/>
        </w:rPr>
        <w:t>intra</w:t>
      </w:r>
      <w:r w:rsidRPr="000B121E">
        <w:rPr>
          <w:rFonts w:cs="Times New Roman"/>
          <w:color w:val="000000" w:themeColor="text1"/>
          <w:szCs w:val="24"/>
        </w:rPr>
        <w:t xml:space="preserve"> model as the final forecasts</w:t>
      </w:r>
      <w:r w:rsidR="004724FA" w:rsidRPr="000B121E">
        <w:rPr>
          <w:rFonts w:cs="Times New Roman"/>
          <w:color w:val="000000" w:themeColor="text1"/>
          <w:szCs w:val="24"/>
        </w:rPr>
        <w:t xml:space="preserve"> otherwise</w:t>
      </w:r>
      <w:r w:rsidRPr="000B121E">
        <w:rPr>
          <w:rFonts w:cs="Times New Roman"/>
          <w:color w:val="000000" w:themeColor="text1"/>
          <w:szCs w:val="24"/>
        </w:rPr>
        <w:t xml:space="preserve">. </w:t>
      </w:r>
      <w:r w:rsidR="00C66C90" w:rsidRPr="000B121E">
        <w:rPr>
          <w:rFonts w:cs="Times New Roman"/>
          <w:color w:val="000000" w:themeColor="text1"/>
          <w:szCs w:val="24"/>
        </w:rPr>
        <w:t>W</w:t>
      </w:r>
      <w:r w:rsidR="00C66C90" w:rsidRPr="000B121E">
        <w:rPr>
          <w:color w:val="000000" w:themeColor="text1"/>
          <w:szCs w:val="24"/>
        </w:rPr>
        <w:t>e refer the models as the ADL-</w:t>
      </w:r>
      <w:r w:rsidR="00C66C90" w:rsidRPr="009C2B30">
        <w:rPr>
          <w:noProof/>
          <w:color w:val="000000" w:themeColor="text1"/>
          <w:szCs w:val="24"/>
        </w:rPr>
        <w:t>intra</w:t>
      </w:r>
      <w:r w:rsidR="00C66C90" w:rsidRPr="000B121E">
        <w:rPr>
          <w:noProof/>
          <w:color w:val="000000" w:themeColor="text1"/>
          <w:szCs w:val="24"/>
        </w:rPr>
        <w:t>-EWC model and the ADL-intra-IC model respectively</w:t>
      </w:r>
      <w:r w:rsidR="00BA4C47" w:rsidRPr="000B121E">
        <w:rPr>
          <w:color w:val="000000" w:themeColor="text1"/>
          <w:szCs w:val="24"/>
        </w:rPr>
        <w:t xml:space="preserve"> and we expect these </w:t>
      </w:r>
      <w:r w:rsidR="00E07F47" w:rsidRPr="000B121E">
        <w:rPr>
          <w:color w:val="000000" w:themeColor="text1"/>
          <w:szCs w:val="24"/>
        </w:rPr>
        <w:t>models</w:t>
      </w:r>
      <w:r w:rsidR="00C66C90" w:rsidRPr="000B121E">
        <w:rPr>
          <w:noProof/>
          <w:color w:val="000000" w:themeColor="text1"/>
          <w:szCs w:val="24"/>
        </w:rPr>
        <w:t xml:space="preserve"> </w:t>
      </w:r>
      <w:r w:rsidR="00BA4C47" w:rsidRPr="000B121E">
        <w:rPr>
          <w:noProof/>
          <w:color w:val="000000" w:themeColor="text1"/>
          <w:szCs w:val="24"/>
        </w:rPr>
        <w:t>to</w:t>
      </w:r>
      <w:r w:rsidR="00C66C90" w:rsidRPr="000B121E">
        <w:rPr>
          <w:noProof/>
          <w:color w:val="000000" w:themeColor="text1"/>
          <w:szCs w:val="24"/>
        </w:rPr>
        <w:t xml:space="preserve"> generate more accurate forecasts by taking into account the structural break</w:t>
      </w:r>
      <w:r w:rsidR="00E07F47" w:rsidRPr="000B121E">
        <w:rPr>
          <w:noProof/>
          <w:color w:val="000000" w:themeColor="text1"/>
          <w:szCs w:val="24"/>
        </w:rPr>
        <w:t xml:space="preserve"> problem</w:t>
      </w:r>
      <w:r w:rsidR="00C66C90" w:rsidRPr="000B121E">
        <w:rPr>
          <w:noProof/>
          <w:color w:val="000000" w:themeColor="text1"/>
          <w:szCs w:val="24"/>
        </w:rPr>
        <w:t xml:space="preserve">. </w:t>
      </w:r>
      <w:r w:rsidR="00C66C90" w:rsidRPr="000B121E">
        <w:rPr>
          <w:color w:val="000000" w:themeColor="text1"/>
          <w:szCs w:val="24"/>
        </w:rPr>
        <w:t xml:space="preserve">Figure 2 provides a guide to </w:t>
      </w:r>
      <w:r w:rsidR="00C66C90" w:rsidRPr="000B121E">
        <w:rPr>
          <w:noProof/>
          <w:color w:val="000000" w:themeColor="text1"/>
          <w:szCs w:val="24"/>
        </w:rPr>
        <w:t>implementing</w:t>
      </w:r>
      <w:r w:rsidR="00C66C90" w:rsidRPr="000B121E">
        <w:rPr>
          <w:color w:val="000000" w:themeColor="text1"/>
          <w:szCs w:val="24"/>
        </w:rPr>
        <w:t xml:space="preserve"> the ADL-</w:t>
      </w:r>
      <w:r w:rsidR="00C66C90" w:rsidRPr="009C2B30">
        <w:rPr>
          <w:noProof/>
          <w:color w:val="000000" w:themeColor="text1"/>
          <w:szCs w:val="24"/>
        </w:rPr>
        <w:t>intra</w:t>
      </w:r>
      <w:r w:rsidR="00C66C90" w:rsidRPr="000B121E">
        <w:rPr>
          <w:noProof/>
          <w:color w:val="000000" w:themeColor="text1"/>
          <w:szCs w:val="24"/>
        </w:rPr>
        <w:t>-EWC mode</w:t>
      </w:r>
      <w:r w:rsidR="00EF264C">
        <w:rPr>
          <w:noProof/>
          <w:color w:val="000000" w:themeColor="text1"/>
          <w:szCs w:val="24"/>
        </w:rPr>
        <w:t>l</w:t>
      </w:r>
      <w:r w:rsidR="00EF264C">
        <w:rPr>
          <w:rStyle w:val="FootnoteReference"/>
          <w:noProof/>
          <w:color w:val="000000" w:themeColor="text1"/>
          <w:szCs w:val="24"/>
        </w:rPr>
        <w:footnoteReference w:id="8"/>
      </w:r>
      <w:r w:rsidR="00EF264C">
        <w:rPr>
          <w:noProof/>
          <w:color w:val="000000" w:themeColor="text1"/>
          <w:szCs w:val="24"/>
        </w:rPr>
        <w:t xml:space="preserve">. </w:t>
      </w:r>
    </w:p>
    <w:p w14:paraId="05BB4E80" w14:textId="77777777" w:rsidR="004617F2" w:rsidRPr="000B121E" w:rsidRDefault="004617F2" w:rsidP="000B121E">
      <w:pPr>
        <w:shd w:val="clear" w:color="auto" w:fill="FFFFFF" w:themeFill="background1"/>
        <w:spacing w:after="0" w:line="360" w:lineRule="auto"/>
        <w:rPr>
          <w:color w:val="000000" w:themeColor="text1"/>
          <w:szCs w:val="24"/>
        </w:rPr>
      </w:pPr>
    </w:p>
    <w:p w14:paraId="7DBF356D" w14:textId="77777777" w:rsidR="004617F2" w:rsidRPr="000B121E" w:rsidRDefault="004617F2" w:rsidP="00EF6B64">
      <w:pPr>
        <w:pStyle w:val="Heading2"/>
        <w:numPr>
          <w:ilvl w:val="0"/>
          <w:numId w:val="51"/>
        </w:numPr>
      </w:pPr>
      <w:r w:rsidRPr="000B121E">
        <w:t>The experimental design</w:t>
      </w:r>
    </w:p>
    <w:p w14:paraId="2B719363" w14:textId="77777777" w:rsidR="004617F2" w:rsidRPr="000B121E" w:rsidRDefault="004617F2" w:rsidP="000B121E">
      <w:pPr>
        <w:pStyle w:val="ListParagraph"/>
        <w:shd w:val="clear" w:color="auto" w:fill="FFFFFF" w:themeFill="background1"/>
        <w:spacing w:after="0" w:line="360" w:lineRule="auto"/>
        <w:rPr>
          <w:rFonts w:cs="Times New Roman"/>
          <w:b/>
          <w:color w:val="000000" w:themeColor="text1"/>
          <w:szCs w:val="24"/>
        </w:rPr>
      </w:pPr>
    </w:p>
    <w:p w14:paraId="3F301010" w14:textId="410C9339" w:rsidR="004617F2" w:rsidRPr="000B121E" w:rsidRDefault="004617F2" w:rsidP="000B121E">
      <w:pPr>
        <w:shd w:val="clear" w:color="auto" w:fill="FFFFFF" w:themeFill="background1"/>
        <w:spacing w:after="0" w:line="360" w:lineRule="auto"/>
        <w:rPr>
          <w:color w:val="000000" w:themeColor="text1"/>
          <w:szCs w:val="24"/>
        </w:rPr>
      </w:pPr>
      <w:r w:rsidRPr="000B121E">
        <w:rPr>
          <w:rFonts w:cs="Times New Roman"/>
          <w:color w:val="000000" w:themeColor="text1"/>
          <w:szCs w:val="24"/>
        </w:rPr>
        <w:t>In this study</w:t>
      </w:r>
      <w:r w:rsidRPr="000B121E">
        <w:rPr>
          <w:color w:val="000000" w:themeColor="text1"/>
          <w:szCs w:val="24"/>
        </w:rPr>
        <w:t xml:space="preserve">, we </w:t>
      </w:r>
      <w:ins w:id="373" w:author="tao huang" w:date="2018-01-10T18:07:00Z">
        <w:r w:rsidR="00F049CC">
          <w:rPr>
            <w:color w:val="000000" w:themeColor="text1"/>
            <w:szCs w:val="24"/>
          </w:rPr>
          <w:t xml:space="preserve">initially </w:t>
        </w:r>
      </w:ins>
      <w:r w:rsidRPr="000B121E">
        <w:rPr>
          <w:color w:val="000000" w:themeColor="text1"/>
          <w:szCs w:val="24"/>
        </w:rPr>
        <w:t>evaluate the forecasting performance of the following models:</w:t>
      </w:r>
    </w:p>
    <w:p w14:paraId="31E4FA26" w14:textId="77777777" w:rsidR="004617F2" w:rsidRPr="000B121E" w:rsidRDefault="004617F2" w:rsidP="000B121E">
      <w:pPr>
        <w:shd w:val="clear" w:color="auto" w:fill="FFFFFF" w:themeFill="background1"/>
        <w:spacing w:after="0" w:line="360" w:lineRule="auto"/>
        <w:rPr>
          <w:color w:val="000000" w:themeColor="text1"/>
          <w:szCs w:val="24"/>
        </w:rPr>
      </w:pPr>
    </w:p>
    <w:p w14:paraId="385D5075" w14:textId="1E8BC149" w:rsidR="004617F2" w:rsidRPr="000B121E" w:rsidRDefault="004617F2" w:rsidP="000B121E">
      <w:pPr>
        <w:pStyle w:val="ListParagraph"/>
        <w:numPr>
          <w:ilvl w:val="0"/>
          <w:numId w:val="47"/>
        </w:numPr>
        <w:shd w:val="clear" w:color="auto" w:fill="FFFFFF" w:themeFill="background1"/>
        <w:spacing w:after="0" w:line="360" w:lineRule="auto"/>
        <w:rPr>
          <w:color w:val="000000" w:themeColor="text1"/>
          <w:szCs w:val="24"/>
        </w:rPr>
      </w:pPr>
      <w:r w:rsidRPr="000B121E">
        <w:rPr>
          <w:color w:val="000000" w:themeColor="text1"/>
          <w:szCs w:val="24"/>
        </w:rPr>
        <w:lastRenderedPageBreak/>
        <w:t>The Base-lift method</w:t>
      </w:r>
      <w:r w:rsidR="00E661ED" w:rsidRPr="000B121E">
        <w:rPr>
          <w:rStyle w:val="FootnoteReference"/>
          <w:color w:val="000000" w:themeColor="text1"/>
          <w:szCs w:val="24"/>
        </w:rPr>
        <w:footnoteReference w:id="9"/>
      </w:r>
    </w:p>
    <w:p w14:paraId="6EE46B5F" w14:textId="2162423C" w:rsidR="004617F2" w:rsidRPr="000B121E" w:rsidRDefault="004617F2" w:rsidP="000B121E">
      <w:pPr>
        <w:pStyle w:val="ListParagraph"/>
        <w:numPr>
          <w:ilvl w:val="0"/>
          <w:numId w:val="47"/>
        </w:numPr>
        <w:shd w:val="clear" w:color="auto" w:fill="FFFFFF" w:themeFill="background1"/>
        <w:spacing w:after="0" w:line="360" w:lineRule="auto"/>
        <w:rPr>
          <w:color w:val="000000" w:themeColor="text1"/>
          <w:szCs w:val="24"/>
        </w:rPr>
      </w:pPr>
      <w:r w:rsidRPr="000B121E">
        <w:rPr>
          <w:color w:val="000000" w:themeColor="text1"/>
          <w:szCs w:val="24"/>
        </w:rPr>
        <w:t>The ADL-own model</w:t>
      </w:r>
    </w:p>
    <w:p w14:paraId="4BF817AB" w14:textId="031F5016" w:rsidR="004617F2" w:rsidRPr="000B121E" w:rsidRDefault="004617F2" w:rsidP="000B121E">
      <w:pPr>
        <w:pStyle w:val="ListParagraph"/>
        <w:numPr>
          <w:ilvl w:val="0"/>
          <w:numId w:val="47"/>
        </w:numPr>
        <w:shd w:val="clear" w:color="auto" w:fill="FFFFFF" w:themeFill="background1"/>
        <w:spacing w:after="0" w:line="360" w:lineRule="auto"/>
        <w:rPr>
          <w:color w:val="000000" w:themeColor="text1"/>
          <w:szCs w:val="24"/>
        </w:rPr>
      </w:pPr>
      <w:r w:rsidRPr="000B121E">
        <w:rPr>
          <w:color w:val="000000" w:themeColor="text1"/>
          <w:szCs w:val="24"/>
        </w:rPr>
        <w:t>The ADL-</w:t>
      </w:r>
      <w:r w:rsidRPr="009C2B30">
        <w:rPr>
          <w:noProof/>
          <w:color w:val="000000" w:themeColor="text1"/>
          <w:szCs w:val="24"/>
        </w:rPr>
        <w:t>intra</w:t>
      </w:r>
      <w:r w:rsidRPr="000B121E">
        <w:rPr>
          <w:color w:val="000000" w:themeColor="text1"/>
          <w:szCs w:val="24"/>
        </w:rPr>
        <w:t xml:space="preserve"> model</w:t>
      </w:r>
    </w:p>
    <w:p w14:paraId="07B0D437" w14:textId="53081F1F" w:rsidR="004617F2" w:rsidRPr="000B121E" w:rsidRDefault="004617F2" w:rsidP="000B121E">
      <w:pPr>
        <w:pStyle w:val="ListParagraph"/>
        <w:numPr>
          <w:ilvl w:val="0"/>
          <w:numId w:val="47"/>
        </w:numPr>
        <w:shd w:val="clear" w:color="auto" w:fill="FFFFFF" w:themeFill="background1"/>
        <w:spacing w:after="0" w:line="360" w:lineRule="auto"/>
        <w:rPr>
          <w:color w:val="000000" w:themeColor="text1"/>
          <w:szCs w:val="24"/>
        </w:rPr>
      </w:pPr>
      <w:r w:rsidRPr="000B121E">
        <w:rPr>
          <w:color w:val="000000" w:themeColor="text1"/>
          <w:szCs w:val="24"/>
        </w:rPr>
        <w:t>The ADL-</w:t>
      </w:r>
      <w:r w:rsidRPr="009C2B30">
        <w:rPr>
          <w:noProof/>
          <w:color w:val="000000" w:themeColor="text1"/>
          <w:szCs w:val="24"/>
        </w:rPr>
        <w:t>intra</w:t>
      </w:r>
      <w:r w:rsidRPr="000B121E">
        <w:rPr>
          <w:color w:val="000000" w:themeColor="text1"/>
          <w:szCs w:val="24"/>
        </w:rPr>
        <w:t>-EWC model</w:t>
      </w:r>
      <w:r w:rsidRPr="000B121E">
        <w:rPr>
          <w:rStyle w:val="FootnoteReference"/>
          <w:color w:val="000000" w:themeColor="text1"/>
          <w:szCs w:val="24"/>
        </w:rPr>
        <w:footnoteReference w:id="10"/>
      </w:r>
      <w:del w:id="374" w:author="Fildes, Robert" w:date="2017-12-12T15:38:00Z">
        <w:r w:rsidRPr="000B121E" w:rsidDel="00EF6B64">
          <w:rPr>
            <w:color w:val="000000" w:themeColor="text1"/>
            <w:szCs w:val="24"/>
          </w:rPr>
          <w:delText>.</w:delText>
        </w:r>
      </w:del>
    </w:p>
    <w:p w14:paraId="25C9F456" w14:textId="3B95BBB3" w:rsidR="004617F2" w:rsidRPr="000B121E" w:rsidRDefault="004617F2" w:rsidP="000B121E">
      <w:pPr>
        <w:pStyle w:val="ListParagraph"/>
        <w:numPr>
          <w:ilvl w:val="0"/>
          <w:numId w:val="47"/>
        </w:numPr>
        <w:shd w:val="clear" w:color="auto" w:fill="FFFFFF" w:themeFill="background1"/>
        <w:spacing w:after="0" w:line="360" w:lineRule="auto"/>
        <w:rPr>
          <w:color w:val="000000" w:themeColor="text1"/>
          <w:szCs w:val="24"/>
        </w:rPr>
      </w:pPr>
      <w:r w:rsidRPr="000B121E">
        <w:rPr>
          <w:color w:val="000000" w:themeColor="text1"/>
          <w:szCs w:val="24"/>
        </w:rPr>
        <w:t xml:space="preserve">The ADL-own-EWC model: similar to </w:t>
      </w:r>
      <w:r w:rsidR="00F34D08" w:rsidRPr="000B121E">
        <w:rPr>
          <w:color w:val="000000" w:themeColor="text1"/>
          <w:szCs w:val="24"/>
        </w:rPr>
        <w:t xml:space="preserve">the </w:t>
      </w:r>
      <w:r w:rsidRPr="000B121E">
        <w:rPr>
          <w:color w:val="000000" w:themeColor="text1"/>
          <w:szCs w:val="24"/>
        </w:rPr>
        <w:t>ADL-</w:t>
      </w:r>
      <w:r w:rsidRPr="009C2B30">
        <w:rPr>
          <w:noProof/>
          <w:color w:val="000000" w:themeColor="text1"/>
          <w:szCs w:val="24"/>
        </w:rPr>
        <w:t>intra</w:t>
      </w:r>
      <w:r w:rsidRPr="000B121E">
        <w:rPr>
          <w:color w:val="000000" w:themeColor="text1"/>
          <w:szCs w:val="24"/>
        </w:rPr>
        <w:t>-EWC</w:t>
      </w:r>
      <w:r w:rsidR="00F34D08" w:rsidRPr="000B121E">
        <w:rPr>
          <w:color w:val="000000" w:themeColor="text1"/>
          <w:szCs w:val="24"/>
        </w:rPr>
        <w:t xml:space="preserve"> model</w:t>
      </w:r>
      <w:r w:rsidRPr="000B121E">
        <w:rPr>
          <w:color w:val="000000" w:themeColor="text1"/>
          <w:szCs w:val="24"/>
        </w:rPr>
        <w:t xml:space="preserve"> except that </w:t>
      </w:r>
      <w:r w:rsidR="00F34D08" w:rsidRPr="000B121E">
        <w:rPr>
          <w:color w:val="000000" w:themeColor="text1"/>
          <w:szCs w:val="24"/>
        </w:rPr>
        <w:t xml:space="preserve">the </w:t>
      </w:r>
      <w:r w:rsidRPr="000B121E">
        <w:rPr>
          <w:color w:val="000000" w:themeColor="text1"/>
          <w:szCs w:val="24"/>
        </w:rPr>
        <w:t>ADL-own model</w:t>
      </w:r>
      <w:r w:rsidR="00F34D08" w:rsidRPr="000B121E">
        <w:rPr>
          <w:color w:val="000000" w:themeColor="text1"/>
          <w:szCs w:val="24"/>
        </w:rPr>
        <w:t xml:space="preserve"> is incorporated during the second stage.</w:t>
      </w:r>
    </w:p>
    <w:p w14:paraId="4FAF3D1D" w14:textId="0445A391" w:rsidR="004617F2" w:rsidRPr="000B121E" w:rsidRDefault="004617F2" w:rsidP="000B121E">
      <w:pPr>
        <w:pStyle w:val="ListParagraph"/>
        <w:numPr>
          <w:ilvl w:val="0"/>
          <w:numId w:val="47"/>
        </w:numPr>
        <w:shd w:val="clear" w:color="auto" w:fill="FFFFFF" w:themeFill="background1"/>
        <w:spacing w:after="0" w:line="360" w:lineRule="auto"/>
        <w:rPr>
          <w:color w:val="000000" w:themeColor="text1"/>
          <w:szCs w:val="24"/>
        </w:rPr>
      </w:pPr>
      <w:r w:rsidRPr="000B121E">
        <w:rPr>
          <w:color w:val="000000" w:themeColor="text1"/>
          <w:szCs w:val="24"/>
        </w:rPr>
        <w:t>The ADL-intra-IC model</w:t>
      </w:r>
    </w:p>
    <w:p w14:paraId="10C87261" w14:textId="6369BD59" w:rsidR="004617F2" w:rsidRPr="000B121E" w:rsidRDefault="004617F2" w:rsidP="000B121E">
      <w:pPr>
        <w:pStyle w:val="ListParagraph"/>
        <w:numPr>
          <w:ilvl w:val="0"/>
          <w:numId w:val="47"/>
        </w:numPr>
        <w:shd w:val="clear" w:color="auto" w:fill="FFFFFF" w:themeFill="background1"/>
        <w:spacing w:after="0" w:line="360" w:lineRule="auto"/>
        <w:rPr>
          <w:color w:val="000000" w:themeColor="text1"/>
          <w:szCs w:val="24"/>
        </w:rPr>
      </w:pPr>
      <w:r w:rsidRPr="000B121E">
        <w:rPr>
          <w:color w:val="000000" w:themeColor="text1"/>
          <w:szCs w:val="24"/>
        </w:rPr>
        <w:t xml:space="preserve">The ADL-own-IC model: </w:t>
      </w:r>
      <w:r w:rsidR="00F34D08" w:rsidRPr="000B121E">
        <w:rPr>
          <w:color w:val="000000" w:themeColor="text1"/>
          <w:szCs w:val="24"/>
        </w:rPr>
        <w:t>similar to the ADL-</w:t>
      </w:r>
      <w:r w:rsidR="00F34D08" w:rsidRPr="000B121E">
        <w:rPr>
          <w:noProof/>
          <w:color w:val="000000" w:themeColor="text1"/>
          <w:szCs w:val="24"/>
        </w:rPr>
        <w:t>intra</w:t>
      </w:r>
      <w:r w:rsidR="00F34D08" w:rsidRPr="000B121E">
        <w:rPr>
          <w:color w:val="000000" w:themeColor="text1"/>
          <w:szCs w:val="24"/>
        </w:rPr>
        <w:t>-IC model except that the ADL-own model is incorporated during the second stage.</w:t>
      </w:r>
    </w:p>
    <w:p w14:paraId="74D8BBD7" w14:textId="77777777" w:rsidR="004617F2" w:rsidRPr="000B121E" w:rsidRDefault="004617F2" w:rsidP="000B121E">
      <w:pPr>
        <w:shd w:val="clear" w:color="auto" w:fill="FFFFFF" w:themeFill="background1"/>
        <w:spacing w:after="0" w:line="360" w:lineRule="auto"/>
        <w:rPr>
          <w:color w:val="000000" w:themeColor="text1"/>
          <w:szCs w:val="24"/>
        </w:rPr>
      </w:pPr>
    </w:p>
    <w:p w14:paraId="39AB27AF" w14:textId="2BDAE2F9" w:rsidR="004617F2"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t xml:space="preserve">We evaluate the forecasting performance of these models with </w:t>
      </w:r>
      <w:ins w:id="375" w:author="tao huang" w:date="2018-01-09T17:59:00Z">
        <w:r w:rsidR="00065ED5">
          <w:rPr>
            <w:color w:val="000000" w:themeColor="text1"/>
            <w:szCs w:val="24"/>
          </w:rPr>
          <w:t xml:space="preserve">18 </w:t>
        </w:r>
      </w:ins>
      <w:r w:rsidRPr="000B121E">
        <w:rPr>
          <w:color w:val="000000" w:themeColor="text1"/>
          <w:szCs w:val="24"/>
        </w:rPr>
        <w:t xml:space="preserve">rolling origins for robustness </w:t>
      </w:r>
      <w:r w:rsidRPr="000B121E">
        <w:rPr>
          <w:color w:val="000000" w:themeColor="text1"/>
          <w:szCs w:val="24"/>
        </w:rPr>
        <w:fldChar w:fldCharType="begin"/>
      </w:r>
      <w:r w:rsidRPr="000B121E">
        <w:rPr>
          <w:color w:val="000000" w:themeColor="text1"/>
          <w:szCs w:val="24"/>
        </w:rPr>
        <w:instrText xml:space="preserve"> ADDIN EN.CITE &lt;EndNote&gt;&lt;Cite&gt;&lt;Author&gt;Tashman&lt;/Author&gt;&lt;Year&gt;2000&lt;/Year&gt;&lt;RecNum&gt;207&lt;/RecNum&gt;&lt;DisplayText&gt;(Tashman, 2000)&lt;/DisplayText&gt;&lt;record&gt;&lt;rec-number&gt;207&lt;/rec-number&gt;&lt;foreign-keys&gt;&lt;key app="EN" db-id="fwzpfdt205x9v6eprsvv25dpxftedxv0z0a9" timestamp="0"&gt;207&lt;/key&gt;&lt;/foreign-keys&gt;&lt;ref-type name="Journal Article"&gt;17&lt;/ref-type&gt;&lt;contributors&gt;&lt;authors&gt;&lt;author&gt;Leonard J. Tashman&lt;/author&gt;&lt;/authors&gt;&lt;/contributors&gt;&lt;titles&gt;&lt;title&gt;Out-of-sample tests of forecasting accuracy: an analysis and review &lt;/title&gt;&lt;secondary-title&gt;International Journal of Forecasting&lt;/secondary-title&gt;&lt;/titles&gt;&lt;periodical&gt;&lt;full-title&gt;International Journal of Forecasting&lt;/full-title&gt;&lt;/periodical&gt;&lt;volume&gt;16&lt;/volume&gt;&lt;number&gt;4&lt;/number&gt;&lt;dates&gt;&lt;year&gt;2000&lt;/year&gt;&lt;/dates&gt;&lt;urls&gt;&lt;/urls&gt;&lt;/record&gt;&lt;/Cite&gt;&lt;/EndNote&gt;</w:instrText>
      </w:r>
      <w:r w:rsidRPr="000B121E">
        <w:rPr>
          <w:color w:val="000000" w:themeColor="text1"/>
          <w:szCs w:val="24"/>
        </w:rPr>
        <w:fldChar w:fldCharType="separate"/>
      </w:r>
      <w:r w:rsidRPr="000B121E">
        <w:rPr>
          <w:noProof/>
          <w:color w:val="000000" w:themeColor="text1"/>
          <w:szCs w:val="24"/>
        </w:rPr>
        <w:t>(</w:t>
      </w:r>
      <w:hyperlink w:anchor="_ENREF_67" w:tooltip="Tashman, 2000 #207" w:history="1">
        <w:r w:rsidR="0047706C" w:rsidRPr="000B121E">
          <w:rPr>
            <w:noProof/>
            <w:color w:val="000000" w:themeColor="text1"/>
            <w:szCs w:val="24"/>
          </w:rPr>
          <w:t>Tashman, 2000</w:t>
        </w:r>
      </w:hyperlink>
      <w:r w:rsidRPr="000B121E">
        <w:rPr>
          <w:noProof/>
          <w:color w:val="000000" w:themeColor="text1"/>
          <w:szCs w:val="24"/>
        </w:rPr>
        <w:t>)</w:t>
      </w:r>
      <w:r w:rsidRPr="000B121E">
        <w:rPr>
          <w:color w:val="000000" w:themeColor="text1"/>
          <w:szCs w:val="24"/>
        </w:rPr>
        <w:fldChar w:fldCharType="end"/>
      </w:r>
      <w:r w:rsidRPr="000B121E">
        <w:rPr>
          <w:color w:val="000000" w:themeColor="text1"/>
          <w:szCs w:val="24"/>
        </w:rPr>
        <w:t xml:space="preserve">. </w:t>
      </w:r>
      <w:del w:id="376" w:author="tao huang" w:date="2018-01-09T18:00:00Z">
        <w:r w:rsidRPr="000B121E" w:rsidDel="00065ED5">
          <w:rPr>
            <w:color w:val="000000" w:themeColor="text1"/>
            <w:szCs w:val="24"/>
          </w:rPr>
          <w:delText>For example, w</w:delText>
        </w:r>
      </w:del>
      <w:ins w:id="377" w:author="tao huang" w:date="2018-01-09T18:00:00Z">
        <w:r w:rsidR="00065ED5">
          <w:rPr>
            <w:color w:val="000000" w:themeColor="text1"/>
            <w:szCs w:val="24"/>
          </w:rPr>
          <w:t>W</w:t>
        </w:r>
      </w:ins>
      <w:r w:rsidRPr="000B121E">
        <w:rPr>
          <w:color w:val="000000" w:themeColor="text1"/>
          <w:szCs w:val="24"/>
        </w:rPr>
        <w:t>e specify the model with an estimation window of 160 weeks</w:t>
      </w:r>
      <w:r w:rsidR="00CB4203" w:rsidRPr="000B121E">
        <w:rPr>
          <w:color w:val="000000" w:themeColor="text1"/>
          <w:szCs w:val="24"/>
        </w:rPr>
        <w:t xml:space="preserve">. </w:t>
      </w:r>
      <w:ins w:id="378" w:author="tao huang" w:date="2018-01-09T17:59:00Z">
        <w:r w:rsidR="00065ED5">
          <w:rPr>
            <w:color w:val="000000" w:themeColor="text1"/>
            <w:szCs w:val="24"/>
          </w:rPr>
          <w:t xml:space="preserve">For each rolling event, </w:t>
        </w:r>
      </w:ins>
      <w:del w:id="379" w:author="tao huang" w:date="2018-01-09T17:59:00Z">
        <w:r w:rsidR="00CB4203" w:rsidRPr="000B121E" w:rsidDel="00065ED5">
          <w:rPr>
            <w:color w:val="000000" w:themeColor="text1"/>
            <w:szCs w:val="24"/>
          </w:rPr>
          <w:delText>W</w:delText>
        </w:r>
      </w:del>
      <w:ins w:id="380" w:author="tao huang" w:date="2018-01-09T17:59:00Z">
        <w:r w:rsidR="00065ED5">
          <w:rPr>
            <w:color w:val="000000" w:themeColor="text1"/>
            <w:szCs w:val="24"/>
          </w:rPr>
          <w:t>w</w:t>
        </w:r>
      </w:ins>
      <w:r w:rsidR="00CB4203" w:rsidRPr="000B121E">
        <w:rPr>
          <w:color w:val="000000" w:themeColor="text1"/>
          <w:szCs w:val="24"/>
        </w:rPr>
        <w:t xml:space="preserve">e </w:t>
      </w:r>
      <w:r w:rsidRPr="000B121E">
        <w:rPr>
          <w:color w:val="000000" w:themeColor="text1"/>
          <w:szCs w:val="24"/>
        </w:rPr>
        <w:t xml:space="preserve">move the estimation window </w:t>
      </w:r>
      <w:ins w:id="381" w:author="tao huang" w:date="2018-01-10T17:54:00Z">
        <w:r w:rsidR="00136C07" w:rsidRPr="000B121E">
          <w:rPr>
            <w:color w:val="000000" w:themeColor="text1"/>
            <w:szCs w:val="24"/>
          </w:rPr>
          <w:t xml:space="preserve">two weeks </w:t>
        </w:r>
      </w:ins>
      <w:r w:rsidRPr="000B121E">
        <w:rPr>
          <w:color w:val="000000" w:themeColor="text1"/>
          <w:szCs w:val="24"/>
        </w:rPr>
        <w:t xml:space="preserve">forward </w:t>
      </w:r>
      <w:del w:id="382" w:author="tao huang" w:date="2018-01-09T17:59:00Z">
        <w:r w:rsidRPr="000B121E" w:rsidDel="00065ED5">
          <w:rPr>
            <w:color w:val="000000" w:themeColor="text1"/>
            <w:szCs w:val="24"/>
          </w:rPr>
          <w:delText xml:space="preserve">every </w:delText>
        </w:r>
      </w:del>
      <w:del w:id="383" w:author="tao huang" w:date="2018-01-10T17:54:00Z">
        <w:r w:rsidRPr="000B121E" w:rsidDel="00136C07">
          <w:rPr>
            <w:color w:val="000000" w:themeColor="text1"/>
            <w:szCs w:val="24"/>
          </w:rPr>
          <w:delText>two weeks</w:delText>
        </w:r>
        <w:r w:rsidR="00CB4203" w:rsidRPr="000B121E" w:rsidDel="00136C07">
          <w:rPr>
            <w:color w:val="000000" w:themeColor="text1"/>
            <w:szCs w:val="24"/>
          </w:rPr>
          <w:delText xml:space="preserve"> </w:delText>
        </w:r>
      </w:del>
      <w:r w:rsidR="00CB4203" w:rsidRPr="000B121E">
        <w:rPr>
          <w:color w:val="000000" w:themeColor="text1"/>
          <w:szCs w:val="24"/>
        </w:rPr>
        <w:t>and re-specify the model</w:t>
      </w:r>
      <w:ins w:id="384" w:author="tao huang" w:date="2018-01-09T17:59:00Z">
        <w:r w:rsidR="00065ED5">
          <w:rPr>
            <w:color w:val="000000" w:themeColor="text1"/>
            <w:szCs w:val="24"/>
          </w:rPr>
          <w:t xml:space="preserve">. </w:t>
        </w:r>
      </w:ins>
      <w:del w:id="385" w:author="tao huang" w:date="2018-01-09T17:59:00Z">
        <w:r w:rsidR="00CB4203" w:rsidRPr="000B121E" w:rsidDel="00065ED5">
          <w:rPr>
            <w:color w:val="000000" w:themeColor="text1"/>
            <w:szCs w:val="24"/>
          </w:rPr>
          <w:delText xml:space="preserve">, </w:delText>
        </w:r>
      </w:del>
      <w:del w:id="386" w:author="tao huang" w:date="2018-01-09T17:58:00Z">
        <w:r w:rsidR="00CB4203" w:rsidRPr="000B121E" w:rsidDel="00BE328F">
          <w:rPr>
            <w:color w:val="000000" w:themeColor="text1"/>
            <w:szCs w:val="24"/>
          </w:rPr>
          <w:delText xml:space="preserve">which leads to </w:delText>
        </w:r>
      </w:del>
      <w:del w:id="387" w:author="tao huang" w:date="2018-01-09T17:59:00Z">
        <w:r w:rsidRPr="000B121E" w:rsidDel="00065ED5">
          <w:rPr>
            <w:color w:val="000000" w:themeColor="text1"/>
            <w:szCs w:val="24"/>
          </w:rPr>
          <w:delText xml:space="preserve">18 rolling </w:delText>
        </w:r>
      </w:del>
      <w:del w:id="388" w:author="tao huang" w:date="2018-01-09T17:58:00Z">
        <w:r w:rsidRPr="000B121E" w:rsidDel="00BE328F">
          <w:rPr>
            <w:color w:val="000000" w:themeColor="text1"/>
            <w:szCs w:val="24"/>
          </w:rPr>
          <w:delText>events</w:delText>
        </w:r>
      </w:del>
      <w:del w:id="389" w:author="tao huang" w:date="2018-01-09T17:59:00Z">
        <w:r w:rsidRPr="000B121E" w:rsidDel="00065ED5">
          <w:rPr>
            <w:color w:val="000000" w:themeColor="text1"/>
            <w:szCs w:val="24"/>
          </w:rPr>
          <w:delText xml:space="preserve">. </w:delText>
        </w:r>
      </w:del>
      <w:r w:rsidRPr="000B121E">
        <w:rPr>
          <w:color w:val="000000" w:themeColor="text1"/>
          <w:szCs w:val="24"/>
        </w:rPr>
        <w:t>We presume the value of the price and promotion</w:t>
      </w:r>
      <w:ins w:id="390" w:author="tao huang" w:date="2018-01-09T18:00:00Z">
        <w:r w:rsidR="00065ED5">
          <w:rPr>
            <w:color w:val="000000" w:themeColor="text1"/>
            <w:szCs w:val="24"/>
          </w:rPr>
          <w:t>al</w:t>
        </w:r>
      </w:ins>
      <w:r w:rsidRPr="000B121E">
        <w:rPr>
          <w:color w:val="000000" w:themeColor="text1"/>
          <w:szCs w:val="24"/>
        </w:rPr>
        <w:t xml:space="preserve"> information to be known, as </w:t>
      </w:r>
      <w:del w:id="391" w:author="tao huang" w:date="2018-01-09T18:00:00Z">
        <w:r w:rsidRPr="000B121E" w:rsidDel="00065ED5">
          <w:rPr>
            <w:color w:val="000000" w:themeColor="text1"/>
            <w:szCs w:val="24"/>
          </w:rPr>
          <w:delText xml:space="preserve">this </w:delText>
        </w:r>
      </w:del>
      <w:ins w:id="392" w:author="tao huang" w:date="2018-01-09T18:00:00Z">
        <w:r w:rsidR="00065ED5">
          <w:rPr>
            <w:color w:val="000000" w:themeColor="text1"/>
            <w:szCs w:val="24"/>
          </w:rPr>
          <w:t>it</w:t>
        </w:r>
        <w:r w:rsidR="00065ED5" w:rsidRPr="000B121E">
          <w:rPr>
            <w:color w:val="000000" w:themeColor="text1"/>
            <w:szCs w:val="24"/>
          </w:rPr>
          <w:t xml:space="preserve"> </w:t>
        </w:r>
      </w:ins>
      <w:r w:rsidRPr="000B121E">
        <w:rPr>
          <w:color w:val="000000" w:themeColor="text1"/>
          <w:szCs w:val="24"/>
        </w:rPr>
        <w:t xml:space="preserve">is part of the retailer’s inventory plan, and we use the forecast value of the product sales when the forecast horizon is beyond one week. For each rolling event, we generate one to </w:t>
      </w:r>
      <m:oMath>
        <m:r>
          <w:rPr>
            <w:rFonts w:ascii="Cambria Math" w:hAnsi="Cambria Math"/>
            <w:color w:val="000000" w:themeColor="text1"/>
            <w:szCs w:val="24"/>
          </w:rPr>
          <m:t>H</m:t>
        </m:r>
      </m:oMath>
      <w:r w:rsidRPr="000B121E">
        <w:rPr>
          <w:color w:val="000000" w:themeColor="text1"/>
          <w:szCs w:val="24"/>
        </w:rPr>
        <w:t xml:space="preserve"> week-ahead forecasts, where </w:t>
      </w:r>
      <m:oMath>
        <m:r>
          <w:rPr>
            <w:rFonts w:ascii="Cambria Math" w:hAnsi="Cambria Math"/>
            <w:color w:val="000000" w:themeColor="text1"/>
            <w:szCs w:val="24"/>
          </w:rPr>
          <m:t>H</m:t>
        </m:r>
      </m:oMath>
      <w:r w:rsidRPr="000B121E">
        <w:rPr>
          <w:color w:val="000000" w:themeColor="text1"/>
          <w:szCs w:val="24"/>
        </w:rPr>
        <w:t xml:space="preserve"> is 1, 4, and 8, to approximate the situation retailers face in practice. </w:t>
      </w:r>
      <w:r w:rsidRPr="000B121E">
        <w:rPr>
          <w:rFonts w:cs="Times New Roman"/>
          <w:color w:val="000000" w:themeColor="text1"/>
          <w:szCs w:val="24"/>
        </w:rPr>
        <w:t xml:space="preserve">For the EWC method, we </w:t>
      </w:r>
      <w:r w:rsidR="00CB4203" w:rsidRPr="000B121E">
        <w:rPr>
          <w:rFonts w:cs="Times New Roman"/>
          <w:color w:val="000000" w:themeColor="text1"/>
          <w:szCs w:val="24"/>
        </w:rPr>
        <w:t xml:space="preserve">engage </w:t>
      </w:r>
      <w:r w:rsidRPr="000B121E">
        <w:rPr>
          <w:rFonts w:cs="Times New Roman"/>
          <w:color w:val="000000" w:themeColor="text1"/>
          <w:szCs w:val="24"/>
        </w:rPr>
        <w:t xml:space="preserve">ten estimation windows with different lengths (e.g., </w:t>
      </w:r>
      <w:r w:rsidR="00CB4203" w:rsidRPr="000B121E">
        <w:rPr>
          <w:rFonts w:cs="Times New Roman"/>
          <w:color w:val="000000" w:themeColor="text1"/>
          <w:szCs w:val="24"/>
        </w:rPr>
        <w:t xml:space="preserve">for the estimation period [1,160], we estimate the model with ten estimation windows including </w:t>
      </w:r>
      <w:r w:rsidRPr="000B121E">
        <w:rPr>
          <w:rFonts w:cs="Times New Roman"/>
          <w:color w:val="000000" w:themeColor="text1"/>
          <w:szCs w:val="24"/>
        </w:rPr>
        <w:t xml:space="preserve">[1, 160], [3, 160], </w:t>
      </w:r>
      <w:r w:rsidR="00CB4203" w:rsidRPr="000B121E">
        <w:rPr>
          <w:rFonts w:cs="Times New Roman"/>
          <w:color w:val="000000" w:themeColor="text1"/>
          <w:szCs w:val="24"/>
        </w:rPr>
        <w:t xml:space="preserve">and so forth, </w:t>
      </w:r>
      <w:r w:rsidRPr="000B121E">
        <w:rPr>
          <w:rFonts w:cs="Times New Roman"/>
          <w:color w:val="000000" w:themeColor="text1"/>
          <w:szCs w:val="24"/>
        </w:rPr>
        <w:t>until [19, 160]), and generate ten sets of forecasts</w:t>
      </w:r>
      <w:ins w:id="393" w:author="tao huang" w:date="2018-01-10T17:55:00Z">
        <w:r w:rsidR="00136C07">
          <w:rPr>
            <w:rFonts w:cs="Times New Roman"/>
            <w:color w:val="000000" w:themeColor="text1"/>
            <w:szCs w:val="24"/>
          </w:rPr>
          <w:t xml:space="preserve"> accordingly</w:t>
        </w:r>
      </w:ins>
      <w:r w:rsidRPr="000B121E">
        <w:rPr>
          <w:rFonts w:cs="Times New Roman"/>
          <w:color w:val="000000" w:themeColor="text1"/>
          <w:szCs w:val="24"/>
        </w:rPr>
        <w:t xml:space="preserve">. We combine the ten sets of forecasts with equal weights. </w:t>
      </w:r>
      <w:r w:rsidRPr="000B121E">
        <w:rPr>
          <w:color w:val="000000" w:themeColor="text1"/>
          <w:szCs w:val="24"/>
        </w:rPr>
        <w:t xml:space="preserve">For the IC methods, we estimate the forecast bias as the average value of the sixteen most recent residuals and add the value equally to the forecasts </w:t>
      </w:r>
      <w:del w:id="394" w:author="tao huang" w:date="2018-01-09T18:01:00Z">
        <w:r w:rsidRPr="000B121E" w:rsidDel="00065ED5">
          <w:rPr>
            <w:color w:val="000000" w:themeColor="text1"/>
            <w:szCs w:val="24"/>
          </w:rPr>
          <w:delText xml:space="preserve">for </w:delText>
        </w:r>
      </w:del>
      <w:ins w:id="395" w:author="tao huang" w:date="2018-01-09T18:01:00Z">
        <w:r w:rsidR="00065ED5">
          <w:rPr>
            <w:color w:val="000000" w:themeColor="text1"/>
            <w:szCs w:val="24"/>
          </w:rPr>
          <w:t>of</w:t>
        </w:r>
        <w:r w:rsidR="00065ED5" w:rsidRPr="000B121E">
          <w:rPr>
            <w:color w:val="000000" w:themeColor="text1"/>
            <w:szCs w:val="24"/>
          </w:rPr>
          <w:t xml:space="preserve"> </w:t>
        </w:r>
      </w:ins>
      <w:del w:id="396" w:author="tao huang" w:date="2018-01-09T18:01:00Z">
        <w:r w:rsidRPr="000B121E" w:rsidDel="00065ED5">
          <w:rPr>
            <w:color w:val="000000" w:themeColor="text1"/>
            <w:szCs w:val="24"/>
          </w:rPr>
          <w:delText xml:space="preserve">each </w:delText>
        </w:r>
      </w:del>
      <w:ins w:id="397" w:author="tao huang" w:date="2018-01-09T18:01:00Z">
        <w:r w:rsidR="00065ED5">
          <w:rPr>
            <w:color w:val="000000" w:themeColor="text1"/>
            <w:szCs w:val="24"/>
          </w:rPr>
          <w:t>all the</w:t>
        </w:r>
        <w:r w:rsidR="00065ED5" w:rsidRPr="000B121E">
          <w:rPr>
            <w:color w:val="000000" w:themeColor="text1"/>
            <w:szCs w:val="24"/>
          </w:rPr>
          <w:t xml:space="preserve"> </w:t>
        </w:r>
      </w:ins>
      <w:r w:rsidRPr="000B121E">
        <w:rPr>
          <w:color w:val="000000" w:themeColor="text1"/>
          <w:szCs w:val="24"/>
        </w:rPr>
        <w:t>forecast horizon</w:t>
      </w:r>
      <w:ins w:id="398" w:author="tao huang" w:date="2018-01-09T18:01:00Z">
        <w:r w:rsidR="00065ED5">
          <w:rPr>
            <w:color w:val="000000" w:themeColor="text1"/>
            <w:szCs w:val="24"/>
          </w:rPr>
          <w:t>s</w:t>
        </w:r>
      </w:ins>
      <w:r w:rsidRPr="000B121E">
        <w:rPr>
          <w:color w:val="000000" w:themeColor="text1"/>
          <w:szCs w:val="24"/>
        </w:rPr>
        <w:t>.</w:t>
      </w:r>
      <w:r w:rsidRPr="000B121E">
        <w:rPr>
          <w:rFonts w:cs="Times New Roman"/>
          <w:color w:val="000000" w:themeColor="text1"/>
          <w:szCs w:val="24"/>
        </w:rPr>
        <w:t xml:space="preserve"> </w:t>
      </w:r>
    </w:p>
    <w:p w14:paraId="761E32B9"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color w:val="000000" w:themeColor="text1"/>
          <w:szCs w:val="24"/>
        </w:rPr>
        <w:t xml:space="preserve"> </w:t>
      </w:r>
      <w:r w:rsidRPr="000B121E">
        <w:rPr>
          <w:rFonts w:cs="Times New Roman"/>
          <w:color w:val="000000" w:themeColor="text1"/>
          <w:szCs w:val="24"/>
        </w:rPr>
        <w:t xml:space="preserve"> </w:t>
      </w:r>
    </w:p>
    <w:p w14:paraId="7F8CCE5A" w14:textId="580D50C8" w:rsidR="004617F2" w:rsidRPr="000B121E" w:rsidRDefault="00D67CF9" w:rsidP="000B121E">
      <w:pPr>
        <w:shd w:val="clear" w:color="auto" w:fill="FFFFFF" w:themeFill="background1"/>
        <w:spacing w:after="0" w:line="360" w:lineRule="auto"/>
        <w:rPr>
          <w:color w:val="000000" w:themeColor="text1"/>
          <w:szCs w:val="24"/>
        </w:rPr>
      </w:pPr>
      <w:r w:rsidRPr="000B121E">
        <w:rPr>
          <w:color w:val="000000" w:themeColor="text1"/>
          <w:szCs w:val="24"/>
        </w:rPr>
        <w:t>We evaluate the models with</w:t>
      </w:r>
      <w:r w:rsidR="004617F2" w:rsidRPr="000B121E">
        <w:rPr>
          <w:color w:val="000000" w:themeColor="text1"/>
          <w:szCs w:val="24"/>
        </w:rPr>
        <w:t xml:space="preserve"> four error measures: the Mean Absolute Error (</w:t>
      </w:r>
      <w:r w:rsidR="004617F2" w:rsidRPr="00A82DF2">
        <w:rPr>
          <w:i/>
          <w:color w:val="000000" w:themeColor="text1"/>
          <w:szCs w:val="24"/>
          <w:rPrChange w:id="399" w:author="tao huang" w:date="2018-01-09T18:55:00Z">
            <w:rPr>
              <w:color w:val="000000" w:themeColor="text1"/>
              <w:szCs w:val="24"/>
            </w:rPr>
          </w:rPrChange>
        </w:rPr>
        <w:t>MAE</w:t>
      </w:r>
      <w:r w:rsidR="004617F2" w:rsidRPr="000B121E">
        <w:rPr>
          <w:color w:val="000000" w:themeColor="text1"/>
          <w:szCs w:val="24"/>
        </w:rPr>
        <w:t>), the symmetric Mean Absolute Percentage Error (</w:t>
      </w:r>
      <w:r w:rsidR="004617F2" w:rsidRPr="00A82DF2">
        <w:rPr>
          <w:i/>
          <w:color w:val="000000" w:themeColor="text1"/>
          <w:szCs w:val="24"/>
          <w:rPrChange w:id="400" w:author="tao huang" w:date="2018-01-09T18:55:00Z">
            <w:rPr>
              <w:color w:val="000000" w:themeColor="text1"/>
              <w:szCs w:val="24"/>
            </w:rPr>
          </w:rPrChange>
        </w:rPr>
        <w:t>sMAPE</w:t>
      </w:r>
      <w:r w:rsidR="004617F2" w:rsidRPr="000B121E">
        <w:rPr>
          <w:color w:val="000000" w:themeColor="text1"/>
          <w:szCs w:val="24"/>
        </w:rPr>
        <w:t>), the Mean Absolute Scaled Error (</w:t>
      </w:r>
      <w:r w:rsidR="004617F2" w:rsidRPr="00A82DF2">
        <w:rPr>
          <w:i/>
          <w:color w:val="000000" w:themeColor="text1"/>
          <w:szCs w:val="24"/>
          <w:rPrChange w:id="401" w:author="tao huang" w:date="2018-01-09T18:55:00Z">
            <w:rPr>
              <w:color w:val="000000" w:themeColor="text1"/>
              <w:szCs w:val="24"/>
            </w:rPr>
          </w:rPrChange>
        </w:rPr>
        <w:t>MASE</w:t>
      </w:r>
      <w:r w:rsidR="004617F2" w:rsidRPr="000B121E">
        <w:rPr>
          <w:color w:val="000000" w:themeColor="text1"/>
          <w:szCs w:val="24"/>
        </w:rPr>
        <w:t xml:space="preserve">) proposed by </w:t>
      </w:r>
      <w:hyperlink w:anchor="_ENREF_39" w:tooltip="Hyndman, 2006 #187" w:history="1">
        <w:r w:rsidR="0047706C" w:rsidRPr="000B121E">
          <w:rPr>
            <w:color w:val="000000" w:themeColor="text1"/>
            <w:szCs w:val="24"/>
          </w:rPr>
          <w:fldChar w:fldCharType="begin"/>
        </w:r>
        <w:r w:rsidR="0047706C" w:rsidRPr="000B121E">
          <w:rPr>
            <w:color w:val="000000" w:themeColor="text1"/>
            <w:szCs w:val="24"/>
          </w:rPr>
          <w:instrText xml:space="preserve"> ADDIN EN.CITE &lt;EndNote&gt;&lt;Cite AuthorYear="1"&gt;&lt;Author&gt;Hyndman&lt;/Author&gt;&lt;Year&gt;2006&lt;/Year&gt;&lt;RecNum&gt;187&lt;/RecNum&gt;&lt;DisplayText&gt;Hyndman and Koehler (2006)&lt;/DisplayText&gt;&lt;record&gt;&lt;rec-number&gt;187&lt;/rec-number&gt;&lt;foreign-keys&gt;&lt;key app="EN" db-id="fwzpfdt205x9v6eprsvv25dpxftedxv0z0a9" timestamp="0"&gt;187&lt;/key&gt;&lt;/foreign-keys&gt;&lt;ref-type name="Journal Article"&gt;17&lt;/ref-type&gt;&lt;contributors&gt;&lt;authors&gt;&lt;author&gt;Rob J. Hyndman&lt;/author&gt;&lt;author&gt;Anne B. Koehler&lt;/author&gt;&lt;/authors&gt;&lt;/contributors&gt;&lt;titles&gt;&lt;title&gt;Another look at measures of forecast accuracy&lt;/title&gt;&lt;secondary-title&gt;International Journal of Forecasting&lt;/secondary-title&gt;&lt;/titles&gt;&lt;periodical&gt;&lt;full-title&gt;International Journal of Forecasting&lt;/full-title&gt;&lt;/periodical&gt;&lt;pages&gt;679-688&lt;/pages&gt;&lt;volume&gt;22&lt;/volume&gt;&lt;dates&gt;&lt;year&gt;2006&lt;/year&gt;&lt;/dates&gt;&lt;urls&gt;&lt;/urls&gt;&lt;/record&gt;&lt;/Cite&gt;&lt;/EndNote&gt;</w:instrText>
        </w:r>
        <w:r w:rsidR="0047706C" w:rsidRPr="000B121E">
          <w:rPr>
            <w:color w:val="000000" w:themeColor="text1"/>
            <w:szCs w:val="24"/>
          </w:rPr>
          <w:fldChar w:fldCharType="separate"/>
        </w:r>
        <w:r w:rsidR="0047706C" w:rsidRPr="000B121E">
          <w:rPr>
            <w:noProof/>
            <w:color w:val="000000" w:themeColor="text1"/>
            <w:szCs w:val="24"/>
          </w:rPr>
          <w:t>Hyndman and Koehler (2006)</w:t>
        </w:r>
        <w:r w:rsidR="0047706C" w:rsidRPr="000B121E">
          <w:rPr>
            <w:color w:val="000000" w:themeColor="text1"/>
            <w:szCs w:val="24"/>
          </w:rPr>
          <w:fldChar w:fldCharType="end"/>
        </w:r>
      </w:hyperlink>
      <w:r w:rsidR="004617F2" w:rsidRPr="000B121E">
        <w:rPr>
          <w:color w:val="000000" w:themeColor="text1"/>
          <w:szCs w:val="24"/>
        </w:rPr>
        <w:t>, and the Relative Average Mean Absolute Error (</w:t>
      </w:r>
      <w:r w:rsidR="004617F2" w:rsidRPr="00A82DF2">
        <w:rPr>
          <w:i/>
          <w:color w:val="000000" w:themeColor="text1"/>
          <w:szCs w:val="24"/>
          <w:rPrChange w:id="402" w:author="tao huang" w:date="2018-01-09T18:55:00Z">
            <w:rPr>
              <w:color w:val="000000" w:themeColor="text1"/>
              <w:szCs w:val="24"/>
            </w:rPr>
          </w:rPrChange>
        </w:rPr>
        <w:t>RelAvgMAE</w:t>
      </w:r>
      <w:r w:rsidR="004617F2" w:rsidRPr="000B121E">
        <w:rPr>
          <w:color w:val="000000" w:themeColor="text1"/>
          <w:szCs w:val="24"/>
        </w:rPr>
        <w:t xml:space="preserve">) proposed by </w:t>
      </w:r>
      <w:hyperlink w:anchor="_ENREF_24" w:tooltip="Davydenko, 2013 #744" w:history="1">
        <w:r w:rsidR="0047706C" w:rsidRPr="000B121E">
          <w:rPr>
            <w:color w:val="000000" w:themeColor="text1"/>
            <w:szCs w:val="24"/>
          </w:rPr>
          <w:fldChar w:fldCharType="begin"/>
        </w:r>
        <w:r w:rsidR="0047706C" w:rsidRPr="000B121E">
          <w:rPr>
            <w:color w:val="000000" w:themeColor="text1"/>
            <w:szCs w:val="24"/>
          </w:rPr>
          <w:instrText xml:space="preserve"> ADDIN EN.CITE &lt;EndNote&gt;&lt;Cite AuthorYear="1"&gt;&lt;Author&gt;Davydenko&lt;/Author&gt;&lt;Year&gt;2013&lt;/Year&gt;&lt;RecNum&gt;744&lt;/RecNum&gt;&lt;DisplayText&gt;Davydenko and Fildes (2013)&lt;/DisplayText&gt;&lt;record&gt;&lt;rec-number&gt;744&lt;/rec-number&gt;&lt;foreign-keys&gt;&lt;key app="EN" db-id="fwzpfdt205x9v6eprsvv25dpxftedxv0z0a9" timestamp="1475149080"&gt;744&lt;/key&gt;&lt;/foreign-keys&gt;&lt;ref-type name="Journal Article"&gt;17&lt;/ref-type&gt;&lt;contributors&gt;&lt;authors&gt;&lt;author&gt;Andrey Davydenko&lt;/author&gt;&lt;author&gt;Robert Fildes&lt;/author&gt;&lt;/authors&gt;&lt;/contributors&gt;&lt;titles&gt;&lt;title&gt;Measuring forecasting accuracy: the case of judgmental adjustments to SKU-level demand forecasts&lt;/title&gt;&lt;secondary-title&gt;International Journal of Forecasting&lt;/secondary-title&gt;&lt;/titles&gt;&lt;periodical&gt;&lt;full-title&gt;International Journal of Forecasting&lt;/full-title&gt;&lt;/periodical&gt;&lt;volume&gt;29&lt;/volume&gt;&lt;number&gt;3&lt;/number&gt;&lt;dates&gt;&lt;year&gt;2013&lt;/year&gt;&lt;/dates&gt;&lt;urls&gt;&lt;/urls&gt;&lt;/record&gt;&lt;/Cite&gt;&lt;/EndNote&gt;</w:instrText>
        </w:r>
        <w:r w:rsidR="0047706C" w:rsidRPr="000B121E">
          <w:rPr>
            <w:color w:val="000000" w:themeColor="text1"/>
            <w:szCs w:val="24"/>
          </w:rPr>
          <w:fldChar w:fldCharType="separate"/>
        </w:r>
        <w:r w:rsidR="0047706C" w:rsidRPr="000B121E">
          <w:rPr>
            <w:noProof/>
            <w:color w:val="000000" w:themeColor="text1"/>
            <w:szCs w:val="24"/>
          </w:rPr>
          <w:t>Davydenko and Fildes (2013)</w:t>
        </w:r>
        <w:r w:rsidR="0047706C" w:rsidRPr="000B121E">
          <w:rPr>
            <w:color w:val="000000" w:themeColor="text1"/>
            <w:szCs w:val="24"/>
          </w:rPr>
          <w:fldChar w:fldCharType="end"/>
        </w:r>
      </w:hyperlink>
      <w:r w:rsidR="004617F2" w:rsidRPr="000B121E">
        <w:rPr>
          <w:color w:val="000000" w:themeColor="text1"/>
          <w:szCs w:val="24"/>
        </w:rPr>
        <w:t xml:space="preserve">. These error measures approximate the loss function of the retailer from different aspects. The error measures for </w:t>
      </w:r>
      <m:oMath>
        <m:r>
          <w:rPr>
            <w:rFonts w:ascii="Cambria Math" w:hAnsi="Cambria Math"/>
            <w:color w:val="000000" w:themeColor="text1"/>
            <w:szCs w:val="24"/>
          </w:rPr>
          <m:t>S</m:t>
        </m:r>
      </m:oMath>
      <w:r w:rsidR="004617F2" w:rsidRPr="000B121E">
        <w:rPr>
          <w:color w:val="000000" w:themeColor="text1"/>
          <w:szCs w:val="24"/>
        </w:rPr>
        <w:t xml:space="preserve"> SKUs and </w:t>
      </w:r>
      <m:oMath>
        <m:r>
          <w:rPr>
            <w:rFonts w:ascii="Cambria Math" w:hAnsi="Cambria Math"/>
            <w:color w:val="000000" w:themeColor="text1"/>
            <w:szCs w:val="24"/>
          </w:rPr>
          <m:t>K</m:t>
        </m:r>
      </m:oMath>
      <w:r w:rsidR="004617F2" w:rsidRPr="000B121E">
        <w:rPr>
          <w:color w:val="000000" w:themeColor="text1"/>
          <w:szCs w:val="24"/>
        </w:rPr>
        <w:t xml:space="preserve"> rolling events based on forecast horizon of 1 to </w:t>
      </w:r>
      <m:oMath>
        <m:r>
          <w:rPr>
            <w:rFonts w:ascii="Cambria Math" w:hAnsi="Cambria Math"/>
            <w:color w:val="000000" w:themeColor="text1"/>
            <w:szCs w:val="24"/>
          </w:rPr>
          <m:t>H</m:t>
        </m:r>
      </m:oMath>
      <w:r w:rsidR="004617F2" w:rsidRPr="000B121E">
        <w:rPr>
          <w:color w:val="000000" w:themeColor="text1"/>
          <w:szCs w:val="24"/>
        </w:rPr>
        <w:t xml:space="preserve"> (i.e. </w:t>
      </w:r>
      <m:oMath>
        <m:r>
          <w:rPr>
            <w:rFonts w:ascii="Cambria Math" w:hAnsi="Cambria Math"/>
            <w:color w:val="000000" w:themeColor="text1"/>
            <w:szCs w:val="24"/>
          </w:rPr>
          <m:t>S=1831</m:t>
        </m:r>
      </m:oMath>
      <w:r w:rsidR="004617F2" w:rsidRPr="000B121E">
        <w:rPr>
          <w:color w:val="000000" w:themeColor="text1"/>
          <w:szCs w:val="24"/>
        </w:rPr>
        <w:t xml:space="preserve">, </w:t>
      </w:r>
      <m:oMath>
        <m:r>
          <w:rPr>
            <w:rFonts w:ascii="Cambria Math" w:hAnsi="Cambria Math"/>
            <w:color w:val="000000" w:themeColor="text1"/>
            <w:szCs w:val="24"/>
          </w:rPr>
          <m:t>K=18</m:t>
        </m:r>
      </m:oMath>
      <w:r w:rsidR="004617F2" w:rsidRPr="000B121E">
        <w:rPr>
          <w:color w:val="000000" w:themeColor="text1"/>
          <w:szCs w:val="24"/>
        </w:rPr>
        <w:t xml:space="preserve">, and </w:t>
      </w:r>
      <m:oMath>
        <m:r>
          <w:rPr>
            <w:rFonts w:ascii="Cambria Math" w:hAnsi="Cambria Math"/>
            <w:color w:val="000000" w:themeColor="text1"/>
            <w:szCs w:val="24"/>
          </w:rPr>
          <m:t>H</m:t>
        </m:r>
      </m:oMath>
      <w:r w:rsidR="004617F2" w:rsidRPr="000B121E">
        <w:rPr>
          <w:color w:val="000000" w:themeColor="text1"/>
          <w:szCs w:val="24"/>
        </w:rPr>
        <w:t>=1, 4 and 8) are as follows:</w:t>
      </w:r>
    </w:p>
    <w:p w14:paraId="57D5494E" w14:textId="77777777" w:rsidR="004617F2" w:rsidRPr="000B121E" w:rsidRDefault="004617F2" w:rsidP="000B121E">
      <w:pPr>
        <w:shd w:val="clear" w:color="auto" w:fill="FFFFFF" w:themeFill="background1"/>
        <w:spacing w:after="0" w:line="360" w:lineRule="auto"/>
        <w:jc w:val="both"/>
        <w:rPr>
          <w:color w:val="000000" w:themeColor="text1"/>
          <w:szCs w:val="24"/>
        </w:rPr>
      </w:pPr>
      <m:oMathPara>
        <m:oMath>
          <m:r>
            <w:rPr>
              <w:rFonts w:ascii="Cambria Math" w:hAnsi="Cambria Math"/>
              <w:color w:val="000000" w:themeColor="text1"/>
              <w:szCs w:val="24"/>
            </w:rPr>
            <w:lastRenderedPageBreak/>
            <m:t>MAE(H)=</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S</m:t>
              </m:r>
            </m:den>
          </m:f>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K</m:t>
              </m:r>
            </m:den>
          </m:f>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s=1</m:t>
              </m:r>
            </m:sub>
            <m:sup>
              <m:r>
                <w:rPr>
                  <w:rFonts w:ascii="Cambria Math" w:hAnsi="Cambria Math"/>
                  <w:color w:val="000000" w:themeColor="text1"/>
                  <w:szCs w:val="24"/>
                </w:rPr>
                <m:t>S</m:t>
              </m:r>
            </m:sup>
            <m:e>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k=1</m:t>
                  </m:r>
                </m:sub>
                <m:sup>
                  <m:r>
                    <w:rPr>
                      <w:rFonts w:ascii="Cambria Math" w:hAnsi="Cambria Math"/>
                      <w:color w:val="000000" w:themeColor="text1"/>
                      <w:szCs w:val="24"/>
                    </w:rPr>
                    <m:t>K</m:t>
                  </m:r>
                </m:sup>
                <m:e>
                  <m:sSub>
                    <m:sSubPr>
                      <m:ctrlPr>
                        <w:rPr>
                          <w:rFonts w:ascii="Cambria Math" w:hAnsi="Cambria Math"/>
                          <w:i/>
                          <w:color w:val="000000" w:themeColor="text1"/>
                          <w:szCs w:val="24"/>
                        </w:rPr>
                      </m:ctrlPr>
                    </m:sSubPr>
                    <m:e>
                      <m:r>
                        <w:rPr>
                          <w:rFonts w:ascii="Cambria Math" w:hAnsi="Cambria Math"/>
                          <w:color w:val="000000" w:themeColor="text1"/>
                          <w:szCs w:val="24"/>
                        </w:rPr>
                        <m:t>MAE</m:t>
                      </m:r>
                    </m:e>
                    <m:sub>
                      <m:r>
                        <w:rPr>
                          <w:rFonts w:ascii="Cambria Math" w:hAnsi="Cambria Math"/>
                          <w:color w:val="000000" w:themeColor="text1"/>
                          <w:szCs w:val="24"/>
                        </w:rPr>
                        <m:t>s,H,k</m:t>
                      </m:r>
                    </m:sub>
                  </m:sSub>
                </m:e>
              </m:nary>
              <m:r>
                <m:rPr>
                  <m:sty m:val="p"/>
                </m:rPr>
                <w:rPr>
                  <w:rStyle w:val="CommentReference"/>
                </w:rPr>
                <w:commentReference w:id="403"/>
              </m:r>
            </m:e>
          </m:nary>
        </m:oMath>
      </m:oMathPara>
    </w:p>
    <w:p w14:paraId="2C6A23DB" w14:textId="77777777" w:rsidR="004617F2" w:rsidRPr="000B121E" w:rsidRDefault="00877FDD" w:rsidP="000B121E">
      <w:pPr>
        <w:shd w:val="clear" w:color="auto" w:fill="FFFFFF" w:themeFill="background1"/>
        <w:spacing w:after="0" w:line="360" w:lineRule="auto"/>
        <w:jc w:val="both"/>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MAE</m:t>
              </m:r>
            </m:e>
            <m:sub>
              <m:r>
                <w:rPr>
                  <w:rFonts w:ascii="Cambria Math" w:hAnsi="Cambria Math"/>
                  <w:color w:val="000000" w:themeColor="text1"/>
                  <w:szCs w:val="24"/>
                </w:rPr>
                <m:t>s,H,k</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H</m:t>
              </m:r>
            </m:den>
          </m:f>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h=1</m:t>
              </m:r>
            </m:sub>
            <m:sup>
              <m:r>
                <w:rPr>
                  <w:rFonts w:ascii="Cambria Math" w:hAnsi="Cambria Math"/>
                  <w:color w:val="000000" w:themeColor="text1"/>
                  <w:szCs w:val="24"/>
                </w:rPr>
                <m:t>H</m:t>
              </m:r>
            </m:sup>
            <m:e>
              <m:d>
                <m:dPr>
                  <m:begChr m:val="|"/>
                  <m:endChr m:val="|"/>
                  <m:ctrlPr>
                    <w:rPr>
                      <w:rFonts w:ascii="Cambria Math" w:hAnsi="Cambria Math"/>
                      <w:i/>
                      <w:color w:val="000000" w:themeColor="text1"/>
                      <w:szCs w:val="24"/>
                    </w:rPr>
                  </m:ctrlPr>
                </m:dPr>
                <m:e>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s,h,k</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s,h,k</m:t>
                      </m:r>
                    </m:sub>
                  </m:sSub>
                </m:e>
              </m:d>
            </m:e>
          </m:nary>
        </m:oMath>
      </m:oMathPara>
    </w:p>
    <w:p w14:paraId="7EEE5F52" w14:textId="77777777" w:rsidR="004617F2" w:rsidRPr="000B121E" w:rsidRDefault="004617F2" w:rsidP="000B121E">
      <w:pPr>
        <w:shd w:val="clear" w:color="auto" w:fill="FFFFFF" w:themeFill="background1"/>
        <w:spacing w:after="0" w:line="360" w:lineRule="auto"/>
        <w:ind w:left="720" w:firstLine="720"/>
        <w:jc w:val="both"/>
        <w:rPr>
          <w:color w:val="000000" w:themeColor="text1"/>
          <w:szCs w:val="24"/>
        </w:rPr>
      </w:pPr>
      <m:oMathPara>
        <m:oMathParaPr>
          <m:jc m:val="center"/>
        </m:oMathParaPr>
        <m:oMath>
          <m:r>
            <w:rPr>
              <w:rFonts w:ascii="Cambria Math" w:hAnsi="Cambria Math"/>
              <w:color w:val="000000" w:themeColor="text1"/>
              <w:szCs w:val="24"/>
            </w:rPr>
            <m:t>sMAPE(H)=</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S</m:t>
              </m:r>
            </m:den>
          </m:f>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K</m:t>
              </m:r>
            </m:den>
          </m:f>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s=1</m:t>
              </m:r>
            </m:sub>
            <m:sup>
              <m:r>
                <w:rPr>
                  <w:rFonts w:ascii="Cambria Math" w:hAnsi="Cambria Math"/>
                  <w:color w:val="000000" w:themeColor="text1"/>
                  <w:szCs w:val="24"/>
                </w:rPr>
                <m:t>S</m:t>
              </m:r>
            </m:sup>
            <m:e>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k=1</m:t>
                  </m:r>
                </m:sub>
                <m:sup>
                  <m:r>
                    <w:rPr>
                      <w:rFonts w:ascii="Cambria Math" w:hAnsi="Cambria Math"/>
                      <w:color w:val="000000" w:themeColor="text1"/>
                      <w:szCs w:val="24"/>
                    </w:rPr>
                    <m:t>K</m:t>
                  </m:r>
                </m:sup>
                <m:e>
                  <m:sSub>
                    <m:sSubPr>
                      <m:ctrlPr>
                        <w:rPr>
                          <w:rFonts w:ascii="Cambria Math" w:hAnsi="Cambria Math"/>
                          <w:i/>
                          <w:color w:val="000000" w:themeColor="text1"/>
                          <w:szCs w:val="24"/>
                        </w:rPr>
                      </m:ctrlPr>
                    </m:sSubPr>
                    <m:e>
                      <m:r>
                        <w:rPr>
                          <w:rFonts w:ascii="Cambria Math" w:hAnsi="Cambria Math"/>
                          <w:color w:val="000000" w:themeColor="text1"/>
                          <w:szCs w:val="24"/>
                        </w:rPr>
                        <m:t>sMAPE</m:t>
                      </m:r>
                    </m:e>
                    <m:sub>
                      <m:r>
                        <w:rPr>
                          <w:rFonts w:ascii="Cambria Math" w:hAnsi="Cambria Math"/>
                          <w:color w:val="000000" w:themeColor="text1"/>
                          <w:szCs w:val="24"/>
                        </w:rPr>
                        <m:t>s,H,k</m:t>
                      </m:r>
                    </m:sub>
                  </m:sSub>
                </m:e>
              </m:nary>
            </m:e>
          </m:nary>
        </m:oMath>
      </m:oMathPara>
    </w:p>
    <w:p w14:paraId="19CBDA08" w14:textId="77777777" w:rsidR="004617F2" w:rsidRPr="000B121E" w:rsidRDefault="004617F2" w:rsidP="000B121E">
      <w:pPr>
        <w:shd w:val="clear" w:color="auto" w:fill="FFFFFF" w:themeFill="background1"/>
        <w:spacing w:after="0" w:line="360" w:lineRule="auto"/>
        <w:jc w:val="both"/>
        <w:rPr>
          <w:color w:val="000000" w:themeColor="text1"/>
          <w:szCs w:val="24"/>
        </w:rPr>
      </w:pPr>
      <m:oMathPara>
        <m:oMath>
          <m:r>
            <w:rPr>
              <w:rFonts w:ascii="Cambria Math" w:hAnsi="Cambria Math"/>
              <w:color w:val="000000" w:themeColor="text1"/>
              <w:szCs w:val="24"/>
            </w:rPr>
            <m:t>s</m:t>
          </m:r>
          <m:sSub>
            <m:sSubPr>
              <m:ctrlPr>
                <w:rPr>
                  <w:rFonts w:ascii="Cambria Math" w:hAnsi="Cambria Math"/>
                  <w:i/>
                  <w:color w:val="000000" w:themeColor="text1"/>
                  <w:szCs w:val="24"/>
                </w:rPr>
              </m:ctrlPr>
            </m:sSubPr>
            <m:e>
              <m:r>
                <w:rPr>
                  <w:rFonts w:ascii="Cambria Math" w:hAnsi="Cambria Math"/>
                  <w:color w:val="000000" w:themeColor="text1"/>
                  <w:szCs w:val="24"/>
                </w:rPr>
                <m:t>MAPE</m:t>
              </m:r>
            </m:e>
            <m:sub>
              <m:r>
                <w:rPr>
                  <w:rFonts w:ascii="Cambria Math" w:hAnsi="Cambria Math"/>
                  <w:color w:val="000000" w:themeColor="text1"/>
                  <w:szCs w:val="24"/>
                </w:rPr>
                <m:t>s,H,k</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H</m:t>
              </m:r>
            </m:den>
          </m:f>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h=1</m:t>
              </m:r>
            </m:sub>
            <m:sup>
              <m:r>
                <w:rPr>
                  <w:rFonts w:ascii="Cambria Math" w:hAnsi="Cambria Math"/>
                  <w:color w:val="000000" w:themeColor="text1"/>
                  <w:szCs w:val="24"/>
                </w:rPr>
                <m:t>H</m:t>
              </m:r>
            </m:sup>
            <m:e>
              <m:d>
                <m:dPr>
                  <m:begChr m:val="|"/>
                  <m:endChr m:val="|"/>
                  <m:ctrlPr>
                    <w:rPr>
                      <w:rFonts w:ascii="Cambria Math" w:hAnsi="Cambria Math"/>
                      <w:i/>
                      <w:color w:val="000000" w:themeColor="text1"/>
                      <w:szCs w:val="24"/>
                    </w:rPr>
                  </m:ctrlPr>
                </m:dPr>
                <m:e>
                  <m:f>
                    <m:fPr>
                      <m:ctrlPr>
                        <w:rPr>
                          <w:rFonts w:ascii="Cambria Math" w:hAnsi="Cambria Math"/>
                          <w:i/>
                          <w:color w:val="000000" w:themeColor="text1"/>
                          <w:szCs w:val="24"/>
                        </w:rPr>
                      </m:ctrlPr>
                    </m:fPr>
                    <m:num>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s,h,k</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s,h,k</m:t>
                          </m:r>
                        </m:sub>
                      </m:sSub>
                    </m:num>
                    <m:den>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s,h,k</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s,h,k</m:t>
                          </m:r>
                        </m:sub>
                      </m:sSub>
                      <m:r>
                        <w:rPr>
                          <w:rFonts w:ascii="Cambria Math" w:hAnsi="Cambria Math"/>
                          <w:color w:val="000000" w:themeColor="text1"/>
                          <w:szCs w:val="24"/>
                        </w:rPr>
                        <m:t>)/2</m:t>
                      </m:r>
                    </m:den>
                  </m:f>
                </m:e>
              </m:d>
            </m:e>
          </m:nary>
        </m:oMath>
      </m:oMathPara>
    </w:p>
    <w:p w14:paraId="3C782785" w14:textId="77777777" w:rsidR="004617F2" w:rsidRPr="000B121E" w:rsidRDefault="004617F2" w:rsidP="000B121E">
      <w:pPr>
        <w:shd w:val="clear" w:color="auto" w:fill="FFFFFF" w:themeFill="background1"/>
        <w:spacing w:after="0" w:line="360" w:lineRule="auto"/>
        <w:jc w:val="both"/>
        <w:rPr>
          <w:color w:val="000000" w:themeColor="text1"/>
          <w:szCs w:val="24"/>
        </w:rPr>
      </w:pPr>
      <m:oMathPara>
        <m:oMath>
          <m:r>
            <w:rPr>
              <w:rFonts w:ascii="Cambria Math" w:hAnsi="Cambria Math"/>
              <w:color w:val="000000" w:themeColor="text1"/>
              <w:szCs w:val="24"/>
            </w:rPr>
            <m:t>MASE(H)=</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K</m:t>
              </m:r>
            </m:den>
          </m:f>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k=1</m:t>
              </m:r>
            </m:sub>
            <m:sup>
              <m:r>
                <w:rPr>
                  <w:rFonts w:ascii="Cambria Math" w:hAnsi="Cambria Math"/>
                  <w:color w:val="000000" w:themeColor="text1"/>
                  <w:szCs w:val="24"/>
                </w:rPr>
                <m:t>K</m:t>
              </m:r>
            </m:sup>
            <m:e>
              <m:sSub>
                <m:sSubPr>
                  <m:ctrlPr>
                    <w:rPr>
                      <w:rFonts w:ascii="Cambria Math" w:hAnsi="Cambria Math"/>
                      <w:i/>
                      <w:color w:val="000000" w:themeColor="text1"/>
                      <w:szCs w:val="24"/>
                    </w:rPr>
                  </m:ctrlPr>
                </m:sSubPr>
                <m:e>
                  <m:r>
                    <w:rPr>
                      <w:rFonts w:ascii="Cambria Math" w:hAnsi="Cambria Math"/>
                      <w:color w:val="000000" w:themeColor="text1"/>
                      <w:szCs w:val="24"/>
                    </w:rPr>
                    <m:t>MASE(H)</m:t>
                  </m:r>
                </m:e>
                <m:sub>
                  <m:r>
                    <w:rPr>
                      <w:rFonts w:ascii="Cambria Math" w:hAnsi="Cambria Math"/>
                      <w:color w:val="000000" w:themeColor="text1"/>
                      <w:szCs w:val="24"/>
                    </w:rPr>
                    <m:t>k</m:t>
                  </m:r>
                </m:sub>
              </m:sSub>
            </m:e>
          </m:nary>
        </m:oMath>
      </m:oMathPara>
    </w:p>
    <w:p w14:paraId="6890DF26" w14:textId="77777777" w:rsidR="004617F2" w:rsidRPr="000B121E" w:rsidRDefault="00877FDD" w:rsidP="000B121E">
      <w:pPr>
        <w:pStyle w:val="ListParagraph"/>
        <w:shd w:val="clear" w:color="auto" w:fill="FFFFFF" w:themeFill="background1"/>
        <w:spacing w:after="0" w:line="360" w:lineRule="auto"/>
        <w:ind w:left="0"/>
        <w:jc w:val="both"/>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MASE(H)</m:t>
              </m:r>
            </m:e>
            <m:sub>
              <m:r>
                <w:rPr>
                  <w:rFonts w:ascii="Cambria Math" w:hAnsi="Cambria Math"/>
                  <w:color w:val="000000" w:themeColor="text1"/>
                  <w:szCs w:val="24"/>
                </w:rPr>
                <m:t>k</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S</m:t>
              </m:r>
            </m:den>
          </m:f>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s=1</m:t>
              </m:r>
            </m:sub>
            <m:sup>
              <m:r>
                <w:rPr>
                  <w:rFonts w:ascii="Cambria Math" w:hAnsi="Cambria Math"/>
                  <w:color w:val="000000" w:themeColor="text1"/>
                  <w:szCs w:val="24"/>
                </w:rPr>
                <m:t>S</m:t>
              </m:r>
            </m:sup>
            <m:e>
              <m:d>
                <m:dPr>
                  <m:ctrlPr>
                    <w:rPr>
                      <w:rFonts w:ascii="Cambria Math" w:hAnsi="Cambria Math"/>
                      <w:i/>
                      <w:color w:val="000000" w:themeColor="text1"/>
                      <w:szCs w:val="24"/>
                    </w:rPr>
                  </m:ctrlPr>
                </m:dPr>
                <m:e>
                  <m:d>
                    <m:dPr>
                      <m:begChr m:val="|"/>
                      <m:endChr m:val="|"/>
                      <m:ctrlPr>
                        <w:rPr>
                          <w:rFonts w:ascii="Cambria Math" w:hAnsi="Cambria Math"/>
                          <w:i/>
                          <w:color w:val="000000" w:themeColor="text1"/>
                          <w:szCs w:val="24"/>
                        </w:rPr>
                      </m:ctrlPr>
                    </m:dPr>
                    <m:e>
                      <m:sSub>
                        <m:sSubPr>
                          <m:ctrlPr>
                            <w:rPr>
                              <w:rFonts w:ascii="Cambria Math" w:hAnsi="Cambria Math"/>
                              <w:i/>
                              <w:color w:val="000000" w:themeColor="text1"/>
                              <w:szCs w:val="24"/>
                            </w:rPr>
                          </m:ctrlPr>
                        </m:sSubPr>
                        <m:e>
                          <m:r>
                            <w:rPr>
                              <w:rFonts w:ascii="Cambria Math" w:hAnsi="Cambria Math"/>
                              <w:color w:val="000000" w:themeColor="text1"/>
                              <w:szCs w:val="24"/>
                            </w:rPr>
                            <m:t>q</m:t>
                          </m:r>
                        </m:e>
                        <m:sub>
                          <m:r>
                            <w:rPr>
                              <w:rFonts w:ascii="Cambria Math" w:hAnsi="Cambria Math"/>
                              <w:color w:val="000000" w:themeColor="text1"/>
                              <w:szCs w:val="24"/>
                            </w:rPr>
                            <m:t>s,H,k</m:t>
                          </m:r>
                        </m:sub>
                      </m:sSub>
                    </m:e>
                  </m:d>
                </m:e>
              </m:d>
            </m:e>
          </m:nary>
        </m:oMath>
      </m:oMathPara>
    </w:p>
    <w:p w14:paraId="18CD99BC" w14:textId="77777777" w:rsidR="004617F2" w:rsidRPr="000B121E" w:rsidRDefault="00877FDD" w:rsidP="000B121E">
      <w:pPr>
        <w:pStyle w:val="ListParagraph"/>
        <w:shd w:val="clear" w:color="auto" w:fill="FFFFFF" w:themeFill="background1"/>
        <w:spacing w:after="0" w:line="360" w:lineRule="auto"/>
        <w:ind w:left="0"/>
        <w:jc w:val="both"/>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q</m:t>
              </m:r>
            </m:e>
            <m:sub>
              <m:r>
                <w:rPr>
                  <w:rFonts w:ascii="Cambria Math" w:hAnsi="Cambria Math"/>
                  <w:color w:val="000000" w:themeColor="text1"/>
                  <w:szCs w:val="24"/>
                </w:rPr>
                <m:t>s,H,k</m:t>
              </m:r>
            </m:sub>
          </m:sSub>
          <m:r>
            <w:rPr>
              <w:rFonts w:ascii="Cambria Math" w:hAnsi="Cambria Math"/>
              <w:color w:val="000000" w:themeColor="text1"/>
              <w:szCs w:val="24"/>
            </w:rPr>
            <m:t>=</m:t>
          </m:r>
          <m:f>
            <m:fPr>
              <m:ctrlPr>
                <w:rPr>
                  <w:rFonts w:ascii="Cambria Math" w:hAnsi="Cambria Math"/>
                  <w:i/>
                  <w:color w:val="000000" w:themeColor="text1"/>
                  <w:szCs w:val="24"/>
                </w:rPr>
              </m:ctrlPr>
            </m:fPr>
            <m:num>
              <m:sSubSup>
                <m:sSubSupPr>
                  <m:ctrlPr>
                    <w:rPr>
                      <w:rFonts w:ascii="Cambria Math" w:hAnsi="Cambria Math"/>
                      <w:color w:val="000000" w:themeColor="text1"/>
                      <w:szCs w:val="24"/>
                    </w:rPr>
                  </m:ctrlPr>
                </m:sSubSupPr>
                <m:e>
                  <m:r>
                    <m:rPr>
                      <m:sty m:val="p"/>
                    </m:rPr>
                    <w:rPr>
                      <w:rFonts w:ascii="Cambria Math" w:hAnsi="Cambria Math"/>
                      <w:color w:val="000000" w:themeColor="text1"/>
                      <w:szCs w:val="24"/>
                    </w:rPr>
                    <m:t>MAE</m:t>
                  </m:r>
                </m:e>
                <m:sub>
                  <m:r>
                    <w:rPr>
                      <w:rFonts w:ascii="Cambria Math" w:hAnsi="Cambria Math"/>
                      <w:color w:val="000000" w:themeColor="text1"/>
                      <w:szCs w:val="24"/>
                    </w:rPr>
                    <m:t>s,H,k</m:t>
                  </m:r>
                </m:sub>
                <m:sup>
                  <m:r>
                    <w:rPr>
                      <w:rFonts w:ascii="Cambria Math" w:hAnsi="Cambria Math"/>
                      <w:color w:val="000000" w:themeColor="text1"/>
                      <w:szCs w:val="24"/>
                    </w:rPr>
                    <m:t>C</m:t>
                  </m:r>
                </m:sup>
              </m:sSubSup>
            </m:num>
            <m:den>
              <m:f>
                <m:fPr>
                  <m:ctrlPr>
                    <w:rPr>
                      <w:rFonts w:ascii="Cambria Math" w:hAnsi="Cambria Math"/>
                      <w:i/>
                      <w:color w:val="000000" w:themeColor="text1"/>
                      <w:szCs w:val="24"/>
                    </w:rPr>
                  </m:ctrlPr>
                </m:fPr>
                <m:num>
                  <m:r>
                    <w:rPr>
                      <w:rFonts w:ascii="Cambria Math" w:hAnsi="Cambria Math"/>
                      <w:color w:val="000000" w:themeColor="text1"/>
                      <w:szCs w:val="24"/>
                    </w:rPr>
                    <m:t>1</m:t>
                  </m:r>
                </m:num>
                <m:den>
                  <m:sSub>
                    <m:sSubPr>
                      <m:ctrlPr>
                        <w:rPr>
                          <w:rFonts w:ascii="Cambria Math" w:hAnsi="Cambria Math"/>
                          <w:i/>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0</m:t>
                      </m:r>
                    </m:sub>
                  </m:sSub>
                  <m:r>
                    <w:rPr>
                      <w:rFonts w:ascii="Cambria Math" w:hAnsi="Cambria Math"/>
                      <w:color w:val="000000" w:themeColor="text1"/>
                      <w:szCs w:val="24"/>
                    </w:rPr>
                    <m:t>-1</m:t>
                  </m:r>
                </m:den>
              </m:f>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t=2</m:t>
                  </m:r>
                </m:sub>
                <m:sup>
                  <m:sSub>
                    <m:sSubPr>
                      <m:ctrlPr>
                        <w:rPr>
                          <w:rFonts w:ascii="Cambria Math" w:hAnsi="Cambria Math"/>
                          <w:i/>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0</m:t>
                      </m:r>
                    </m:sub>
                  </m:sSub>
                </m:sup>
                <m:e>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s,t,k</m:t>
                      </m:r>
                    </m:sub>
                  </m:sSub>
                </m:e>
              </m:nary>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s,t-1,k</m:t>
                  </m:r>
                </m:sub>
              </m:sSub>
              <m:r>
                <w:rPr>
                  <w:rFonts w:ascii="Cambria Math" w:hAnsi="Cambria Math"/>
                  <w:color w:val="000000" w:themeColor="text1"/>
                  <w:szCs w:val="24"/>
                </w:rPr>
                <m:t>|</m:t>
              </m:r>
            </m:den>
          </m:f>
        </m:oMath>
      </m:oMathPara>
    </w:p>
    <w:p w14:paraId="228F8E7A" w14:textId="0157F5D5" w:rsidR="004617F2" w:rsidRPr="000B121E" w:rsidRDefault="004617F2" w:rsidP="000B121E">
      <w:pPr>
        <w:shd w:val="clear" w:color="auto" w:fill="FFFFFF" w:themeFill="background1"/>
        <w:spacing w:after="0" w:line="360" w:lineRule="auto"/>
        <w:jc w:val="both"/>
        <w:rPr>
          <w:color w:val="000000" w:themeColor="text1"/>
          <w:szCs w:val="24"/>
        </w:rPr>
      </w:pPr>
      <w:bookmarkStart w:id="404" w:name="_Hlk484444975"/>
      <m:oMathPara>
        <m:oMath>
          <m:r>
            <w:rPr>
              <w:rFonts w:ascii="Cambria Math" w:hAnsi="Cambria Math"/>
              <w:color w:val="000000" w:themeColor="text1"/>
              <w:szCs w:val="24"/>
            </w:rPr>
            <m:t>AvgRelMAE(H)=</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K</m:t>
              </m:r>
            </m:den>
          </m:f>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k=1</m:t>
              </m:r>
            </m:sub>
            <m:sup>
              <m:r>
                <w:rPr>
                  <w:rFonts w:ascii="Cambria Math" w:hAnsi="Cambria Math"/>
                  <w:color w:val="000000" w:themeColor="text1"/>
                  <w:szCs w:val="24"/>
                </w:rPr>
                <m:t>K</m:t>
              </m:r>
            </m:sup>
            <m:e>
              <m:sSup>
                <m:sSupPr>
                  <m:ctrlPr>
                    <w:rPr>
                      <w:rFonts w:ascii="Cambria Math" w:hAnsi="Cambria Math"/>
                      <w:i/>
                      <w:color w:val="000000" w:themeColor="text1"/>
                      <w:szCs w:val="24"/>
                    </w:rPr>
                  </m:ctrlPr>
                </m:sSupPr>
                <m:e>
                  <m:d>
                    <m:dPr>
                      <m:ctrlPr>
                        <w:rPr>
                          <w:rFonts w:ascii="Cambria Math" w:hAnsi="Cambria Math"/>
                          <w:i/>
                          <w:color w:val="000000" w:themeColor="text1"/>
                          <w:szCs w:val="24"/>
                        </w:rPr>
                      </m:ctrlPr>
                    </m:dPr>
                    <m:e>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s=1</m:t>
                          </m:r>
                        </m:sub>
                        <m:sup>
                          <m:r>
                            <w:rPr>
                              <w:rFonts w:ascii="Cambria Math" w:hAnsi="Cambria Math"/>
                              <w:color w:val="000000" w:themeColor="text1"/>
                              <w:szCs w:val="24"/>
                            </w:rPr>
                            <m:t>S</m:t>
                          </m:r>
                        </m:sup>
                        <m:e>
                          <m:sSub>
                            <m:sSubPr>
                              <m:ctrlPr>
                                <w:rPr>
                                  <w:rFonts w:ascii="Cambria Math" w:hAnsi="Cambria Math"/>
                                  <w:i/>
                                  <w:color w:val="000000" w:themeColor="text1"/>
                                  <w:szCs w:val="24"/>
                                </w:rPr>
                              </m:ctrlPr>
                            </m:sSubPr>
                            <m:e>
                              <m:r>
                                <w:ins w:id="405" w:author="tao huang" w:date="2017-12-29T14:40:00Z">
                                  <w:rPr>
                                    <w:rFonts w:ascii="Cambria Math" w:hAnsi="Cambria Math"/>
                                    <w:color w:val="000000" w:themeColor="text1"/>
                                    <w:szCs w:val="24"/>
                                  </w:rPr>
                                  <m:t>RelMAE</m:t>
                                </w:ins>
                              </m:r>
                              <m:r>
                                <w:del w:id="406" w:author="tao huang" w:date="2017-12-29T14:40:00Z">
                                  <w:rPr>
                                    <w:rFonts w:ascii="Cambria Math" w:hAnsi="Cambria Math"/>
                                    <w:color w:val="000000" w:themeColor="text1"/>
                                    <w:szCs w:val="24"/>
                                  </w:rPr>
                                  <m:t>r</m:t>
                                </w:del>
                              </m:r>
                            </m:e>
                            <m:sub>
                              <m:r>
                                <w:rPr>
                                  <w:rFonts w:ascii="Cambria Math" w:hAnsi="Cambria Math"/>
                                  <w:color w:val="000000" w:themeColor="text1"/>
                                  <w:szCs w:val="24"/>
                                </w:rPr>
                                <m:t>s,H,k</m:t>
                              </m:r>
                            </m:sub>
                          </m:sSub>
                        </m:e>
                      </m:nary>
                    </m:e>
                  </m:d>
                </m:e>
                <m:sup>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S</m:t>
                      </m:r>
                    </m:den>
                  </m:f>
                </m:sup>
              </m:sSup>
            </m:e>
          </m:nary>
        </m:oMath>
      </m:oMathPara>
    </w:p>
    <w:p w14:paraId="7859953D" w14:textId="3C4D77EC" w:rsidR="004617F2" w:rsidRPr="000B121E" w:rsidRDefault="00877FDD" w:rsidP="000B121E">
      <w:pPr>
        <w:shd w:val="clear" w:color="auto" w:fill="FFFFFF" w:themeFill="background1"/>
        <w:spacing w:after="0" w:line="360" w:lineRule="auto"/>
        <w:jc w:val="both"/>
        <w:rPr>
          <w:b/>
          <w:color w:val="000000" w:themeColor="text1"/>
          <w:szCs w:val="24"/>
        </w:rPr>
      </w:pPr>
      <m:oMathPara>
        <m:oMath>
          <m:sSub>
            <m:sSubPr>
              <m:ctrlPr>
                <w:rPr>
                  <w:rFonts w:ascii="Cambria Math" w:hAnsi="Cambria Math"/>
                  <w:i/>
                  <w:color w:val="000000" w:themeColor="text1"/>
                  <w:szCs w:val="24"/>
                </w:rPr>
              </m:ctrlPr>
            </m:sSubPr>
            <m:e>
              <m:r>
                <w:ins w:id="407" w:author="tao huang" w:date="2017-12-29T14:40:00Z">
                  <w:rPr>
                    <w:rFonts w:ascii="Cambria Math" w:hAnsi="Cambria Math"/>
                    <w:color w:val="000000" w:themeColor="text1"/>
                    <w:szCs w:val="24"/>
                  </w:rPr>
                  <m:t>RelMAE</m:t>
                </w:ins>
              </m:r>
              <m:r>
                <w:del w:id="408" w:author="tao huang" w:date="2017-12-29T14:40:00Z">
                  <w:rPr>
                    <w:rFonts w:ascii="Cambria Math" w:hAnsi="Cambria Math"/>
                    <w:color w:val="000000" w:themeColor="text1"/>
                    <w:szCs w:val="24"/>
                  </w:rPr>
                  <m:t>r</m:t>
                </w:del>
              </m:r>
            </m:e>
            <m:sub>
              <m:r>
                <w:rPr>
                  <w:rFonts w:ascii="Cambria Math" w:hAnsi="Cambria Math"/>
                  <w:color w:val="000000" w:themeColor="text1"/>
                  <w:szCs w:val="24"/>
                </w:rPr>
                <m:t>s,H,k</m:t>
              </m:r>
            </m:sub>
          </m:sSub>
          <m:r>
            <w:rPr>
              <w:rFonts w:ascii="Cambria Math" w:hAnsi="Cambria Math"/>
              <w:color w:val="000000" w:themeColor="text1"/>
              <w:szCs w:val="24"/>
            </w:rPr>
            <m:t>=</m:t>
          </m:r>
          <m:f>
            <m:fPr>
              <m:ctrlPr>
                <w:rPr>
                  <w:rFonts w:ascii="Cambria Math" w:hAnsi="Cambria Math"/>
                  <w:color w:val="000000" w:themeColor="text1"/>
                  <w:szCs w:val="24"/>
                </w:rPr>
              </m:ctrlPr>
            </m:fPr>
            <m:num>
              <m:sSubSup>
                <m:sSubSupPr>
                  <m:ctrlPr>
                    <w:rPr>
                      <w:rFonts w:ascii="Cambria Math" w:hAnsi="Cambria Math"/>
                      <w:color w:val="000000" w:themeColor="text1"/>
                      <w:szCs w:val="24"/>
                    </w:rPr>
                  </m:ctrlPr>
                </m:sSubSupPr>
                <m:e>
                  <m:r>
                    <m:rPr>
                      <m:sty m:val="p"/>
                    </m:rPr>
                    <w:rPr>
                      <w:rFonts w:ascii="Cambria Math" w:hAnsi="Cambria Math"/>
                      <w:color w:val="000000" w:themeColor="text1"/>
                      <w:szCs w:val="24"/>
                    </w:rPr>
                    <m:t>MAE</m:t>
                  </m:r>
                </m:e>
                <m:sub>
                  <m:r>
                    <w:rPr>
                      <w:rFonts w:ascii="Cambria Math" w:hAnsi="Cambria Math"/>
                      <w:color w:val="000000" w:themeColor="text1"/>
                      <w:szCs w:val="24"/>
                    </w:rPr>
                    <m:t>s,H,k</m:t>
                  </m:r>
                </m:sub>
                <m:sup>
                  <m:r>
                    <w:rPr>
                      <w:rFonts w:ascii="Cambria Math" w:hAnsi="Cambria Math"/>
                      <w:color w:val="000000" w:themeColor="text1"/>
                      <w:szCs w:val="24"/>
                    </w:rPr>
                    <m:t>C</m:t>
                  </m:r>
                </m:sup>
              </m:sSubSup>
            </m:num>
            <m:den>
              <m:sSubSup>
                <m:sSubSupPr>
                  <m:ctrlPr>
                    <w:rPr>
                      <w:rFonts w:ascii="Cambria Math" w:hAnsi="Cambria Math"/>
                      <w:color w:val="000000" w:themeColor="text1"/>
                      <w:szCs w:val="24"/>
                    </w:rPr>
                  </m:ctrlPr>
                </m:sSubSupPr>
                <m:e>
                  <m:r>
                    <m:rPr>
                      <m:sty m:val="p"/>
                    </m:rPr>
                    <w:rPr>
                      <w:rFonts w:ascii="Cambria Math" w:hAnsi="Cambria Math"/>
                      <w:color w:val="000000" w:themeColor="text1"/>
                      <w:szCs w:val="24"/>
                    </w:rPr>
                    <m:t>MAE</m:t>
                  </m:r>
                </m:e>
                <m:sub>
                  <m:r>
                    <w:rPr>
                      <w:rFonts w:ascii="Cambria Math" w:hAnsi="Cambria Math"/>
                      <w:color w:val="000000" w:themeColor="text1"/>
                      <w:szCs w:val="24"/>
                    </w:rPr>
                    <m:t>s,H,k</m:t>
                  </m:r>
                </m:sub>
                <m:sup>
                  <m:r>
                    <w:rPr>
                      <w:rFonts w:ascii="Cambria Math" w:hAnsi="Cambria Math"/>
                      <w:color w:val="000000" w:themeColor="text1"/>
                      <w:szCs w:val="24"/>
                    </w:rPr>
                    <m:t>B</m:t>
                  </m:r>
                </m:sup>
              </m:sSubSup>
            </m:den>
          </m:f>
        </m:oMath>
      </m:oMathPara>
      <w:bookmarkEnd w:id="404"/>
    </w:p>
    <w:p w14:paraId="1FBF4AD6" w14:textId="786649B9" w:rsidR="004617F2" w:rsidRPr="000B121E" w:rsidRDefault="004617F2" w:rsidP="00A95B16">
      <w:pPr>
        <w:pStyle w:val="ListParagraph"/>
        <w:shd w:val="clear" w:color="auto" w:fill="FFFFFF" w:themeFill="background1"/>
        <w:spacing w:after="0" w:line="360" w:lineRule="auto"/>
        <w:ind w:left="0"/>
        <w:rPr>
          <w:color w:val="000000" w:themeColor="text1"/>
          <w:szCs w:val="24"/>
        </w:rPr>
        <w:pPrChange w:id="409" w:author="tao huang" w:date="2018-01-10T17:59:00Z">
          <w:pPr>
            <w:pStyle w:val="ListParagraph"/>
            <w:shd w:val="clear" w:color="auto" w:fill="FFFFFF" w:themeFill="background1"/>
            <w:spacing w:after="0" w:line="360" w:lineRule="auto"/>
            <w:ind w:left="0"/>
            <w:jc w:val="both"/>
          </w:pPr>
        </w:pPrChange>
      </w:pPr>
      <w:r w:rsidRPr="000B121E">
        <w:rPr>
          <w:color w:val="000000" w:themeColor="text1"/>
          <w:szCs w:val="24"/>
        </w:rPr>
        <w:t xml:space="preserve">where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s,h,k</m:t>
            </m:r>
          </m:sub>
        </m:sSub>
      </m:oMath>
      <w:r w:rsidRPr="000B121E">
        <w:rPr>
          <w:color w:val="000000" w:themeColor="text1"/>
          <w:szCs w:val="24"/>
        </w:rPr>
        <w:t xml:space="preserve"> and </w:t>
      </w:r>
      <m:oMath>
        <m:sSub>
          <m:sSubPr>
            <m:ctrlPr>
              <w:rPr>
                <w:rFonts w:ascii="Cambria Math" w:hAnsi="Cambria Math"/>
                <w:i/>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s,h,k</m:t>
            </m:r>
          </m:sub>
        </m:sSub>
      </m:oMath>
      <w:r w:rsidRPr="000B121E">
        <w:rPr>
          <w:color w:val="000000" w:themeColor="text1"/>
          <w:szCs w:val="24"/>
        </w:rPr>
        <w:t xml:space="preserve"> are respectively the </w:t>
      </w:r>
      <m:oMath>
        <m:sSup>
          <m:sSupPr>
            <m:ctrlPr>
              <w:rPr>
                <w:rFonts w:ascii="Cambria Math" w:hAnsi="Cambria Math"/>
                <w:i/>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th</m:t>
            </m:r>
          </m:sup>
        </m:sSup>
      </m:oMath>
      <w:r w:rsidRPr="000B121E">
        <w:rPr>
          <w:color w:val="000000" w:themeColor="text1"/>
          <w:szCs w:val="24"/>
        </w:rPr>
        <w:t xml:space="preserve"> actual value and forecast value of the forecast period for data series </w:t>
      </w:r>
      <m:oMath>
        <m:r>
          <w:rPr>
            <w:rFonts w:ascii="Cambria Math" w:hAnsi="Cambria Math"/>
            <w:color w:val="000000" w:themeColor="text1"/>
            <w:szCs w:val="24"/>
          </w:rPr>
          <m:t>s</m:t>
        </m:r>
      </m:oMath>
      <w:r w:rsidRPr="000B121E">
        <w:rPr>
          <w:color w:val="000000" w:themeColor="text1"/>
          <w:szCs w:val="24"/>
        </w:rPr>
        <w:t xml:space="preserve"> based on the </w:t>
      </w:r>
      <m:oMath>
        <m:sSup>
          <m:sSupPr>
            <m:ctrlPr>
              <w:rPr>
                <w:rFonts w:ascii="Cambria Math" w:hAnsi="Cambria Math"/>
                <w:i/>
                <w:color w:val="000000" w:themeColor="text1"/>
                <w:szCs w:val="24"/>
              </w:rPr>
            </m:ctrlPr>
          </m:sSupPr>
          <m:e>
            <m:r>
              <w:rPr>
                <w:rFonts w:ascii="Cambria Math" w:hAnsi="Cambria Math"/>
                <w:color w:val="000000" w:themeColor="text1"/>
                <w:szCs w:val="24"/>
              </w:rPr>
              <m:t>k</m:t>
            </m:r>
          </m:e>
          <m:sup>
            <m:r>
              <w:rPr>
                <w:rFonts w:ascii="Cambria Math" w:hAnsi="Cambria Math"/>
                <w:color w:val="000000" w:themeColor="text1"/>
                <w:szCs w:val="24"/>
              </w:rPr>
              <m:t>th</m:t>
            </m:r>
          </m:sup>
        </m:sSup>
      </m:oMath>
      <w:r w:rsidRPr="000B121E">
        <w:rPr>
          <w:color w:val="000000" w:themeColor="text1"/>
          <w:szCs w:val="24"/>
        </w:rPr>
        <w:t xml:space="preserve"> rolling event. We add one-half mean squared error to the final forecasts before we transform the log values to levels (Cooper et al.,1999). </w:t>
      </w:r>
      <w:del w:id="410" w:author="tao huang" w:date="2018-01-10T17:58:00Z">
        <w:r w:rsidRPr="000B121E" w:rsidDel="00A95B16">
          <w:rPr>
            <w:color w:val="000000" w:themeColor="text1"/>
            <w:szCs w:val="24"/>
          </w:rPr>
          <w:delText xml:space="preserve">We apply  </w:delText>
        </w:r>
      </w:del>
      <m:oMath>
        <m:sSub>
          <m:sSubPr>
            <m:ctrlPr>
              <w:rPr>
                <w:rFonts w:ascii="Cambria Math" w:hAnsi="Cambria Math"/>
                <w:i/>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0</m:t>
            </m:r>
          </m:sub>
        </m:sSub>
      </m:oMath>
      <w:r w:rsidRPr="000B121E">
        <w:rPr>
          <w:color w:val="000000" w:themeColor="text1"/>
          <w:szCs w:val="24"/>
        </w:rPr>
        <w:t xml:space="preserve"> is the total number of observations in the </w:t>
      </w:r>
      <w:del w:id="411" w:author="tao huang" w:date="2018-01-10T17:58:00Z">
        <w:r w:rsidRPr="000B121E" w:rsidDel="00A95B16">
          <w:rPr>
            <w:color w:val="000000" w:themeColor="text1"/>
            <w:szCs w:val="24"/>
          </w:rPr>
          <w:delText xml:space="preserve">full </w:delText>
        </w:r>
      </w:del>
      <w:r w:rsidRPr="000B121E">
        <w:rPr>
          <w:color w:val="000000" w:themeColor="text1"/>
          <w:szCs w:val="24"/>
        </w:rPr>
        <w:t>estimation window</w:t>
      </w:r>
      <w:ins w:id="412" w:author="tao huang" w:date="2018-01-10T17:58:00Z">
        <w:r w:rsidR="00A95B16">
          <w:rPr>
            <w:color w:val="000000" w:themeColor="text1"/>
            <w:szCs w:val="24"/>
          </w:rPr>
          <w:t xml:space="preserve"> (i.e., </w:t>
        </w:r>
      </w:ins>
      <m:oMath>
        <m:sSub>
          <m:sSubPr>
            <m:ctrlPr>
              <w:ins w:id="413" w:author="tao huang" w:date="2018-01-10T17:59:00Z">
                <w:rPr>
                  <w:rFonts w:ascii="Cambria Math" w:hAnsi="Cambria Math"/>
                  <w:i/>
                  <w:color w:val="000000" w:themeColor="text1"/>
                  <w:szCs w:val="24"/>
                </w:rPr>
              </w:ins>
            </m:ctrlPr>
          </m:sSubPr>
          <m:e>
            <m:r>
              <w:ins w:id="414" w:author="tao huang" w:date="2018-01-10T17:59:00Z">
                <w:rPr>
                  <w:rFonts w:ascii="Cambria Math" w:hAnsi="Cambria Math"/>
                  <w:color w:val="000000" w:themeColor="text1"/>
                  <w:szCs w:val="24"/>
                </w:rPr>
                <m:t>T</m:t>
              </w:ins>
            </m:r>
          </m:e>
          <m:sub>
            <m:r>
              <w:ins w:id="415" w:author="tao huang" w:date="2018-01-10T17:59:00Z">
                <w:rPr>
                  <w:rFonts w:ascii="Cambria Math" w:hAnsi="Cambria Math"/>
                  <w:color w:val="000000" w:themeColor="text1"/>
                  <w:szCs w:val="24"/>
                </w:rPr>
                <m:t>0</m:t>
              </w:ins>
            </m:r>
          </m:sub>
        </m:sSub>
        <m:r>
          <w:ins w:id="416" w:author="tao huang" w:date="2018-01-10T17:59:00Z">
            <w:rPr>
              <w:rFonts w:ascii="Cambria Math" w:hAnsi="Cambria Math"/>
              <w:color w:val="000000" w:themeColor="text1"/>
              <w:szCs w:val="24"/>
            </w:rPr>
            <m:t>=160</m:t>
          </w:ins>
        </m:r>
      </m:oMath>
      <w:ins w:id="417" w:author="tao huang" w:date="2018-01-10T17:59:00Z">
        <w:r w:rsidR="00A95B16">
          <w:rPr>
            <w:color w:val="000000" w:themeColor="text1"/>
            <w:szCs w:val="24"/>
          </w:rPr>
          <w:t>)</w:t>
        </w:r>
      </w:ins>
      <w:r w:rsidRPr="000B121E">
        <w:rPr>
          <w:color w:val="000000" w:themeColor="text1"/>
          <w:szCs w:val="24"/>
        </w:rPr>
        <w:t xml:space="preserve">. </w:t>
      </w:r>
      <m:oMath>
        <m:sSubSup>
          <m:sSubSupPr>
            <m:ctrlPr>
              <w:rPr>
                <w:rFonts w:ascii="Cambria Math" w:hAnsi="Cambria Math"/>
                <w:i/>
                <w:color w:val="000000" w:themeColor="text1"/>
                <w:szCs w:val="24"/>
              </w:rPr>
            </m:ctrlPr>
          </m:sSubSupPr>
          <m:e>
            <m:r>
              <w:rPr>
                <w:rFonts w:ascii="Cambria Math" w:hAnsi="Cambria Math"/>
                <w:color w:val="000000" w:themeColor="text1"/>
                <w:szCs w:val="24"/>
              </w:rPr>
              <m:t>MAE</m:t>
            </m:r>
          </m:e>
          <m:sub>
            <m:r>
              <w:rPr>
                <w:rFonts w:ascii="Cambria Math" w:hAnsi="Cambria Math"/>
                <w:color w:val="000000" w:themeColor="text1"/>
                <w:szCs w:val="24"/>
              </w:rPr>
              <m:t>s,H,k</m:t>
            </m:r>
          </m:sub>
          <m:sup>
            <m:r>
              <w:rPr>
                <w:rFonts w:ascii="Cambria Math" w:hAnsi="Cambria Math"/>
                <w:color w:val="000000" w:themeColor="text1"/>
                <w:szCs w:val="24"/>
              </w:rPr>
              <m:t>C</m:t>
            </m:r>
          </m:sup>
        </m:sSubSup>
      </m:oMath>
      <w:r w:rsidRPr="000B121E">
        <w:rPr>
          <w:color w:val="000000" w:themeColor="text1"/>
          <w:szCs w:val="24"/>
        </w:rPr>
        <w:t xml:space="preserve"> and </w:t>
      </w:r>
      <m:oMath>
        <m:sSubSup>
          <m:sSubSupPr>
            <m:ctrlPr>
              <w:rPr>
                <w:rFonts w:ascii="Cambria Math" w:hAnsi="Cambria Math"/>
                <w:i/>
                <w:color w:val="000000" w:themeColor="text1"/>
                <w:szCs w:val="24"/>
              </w:rPr>
            </m:ctrlPr>
          </m:sSubSupPr>
          <m:e>
            <m:r>
              <w:rPr>
                <w:rFonts w:ascii="Cambria Math" w:hAnsi="Cambria Math"/>
                <w:color w:val="000000" w:themeColor="text1"/>
                <w:szCs w:val="24"/>
              </w:rPr>
              <m:t>MAE</m:t>
            </m:r>
          </m:e>
          <m:sub>
            <m:r>
              <w:rPr>
                <w:rFonts w:ascii="Cambria Math" w:hAnsi="Cambria Math"/>
                <w:color w:val="000000" w:themeColor="text1"/>
                <w:szCs w:val="24"/>
              </w:rPr>
              <m:t>s,H,k</m:t>
            </m:r>
          </m:sub>
          <m:sup>
            <m:r>
              <w:rPr>
                <w:rFonts w:ascii="Cambria Math" w:hAnsi="Cambria Math"/>
                <w:color w:val="000000" w:themeColor="text1"/>
                <w:szCs w:val="24"/>
              </w:rPr>
              <m:t>B</m:t>
            </m:r>
          </m:sup>
        </m:sSubSup>
      </m:oMath>
      <w:r w:rsidRPr="000B121E">
        <w:rPr>
          <w:color w:val="000000" w:themeColor="text1"/>
          <w:szCs w:val="24"/>
        </w:rPr>
        <w:t xml:space="preserve">are the Mean Absolute Errors for the candidate model and the benchmark model for data series </w:t>
      </w:r>
      <w:r w:rsidRPr="000B121E">
        <w:rPr>
          <w:i/>
          <w:color w:val="000000" w:themeColor="text1"/>
          <w:szCs w:val="24"/>
        </w:rPr>
        <w:t>s</w:t>
      </w:r>
      <w:r w:rsidRPr="000B121E">
        <w:rPr>
          <w:color w:val="000000" w:themeColor="text1"/>
          <w:szCs w:val="24"/>
        </w:rPr>
        <w:t xml:space="preserve">, with forecast horizon of </w:t>
      </w:r>
      <w:r w:rsidRPr="000B121E">
        <w:rPr>
          <w:i/>
          <w:color w:val="000000" w:themeColor="text1"/>
          <w:szCs w:val="24"/>
        </w:rPr>
        <w:t>H</w:t>
      </w:r>
      <w:r w:rsidRPr="000B121E">
        <w:rPr>
          <w:color w:val="000000" w:themeColor="text1"/>
          <w:szCs w:val="24"/>
        </w:rPr>
        <w:t xml:space="preserve">, for the </w:t>
      </w:r>
      <m:oMath>
        <m:sSup>
          <m:sSupPr>
            <m:ctrlPr>
              <w:rPr>
                <w:rFonts w:ascii="Cambria Math" w:hAnsi="Cambria Math"/>
                <w:i/>
                <w:color w:val="000000" w:themeColor="text1"/>
                <w:szCs w:val="24"/>
              </w:rPr>
            </m:ctrlPr>
          </m:sSupPr>
          <m:e>
            <m:r>
              <w:rPr>
                <w:rFonts w:ascii="Cambria Math" w:hAnsi="Cambria Math"/>
                <w:color w:val="000000" w:themeColor="text1"/>
                <w:szCs w:val="24"/>
              </w:rPr>
              <m:t>k</m:t>
            </m:r>
          </m:e>
          <m:sup>
            <m:r>
              <w:rPr>
                <w:rFonts w:ascii="Cambria Math" w:hAnsi="Cambria Math"/>
                <w:color w:val="000000" w:themeColor="text1"/>
                <w:szCs w:val="24"/>
              </w:rPr>
              <m:t>th</m:t>
            </m:r>
          </m:sup>
        </m:sSup>
      </m:oMath>
      <w:r w:rsidRPr="000B121E">
        <w:rPr>
          <w:color w:val="000000" w:themeColor="text1"/>
          <w:szCs w:val="24"/>
        </w:rPr>
        <w:t xml:space="preserve"> rolling event.      </w:t>
      </w:r>
    </w:p>
    <w:p w14:paraId="08A6A905" w14:textId="77777777" w:rsidR="004617F2" w:rsidRPr="000B121E" w:rsidRDefault="004617F2" w:rsidP="000B121E">
      <w:pPr>
        <w:pStyle w:val="ListParagraph"/>
        <w:shd w:val="clear" w:color="auto" w:fill="FFFFFF" w:themeFill="background1"/>
        <w:spacing w:after="0" w:line="360" w:lineRule="auto"/>
        <w:ind w:left="0"/>
        <w:jc w:val="both"/>
        <w:rPr>
          <w:rFonts w:cs="Times New Roman"/>
          <w:color w:val="000000" w:themeColor="text1"/>
          <w:szCs w:val="24"/>
        </w:rPr>
      </w:pPr>
    </w:p>
    <w:p w14:paraId="7CAEDDE9" w14:textId="77777777" w:rsidR="004617F2" w:rsidRPr="000B121E" w:rsidRDefault="004617F2">
      <w:pPr>
        <w:pStyle w:val="Heading2"/>
        <w:numPr>
          <w:ilvl w:val="0"/>
          <w:numId w:val="51"/>
        </w:numPr>
        <w:pPrChange w:id="418" w:author="Fildes, Robert" w:date="2017-12-12T15:39:00Z">
          <w:pPr>
            <w:pStyle w:val="ListParagraph"/>
            <w:numPr>
              <w:numId w:val="49"/>
            </w:numPr>
            <w:shd w:val="clear" w:color="auto" w:fill="FFFFFF" w:themeFill="background1"/>
            <w:spacing w:after="0" w:line="360" w:lineRule="auto"/>
            <w:ind w:left="360" w:hanging="360"/>
          </w:pPr>
        </w:pPrChange>
      </w:pPr>
      <w:r w:rsidRPr="000B121E">
        <w:t>Results and d</w:t>
      </w:r>
      <w:r w:rsidRPr="00817F86">
        <w:rPr>
          <w:highlight w:val="yellow"/>
          <w:rPrChange w:id="419" w:author="tao huang" w:date="2018-01-09T18:56:00Z">
            <w:rPr/>
          </w:rPrChange>
        </w:rPr>
        <w:t>iscussion</w:t>
      </w:r>
    </w:p>
    <w:p w14:paraId="5B841D38"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10D93443" w14:textId="10FB61F4" w:rsidR="00562BFA" w:rsidRDefault="004617F2" w:rsidP="000B121E">
      <w:pPr>
        <w:shd w:val="clear" w:color="auto" w:fill="FFFFFF" w:themeFill="background1"/>
        <w:spacing w:after="0" w:line="360" w:lineRule="auto"/>
        <w:rPr>
          <w:ins w:id="420" w:author="Fildes, Robert" w:date="2017-12-12T15:40:00Z"/>
          <w:rFonts w:eastAsia="DengXian" w:cs="Times New Roman"/>
          <w:color w:val="000000" w:themeColor="text1"/>
          <w:szCs w:val="24"/>
        </w:rPr>
      </w:pPr>
      <w:r w:rsidRPr="000B121E">
        <w:rPr>
          <w:rFonts w:cs="Times New Roman"/>
          <w:color w:val="000000" w:themeColor="text1"/>
          <w:szCs w:val="24"/>
        </w:rPr>
        <w:t xml:space="preserve">In Table 2, we summarize the forecasting performance of the models across </w:t>
      </w:r>
      <w:del w:id="421" w:author="tao huang" w:date="2017-12-29T14:42:00Z">
        <w:r w:rsidRPr="000B121E" w:rsidDel="00433D89">
          <w:rPr>
            <w:rFonts w:cs="Times New Roman"/>
            <w:color w:val="000000" w:themeColor="text1"/>
            <w:szCs w:val="24"/>
          </w:rPr>
          <w:delText xml:space="preserve">the 28 </w:delText>
        </w:r>
      </w:del>
      <w:ins w:id="422" w:author="tao huang" w:date="2017-12-29T14:42:00Z">
        <w:r w:rsidR="00433D89">
          <w:rPr>
            <w:rFonts w:cs="Times New Roman"/>
            <w:color w:val="000000" w:themeColor="text1"/>
            <w:szCs w:val="24"/>
          </w:rPr>
          <w:t xml:space="preserve">all </w:t>
        </w:r>
      </w:ins>
      <w:ins w:id="423" w:author="tao huang" w:date="2018-01-10T18:00:00Z">
        <w:r w:rsidR="001F5887">
          <w:rPr>
            <w:rFonts w:cs="Times New Roman"/>
            <w:color w:val="000000" w:themeColor="text1"/>
            <w:szCs w:val="24"/>
          </w:rPr>
          <w:t xml:space="preserve">the </w:t>
        </w:r>
      </w:ins>
      <w:r w:rsidRPr="000B121E">
        <w:rPr>
          <w:rFonts w:cs="Times New Roman"/>
          <w:color w:val="000000" w:themeColor="text1"/>
          <w:szCs w:val="24"/>
        </w:rPr>
        <w:t>product categories. Table 3</w:t>
      </w:r>
      <w:r w:rsidR="00D67CF9" w:rsidRPr="000B121E">
        <w:rPr>
          <w:rFonts w:cs="Times New Roman"/>
          <w:color w:val="000000" w:themeColor="text1"/>
          <w:szCs w:val="24"/>
        </w:rPr>
        <w:t xml:space="preserve"> </w:t>
      </w:r>
      <w:r w:rsidRPr="000B121E">
        <w:rPr>
          <w:rFonts w:cs="Times New Roman"/>
          <w:color w:val="000000" w:themeColor="text1"/>
          <w:szCs w:val="24"/>
        </w:rPr>
        <w:t>show</w:t>
      </w:r>
      <w:r w:rsidR="00D67CF9" w:rsidRPr="000B121E">
        <w:rPr>
          <w:rFonts w:cs="Times New Roman"/>
          <w:color w:val="000000" w:themeColor="text1"/>
          <w:szCs w:val="24"/>
        </w:rPr>
        <w:t>s</w:t>
      </w:r>
      <w:r w:rsidRPr="000B121E">
        <w:rPr>
          <w:rFonts w:cs="Times New Roman"/>
          <w:color w:val="000000" w:themeColor="text1"/>
          <w:szCs w:val="24"/>
        </w:rPr>
        <w:t xml:space="preserve"> the p-values of the </w:t>
      </w:r>
      <w:r w:rsidRPr="000B121E">
        <w:rPr>
          <w:rFonts w:eastAsia="DengXian" w:cs="Times New Roman"/>
          <w:color w:val="000000" w:themeColor="text1"/>
          <w:szCs w:val="24"/>
        </w:rPr>
        <w:t xml:space="preserve">Wilcoxon Sign Rank (WSR) test for the statistical significance of the difference between the models’ forecasting performance. The </w:t>
      </w:r>
      <w:r w:rsidRPr="000B121E">
        <w:rPr>
          <w:rFonts w:eastAsia="DengXian" w:cs="Times New Roman"/>
          <w:color w:val="000000" w:themeColor="text1"/>
          <w:szCs w:val="24"/>
        </w:rPr>
        <w:lastRenderedPageBreak/>
        <w:t xml:space="preserve">WSR test is the non-parametric version of the traditional </w:t>
      </w:r>
      <w:r w:rsidRPr="00562BFA">
        <w:rPr>
          <w:rFonts w:eastAsia="DengXian" w:cs="Times New Roman"/>
          <w:i/>
          <w:color w:val="000000" w:themeColor="text1"/>
          <w:szCs w:val="24"/>
          <w:rPrChange w:id="424" w:author="Fildes, Robert" w:date="2017-12-12T15:43:00Z">
            <w:rPr>
              <w:rFonts w:eastAsia="DengXian" w:cs="Times New Roman"/>
              <w:color w:val="000000" w:themeColor="text1"/>
              <w:szCs w:val="24"/>
            </w:rPr>
          </w:rPrChange>
        </w:rPr>
        <w:t>t</w:t>
      </w:r>
      <w:r w:rsidRPr="000B121E">
        <w:rPr>
          <w:rFonts w:eastAsia="DengXian" w:cs="Times New Roman"/>
          <w:color w:val="000000" w:themeColor="text1"/>
          <w:szCs w:val="24"/>
        </w:rPr>
        <w:t xml:space="preserve">-test </w:t>
      </w:r>
      <w:del w:id="425" w:author="tao huang" w:date="2018-01-10T18:01:00Z">
        <w:r w:rsidRPr="000B121E" w:rsidDel="001F5887">
          <w:rPr>
            <w:rFonts w:eastAsia="DengXian" w:cs="Times New Roman"/>
            <w:color w:val="000000" w:themeColor="text1"/>
            <w:szCs w:val="24"/>
          </w:rPr>
          <w:delText>and does not assume the differences (i.e. the errors) are normally distributed</w:delText>
        </w:r>
      </w:del>
      <w:ins w:id="426" w:author="tao huang" w:date="2018-01-10T18:02:00Z">
        <w:r w:rsidR="001F5887">
          <w:rPr>
            <w:rFonts w:eastAsia="DengXian" w:cs="Times New Roman"/>
            <w:color w:val="000000" w:themeColor="text1"/>
            <w:szCs w:val="24"/>
          </w:rPr>
          <w:t xml:space="preserve">without a normality </w:t>
        </w:r>
      </w:ins>
      <w:ins w:id="427" w:author="tao huang" w:date="2018-01-10T18:03:00Z">
        <w:r w:rsidR="001F5887">
          <w:rPr>
            <w:rFonts w:eastAsia="DengXian" w:cs="Times New Roman"/>
            <w:color w:val="000000" w:themeColor="text1"/>
            <w:szCs w:val="24"/>
          </w:rPr>
          <w:t>assumption for the difference</w:t>
        </w:r>
      </w:ins>
      <w:r w:rsidRPr="000B121E">
        <w:rPr>
          <w:rFonts w:eastAsia="DengXian" w:cs="Times New Roman"/>
          <w:color w:val="000000" w:themeColor="text1"/>
          <w:szCs w:val="24"/>
        </w:rPr>
        <w:t>. We find the following from the analysis of the comparisons of forecasts from the different models:</w:t>
      </w:r>
    </w:p>
    <w:p w14:paraId="0A992FC6" w14:textId="34704709" w:rsidR="00562BFA" w:rsidRPr="00562BFA" w:rsidRDefault="004617F2">
      <w:pPr>
        <w:pStyle w:val="ListParagraph"/>
        <w:numPr>
          <w:ilvl w:val="0"/>
          <w:numId w:val="52"/>
        </w:numPr>
        <w:shd w:val="clear" w:color="auto" w:fill="FFFFFF" w:themeFill="background1"/>
        <w:spacing w:after="0" w:line="360" w:lineRule="auto"/>
        <w:rPr>
          <w:ins w:id="428" w:author="Fildes, Robert" w:date="2017-12-12T15:40:00Z"/>
          <w:rFonts w:cs="Times New Roman"/>
          <w:color w:val="000000" w:themeColor="text1"/>
          <w:szCs w:val="24"/>
          <w:rPrChange w:id="429" w:author="Fildes, Robert" w:date="2017-12-12T15:40:00Z">
            <w:rPr>
              <w:ins w:id="430" w:author="Fildes, Robert" w:date="2017-12-12T15:40:00Z"/>
            </w:rPr>
          </w:rPrChange>
        </w:rPr>
        <w:pPrChange w:id="431" w:author="Fildes, Robert" w:date="2017-12-12T15:40:00Z">
          <w:pPr>
            <w:shd w:val="clear" w:color="auto" w:fill="FFFFFF" w:themeFill="background1"/>
            <w:spacing w:after="0" w:line="360" w:lineRule="auto"/>
          </w:pPr>
        </w:pPrChange>
      </w:pPr>
      <w:del w:id="432" w:author="Fildes, Robert" w:date="2017-12-12T15:40:00Z">
        <w:r w:rsidRPr="00562BFA" w:rsidDel="00562BFA">
          <w:rPr>
            <w:rFonts w:eastAsia="DengXian" w:cs="Times New Roman"/>
            <w:color w:val="000000" w:themeColor="text1"/>
            <w:szCs w:val="24"/>
            <w:rPrChange w:id="433" w:author="Fildes, Robert" w:date="2017-12-12T15:40:00Z">
              <w:rPr>
                <w:rFonts w:eastAsia="DengXian"/>
              </w:rPr>
            </w:rPrChange>
          </w:rPr>
          <w:delText xml:space="preserve"> (i) </w:delText>
        </w:r>
      </w:del>
      <w:ins w:id="434" w:author="tao huang" w:date="2017-12-29T14:43:00Z">
        <w:r w:rsidR="00433D89">
          <w:rPr>
            <w:rFonts w:eastAsia="DengXian" w:cs="Times New Roman"/>
            <w:color w:val="000000" w:themeColor="text1"/>
            <w:szCs w:val="24"/>
          </w:rPr>
          <w:t>T</w:t>
        </w:r>
      </w:ins>
      <w:del w:id="435" w:author="tao huang" w:date="2017-12-29T14:43:00Z">
        <w:r w:rsidRPr="00562BFA" w:rsidDel="00433D89">
          <w:rPr>
            <w:rFonts w:eastAsia="DengXian" w:cs="Times New Roman"/>
            <w:color w:val="000000" w:themeColor="text1"/>
            <w:szCs w:val="24"/>
            <w:rPrChange w:id="436" w:author="Fildes, Robert" w:date="2017-12-12T15:40:00Z">
              <w:rPr>
                <w:rFonts w:eastAsia="DengXian"/>
              </w:rPr>
            </w:rPrChange>
          </w:rPr>
          <w:delText>t</w:delText>
        </w:r>
      </w:del>
      <w:r w:rsidRPr="00562BFA">
        <w:rPr>
          <w:rFonts w:cs="Times New Roman"/>
          <w:color w:val="000000" w:themeColor="text1"/>
          <w:szCs w:val="24"/>
          <w:rPrChange w:id="437" w:author="Fildes, Robert" w:date="2017-12-12T15:40:00Z">
            <w:rPr/>
          </w:rPrChange>
        </w:rPr>
        <w:t xml:space="preserve">he Base-lift model </w:t>
      </w:r>
      <w:r w:rsidRPr="00562BFA">
        <w:rPr>
          <w:rFonts w:cs="Times New Roman"/>
          <w:noProof/>
          <w:color w:val="000000" w:themeColor="text1"/>
          <w:szCs w:val="24"/>
          <w:rPrChange w:id="438" w:author="Fildes, Robert" w:date="2017-12-12T15:40:00Z">
            <w:rPr>
              <w:noProof/>
            </w:rPr>
          </w:rPrChange>
        </w:rPr>
        <w:t>generates</w:t>
      </w:r>
      <w:r w:rsidRPr="00562BFA">
        <w:rPr>
          <w:rFonts w:cs="Times New Roman"/>
          <w:color w:val="000000" w:themeColor="text1"/>
          <w:szCs w:val="24"/>
          <w:rPrChange w:id="439" w:author="Fildes, Robert" w:date="2017-12-12T15:40:00Z">
            <w:rPr/>
          </w:rPrChange>
        </w:rPr>
        <w:t xml:space="preserve"> the least accurate forecasts. </w:t>
      </w:r>
    </w:p>
    <w:p w14:paraId="07EB13E2" w14:textId="23D7205F" w:rsidR="00562BFA" w:rsidRPr="00562BFA" w:rsidRDefault="004617F2">
      <w:pPr>
        <w:pStyle w:val="ListParagraph"/>
        <w:numPr>
          <w:ilvl w:val="0"/>
          <w:numId w:val="52"/>
        </w:numPr>
        <w:shd w:val="clear" w:color="auto" w:fill="FFFFFF" w:themeFill="background1"/>
        <w:spacing w:after="0" w:line="360" w:lineRule="auto"/>
        <w:rPr>
          <w:ins w:id="440" w:author="Fildes, Robert" w:date="2017-12-12T15:40:00Z"/>
          <w:rFonts w:eastAsia="DengXian" w:cs="Times New Roman"/>
          <w:color w:val="000000" w:themeColor="text1"/>
          <w:szCs w:val="24"/>
          <w:rPrChange w:id="441" w:author="Fildes, Robert" w:date="2017-12-12T15:40:00Z">
            <w:rPr>
              <w:ins w:id="442" w:author="Fildes, Robert" w:date="2017-12-12T15:40:00Z"/>
              <w:rFonts w:cs="Times New Roman"/>
              <w:color w:val="000000" w:themeColor="text1"/>
              <w:szCs w:val="24"/>
            </w:rPr>
          </w:rPrChange>
        </w:rPr>
        <w:pPrChange w:id="443" w:author="Fildes, Robert" w:date="2017-12-12T15:40:00Z">
          <w:pPr>
            <w:shd w:val="clear" w:color="auto" w:fill="FFFFFF" w:themeFill="background1"/>
            <w:spacing w:after="0" w:line="360" w:lineRule="auto"/>
          </w:pPr>
        </w:pPrChange>
      </w:pPr>
      <w:del w:id="444" w:author="Fildes, Robert" w:date="2017-12-12T15:40:00Z">
        <w:r w:rsidRPr="00562BFA" w:rsidDel="00562BFA">
          <w:rPr>
            <w:rFonts w:cs="Times New Roman"/>
            <w:color w:val="000000" w:themeColor="text1"/>
            <w:szCs w:val="24"/>
            <w:rPrChange w:id="445" w:author="Fildes, Robert" w:date="2017-12-12T15:40:00Z">
              <w:rPr/>
            </w:rPrChange>
          </w:rPr>
          <w:delText xml:space="preserve">(ii) </w:delText>
        </w:r>
      </w:del>
      <w:r w:rsidRPr="00562BFA">
        <w:rPr>
          <w:rFonts w:cs="Times New Roman"/>
          <w:color w:val="000000" w:themeColor="text1"/>
          <w:szCs w:val="24"/>
          <w:rPrChange w:id="446" w:author="Fildes, Robert" w:date="2017-12-12T15:40:00Z">
            <w:rPr/>
          </w:rPrChange>
        </w:rPr>
        <w:t>The ADL-</w:t>
      </w:r>
      <w:r w:rsidRPr="00562BFA">
        <w:rPr>
          <w:rFonts w:cs="Times New Roman"/>
          <w:noProof/>
          <w:color w:val="000000" w:themeColor="text1"/>
          <w:szCs w:val="24"/>
          <w:rPrChange w:id="447" w:author="Fildes, Robert" w:date="2017-12-12T15:40:00Z">
            <w:rPr>
              <w:noProof/>
            </w:rPr>
          </w:rPrChange>
        </w:rPr>
        <w:t>intra</w:t>
      </w:r>
      <w:r w:rsidRPr="00562BFA">
        <w:rPr>
          <w:rFonts w:cs="Times New Roman"/>
          <w:color w:val="000000" w:themeColor="text1"/>
          <w:szCs w:val="24"/>
          <w:rPrChange w:id="448" w:author="Fildes, Robert" w:date="2017-12-12T15:40:00Z">
            <w:rPr/>
          </w:rPrChange>
        </w:rPr>
        <w:t xml:space="preserve"> model outperforms the ADL-</w:t>
      </w:r>
      <w:r w:rsidRPr="00562BFA">
        <w:rPr>
          <w:rFonts w:cs="Times New Roman"/>
          <w:noProof/>
          <w:color w:val="000000" w:themeColor="text1"/>
          <w:szCs w:val="24"/>
          <w:rPrChange w:id="449" w:author="Fildes, Robert" w:date="2017-12-12T15:40:00Z">
            <w:rPr>
              <w:noProof/>
            </w:rPr>
          </w:rPrChange>
        </w:rPr>
        <w:t>own model</w:t>
      </w:r>
      <w:r w:rsidRPr="00562BFA">
        <w:rPr>
          <w:rFonts w:cs="Times New Roman"/>
          <w:color w:val="000000" w:themeColor="text1"/>
          <w:szCs w:val="24"/>
          <w:rPrChange w:id="450" w:author="Fildes, Robert" w:date="2017-12-12T15:40:00Z">
            <w:rPr/>
          </w:rPrChange>
        </w:rPr>
        <w:t xml:space="preserve">, which </w:t>
      </w:r>
      <w:del w:id="451" w:author="Fildes, Robert" w:date="2017-12-12T15:43:00Z">
        <w:r w:rsidRPr="00562BFA" w:rsidDel="00562BFA">
          <w:rPr>
            <w:rFonts w:cs="Times New Roman"/>
            <w:color w:val="000000" w:themeColor="text1"/>
            <w:szCs w:val="24"/>
            <w:rPrChange w:id="452" w:author="Fildes, Robert" w:date="2017-12-12T15:40:00Z">
              <w:rPr/>
            </w:rPrChange>
          </w:rPr>
          <w:delText xml:space="preserve">suggests </w:delText>
        </w:r>
      </w:del>
      <w:ins w:id="453" w:author="Soopramanien, Didier" w:date="2017-12-29T18:02:00Z">
        <w:r w:rsidR="00251763">
          <w:rPr>
            <w:rFonts w:cs="Times New Roman"/>
            <w:color w:val="000000" w:themeColor="text1"/>
            <w:szCs w:val="24"/>
          </w:rPr>
          <w:t>demonstrates</w:t>
        </w:r>
      </w:ins>
      <w:ins w:id="454" w:author="Fildes, Robert" w:date="2017-12-12T15:43:00Z">
        <w:del w:id="455" w:author="Soopramanien, Didier" w:date="2017-12-29T18:02:00Z">
          <w:r w:rsidR="00562BFA" w:rsidDel="00A10CE5">
            <w:rPr>
              <w:rFonts w:cs="Times New Roman"/>
              <w:color w:val="000000" w:themeColor="text1"/>
              <w:szCs w:val="24"/>
            </w:rPr>
            <w:delText>supports</w:delText>
          </w:r>
        </w:del>
        <w:r w:rsidR="00562BFA">
          <w:rPr>
            <w:rFonts w:cs="Times New Roman"/>
            <w:color w:val="000000" w:themeColor="text1"/>
            <w:szCs w:val="24"/>
          </w:rPr>
          <w:t xml:space="preserve"> </w:t>
        </w:r>
      </w:ins>
      <w:r w:rsidRPr="00562BFA">
        <w:rPr>
          <w:rFonts w:cs="Times New Roman"/>
          <w:color w:val="000000" w:themeColor="text1"/>
          <w:szCs w:val="24"/>
          <w:rPrChange w:id="456" w:author="Fildes, Robert" w:date="2017-12-12T15:40:00Z">
            <w:rPr/>
          </w:rPrChange>
        </w:rPr>
        <w:t xml:space="preserve">the value of competitive promotional information </w:t>
      </w:r>
      <w:ins w:id="457" w:author="Soopramanien, Didier" w:date="2017-12-29T18:03:00Z">
        <w:del w:id="458" w:author="tao huang" w:date="2017-12-29T14:44:00Z">
          <w:r w:rsidR="00251763" w:rsidDel="00D37BFF">
            <w:rPr>
              <w:rFonts w:cs="Times New Roman"/>
              <w:color w:val="000000" w:themeColor="text1"/>
              <w:szCs w:val="24"/>
            </w:rPr>
            <w:delText>which</w:delText>
          </w:r>
        </w:del>
      </w:ins>
      <w:ins w:id="459" w:author="tao huang" w:date="2017-12-29T14:44:00Z">
        <w:r w:rsidR="00D37BFF">
          <w:rPr>
            <w:rFonts w:cs="Times New Roman"/>
            <w:color w:val="000000" w:themeColor="text1"/>
            <w:szCs w:val="24"/>
          </w:rPr>
          <w:t>and</w:t>
        </w:r>
      </w:ins>
      <w:ins w:id="460" w:author="Soopramanien, Didier" w:date="2017-12-29T18:03:00Z">
        <w:r w:rsidR="00251763">
          <w:rPr>
            <w:rFonts w:cs="Times New Roman"/>
            <w:color w:val="000000" w:themeColor="text1"/>
            <w:szCs w:val="24"/>
          </w:rPr>
          <w:t xml:space="preserve"> corroborates with</w:t>
        </w:r>
      </w:ins>
      <w:ins w:id="461" w:author="Fildes, Robert" w:date="2017-12-12T15:43:00Z">
        <w:del w:id="462" w:author="Soopramanien, Didier" w:date="2017-12-29T18:03:00Z">
          <w:r w:rsidR="00562BFA" w:rsidDel="00251763">
            <w:rPr>
              <w:rFonts w:cs="Times New Roman"/>
              <w:color w:val="000000" w:themeColor="text1"/>
              <w:szCs w:val="24"/>
            </w:rPr>
            <w:delText>as seen by</w:delText>
          </w:r>
        </w:del>
        <w:r w:rsidR="00562BFA">
          <w:rPr>
            <w:rFonts w:cs="Times New Roman"/>
            <w:color w:val="000000" w:themeColor="text1"/>
            <w:szCs w:val="24"/>
          </w:rPr>
          <w:t xml:space="preserve"> </w:t>
        </w:r>
      </w:ins>
      <w:r w:rsidR="0047706C">
        <w:rPr>
          <w:rFonts w:cs="Times New Roman"/>
          <w:color w:val="000000" w:themeColor="text1"/>
          <w:szCs w:val="24"/>
        </w:rPr>
        <w:fldChar w:fldCharType="begin"/>
      </w:r>
      <w:r w:rsidR="0047706C">
        <w:rPr>
          <w:rFonts w:cs="Times New Roman"/>
          <w:color w:val="000000" w:themeColor="text1"/>
          <w:szCs w:val="24"/>
        </w:rPr>
        <w:instrText xml:space="preserve"> HYPERLINK \l "_ENREF_38" \o "Huang, 2014 #732" </w:instrText>
      </w:r>
      <w:r w:rsidR="0047706C">
        <w:rPr>
          <w:rFonts w:cs="Times New Roman"/>
          <w:color w:val="000000" w:themeColor="text1"/>
          <w:szCs w:val="24"/>
        </w:rPr>
      </w:r>
      <w:r w:rsidR="0047706C">
        <w:rPr>
          <w:rFonts w:cs="Times New Roman"/>
          <w:color w:val="000000" w:themeColor="text1"/>
          <w:szCs w:val="24"/>
        </w:rPr>
        <w:fldChar w:fldCharType="separate"/>
      </w:r>
      <w:r w:rsidR="0047706C" w:rsidRPr="00562BFA">
        <w:rPr>
          <w:rFonts w:cs="Times New Roman"/>
          <w:color w:val="000000" w:themeColor="text1"/>
          <w:szCs w:val="24"/>
          <w:rPrChange w:id="463" w:author="Fildes, Robert" w:date="2017-12-12T15:40:00Z">
            <w:rPr/>
          </w:rPrChange>
        </w:rPr>
        <w:fldChar w:fldCharType="begin"/>
      </w:r>
      <w:r w:rsidR="0047706C">
        <w:rPr>
          <w:rFonts w:cs="Times New Roman"/>
          <w:color w:val="000000" w:themeColor="text1"/>
          <w:szCs w:val="24"/>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information&lt;/keyword&gt;&lt;/keywords&gt;&lt;dates&gt;&lt;year&gt;2014&lt;/year&gt;&lt;pub-dates&gt;&lt;date&gt;9/1/&lt;/date&gt;&lt;/pub-dates&gt;&lt;/dates&gt;&lt;isbn&gt;0377-2217&lt;/isbn&gt;&lt;urls&gt;&lt;/urls&gt;&lt;/record&gt;&lt;/Cite&gt;&lt;/EndNote&gt;</w:instrText>
      </w:r>
      <w:r w:rsidR="0047706C" w:rsidRPr="00562BFA">
        <w:rPr>
          <w:rFonts w:cs="Times New Roman"/>
          <w:color w:val="000000" w:themeColor="text1"/>
          <w:szCs w:val="24"/>
          <w:rPrChange w:id="464" w:author="Fildes, Robert" w:date="2017-12-12T15:40:00Z">
            <w:rPr/>
          </w:rPrChange>
        </w:rPr>
        <w:fldChar w:fldCharType="separate"/>
      </w:r>
      <w:r w:rsidR="0047706C" w:rsidRPr="00562BFA">
        <w:rPr>
          <w:rFonts w:cs="Times New Roman"/>
          <w:noProof/>
          <w:color w:val="000000" w:themeColor="text1"/>
          <w:szCs w:val="24"/>
          <w:rPrChange w:id="465" w:author="Fildes, Robert" w:date="2017-12-12T15:40:00Z">
            <w:rPr>
              <w:noProof/>
            </w:rPr>
          </w:rPrChange>
        </w:rPr>
        <w:t>Huang et al. (2014)</w:t>
      </w:r>
      <w:r w:rsidR="0047706C" w:rsidRPr="00562BFA">
        <w:rPr>
          <w:rFonts w:cs="Times New Roman"/>
          <w:color w:val="000000" w:themeColor="text1"/>
          <w:szCs w:val="24"/>
          <w:rPrChange w:id="466" w:author="Fildes, Robert" w:date="2017-12-12T15:40:00Z">
            <w:rPr/>
          </w:rPrChange>
        </w:rPr>
        <w:fldChar w:fldCharType="end"/>
      </w:r>
      <w:r w:rsidR="0047706C">
        <w:rPr>
          <w:rFonts w:cs="Times New Roman"/>
          <w:color w:val="000000" w:themeColor="text1"/>
          <w:szCs w:val="24"/>
        </w:rPr>
        <w:fldChar w:fldCharType="end"/>
      </w:r>
      <w:r w:rsidRPr="00562BFA">
        <w:rPr>
          <w:rFonts w:cs="Times New Roman"/>
          <w:color w:val="000000" w:themeColor="text1"/>
          <w:szCs w:val="24"/>
          <w:rPrChange w:id="467" w:author="Fildes, Robert" w:date="2017-12-12T15:40:00Z">
            <w:rPr/>
          </w:rPrChange>
        </w:rPr>
        <w:t xml:space="preserve">. </w:t>
      </w:r>
    </w:p>
    <w:p w14:paraId="2752D4DD" w14:textId="77777777" w:rsidR="00562BFA" w:rsidRPr="00562BFA" w:rsidRDefault="004617F2">
      <w:pPr>
        <w:pStyle w:val="ListParagraph"/>
        <w:numPr>
          <w:ilvl w:val="0"/>
          <w:numId w:val="52"/>
        </w:numPr>
        <w:shd w:val="clear" w:color="auto" w:fill="FFFFFF" w:themeFill="background1"/>
        <w:spacing w:after="0" w:line="360" w:lineRule="auto"/>
        <w:rPr>
          <w:ins w:id="468" w:author="Fildes, Robert" w:date="2017-12-12T15:40:00Z"/>
          <w:rFonts w:eastAsia="DengXian" w:cs="Times New Roman"/>
          <w:color w:val="000000" w:themeColor="text1"/>
          <w:szCs w:val="24"/>
          <w:rPrChange w:id="469" w:author="Fildes, Robert" w:date="2017-12-12T15:40:00Z">
            <w:rPr>
              <w:ins w:id="470" w:author="Fildes, Robert" w:date="2017-12-12T15:40:00Z"/>
              <w:rFonts w:cs="Times New Roman"/>
              <w:color w:val="000000" w:themeColor="text1"/>
              <w:szCs w:val="24"/>
            </w:rPr>
          </w:rPrChange>
        </w:rPr>
        <w:pPrChange w:id="471" w:author="Fildes, Robert" w:date="2017-12-12T15:40:00Z">
          <w:pPr>
            <w:shd w:val="clear" w:color="auto" w:fill="FFFFFF" w:themeFill="background1"/>
            <w:spacing w:after="0" w:line="360" w:lineRule="auto"/>
          </w:pPr>
        </w:pPrChange>
      </w:pPr>
      <w:del w:id="472" w:author="Fildes, Robert" w:date="2017-12-12T15:40:00Z">
        <w:r w:rsidRPr="00562BFA" w:rsidDel="00562BFA">
          <w:rPr>
            <w:rFonts w:cs="Times New Roman"/>
            <w:color w:val="000000" w:themeColor="text1"/>
            <w:szCs w:val="24"/>
            <w:rPrChange w:id="473" w:author="Fildes, Robert" w:date="2017-12-12T15:40:00Z">
              <w:rPr/>
            </w:rPrChange>
          </w:rPr>
          <w:delText xml:space="preserve">(iii) </w:delText>
        </w:r>
      </w:del>
      <w:r w:rsidRPr="00562BFA">
        <w:rPr>
          <w:rFonts w:cs="Times New Roman"/>
          <w:color w:val="000000" w:themeColor="text1"/>
          <w:szCs w:val="24"/>
          <w:rPrChange w:id="474" w:author="Fildes, Robert" w:date="2017-12-12T15:40:00Z">
            <w:rPr/>
          </w:rPrChange>
        </w:rPr>
        <w:t xml:space="preserve">The ADL-own-EWC model significantly outperforms the ADL-own model. </w:t>
      </w:r>
    </w:p>
    <w:p w14:paraId="1F22479D" w14:textId="77770463" w:rsidR="00562BFA" w:rsidRPr="00562BFA" w:rsidRDefault="004617F2">
      <w:pPr>
        <w:pStyle w:val="ListParagraph"/>
        <w:numPr>
          <w:ilvl w:val="0"/>
          <w:numId w:val="52"/>
        </w:numPr>
        <w:shd w:val="clear" w:color="auto" w:fill="FFFFFF" w:themeFill="background1"/>
        <w:spacing w:after="0" w:line="360" w:lineRule="auto"/>
        <w:rPr>
          <w:ins w:id="475" w:author="Fildes, Robert" w:date="2017-12-12T15:41:00Z"/>
          <w:rFonts w:eastAsia="DengXian" w:cs="Times New Roman"/>
          <w:color w:val="000000" w:themeColor="text1"/>
          <w:szCs w:val="24"/>
          <w:rPrChange w:id="476" w:author="Fildes, Robert" w:date="2017-12-12T15:41:00Z">
            <w:rPr>
              <w:ins w:id="477" w:author="Fildes, Robert" w:date="2017-12-12T15:41:00Z"/>
              <w:rFonts w:cs="Times New Roman"/>
              <w:color w:val="000000" w:themeColor="text1"/>
              <w:szCs w:val="24"/>
            </w:rPr>
          </w:rPrChange>
        </w:rPr>
        <w:pPrChange w:id="478" w:author="Fildes, Robert" w:date="2017-12-12T15:40:00Z">
          <w:pPr>
            <w:shd w:val="clear" w:color="auto" w:fill="FFFFFF" w:themeFill="background1"/>
            <w:spacing w:after="0" w:line="360" w:lineRule="auto"/>
          </w:pPr>
        </w:pPrChange>
      </w:pPr>
      <w:del w:id="479" w:author="Fildes, Robert" w:date="2017-12-12T15:40:00Z">
        <w:r w:rsidRPr="00562BFA" w:rsidDel="00562BFA">
          <w:rPr>
            <w:rFonts w:cs="Times New Roman"/>
            <w:color w:val="000000" w:themeColor="text1"/>
            <w:szCs w:val="24"/>
            <w:rPrChange w:id="480" w:author="Fildes, Robert" w:date="2017-12-12T15:40:00Z">
              <w:rPr/>
            </w:rPrChange>
          </w:rPr>
          <w:delText xml:space="preserve">(iv) </w:delText>
        </w:r>
      </w:del>
      <w:r w:rsidRPr="00562BFA">
        <w:rPr>
          <w:rFonts w:cs="Times New Roman"/>
          <w:color w:val="000000" w:themeColor="text1"/>
          <w:szCs w:val="24"/>
          <w:rPrChange w:id="481" w:author="Fildes, Robert" w:date="2017-12-12T15:40:00Z">
            <w:rPr/>
          </w:rPrChange>
        </w:rPr>
        <w:t xml:space="preserve">The ADL-own-IC model outperforms the ADL-own model for most of the </w:t>
      </w:r>
      <w:del w:id="482" w:author="Fildes, Robert" w:date="2017-12-12T15:44:00Z">
        <w:r w:rsidRPr="00562BFA" w:rsidDel="00562BFA">
          <w:rPr>
            <w:rFonts w:cs="Times New Roman"/>
            <w:color w:val="000000" w:themeColor="text1"/>
            <w:szCs w:val="24"/>
            <w:rPrChange w:id="483" w:author="Fildes, Robert" w:date="2017-12-12T15:40:00Z">
              <w:rPr/>
            </w:rPrChange>
          </w:rPr>
          <w:delText xml:space="preserve">scenarios </w:delText>
        </w:r>
      </w:del>
      <w:ins w:id="484" w:author="Fildes, Robert" w:date="2017-12-12T15:44:00Z">
        <w:r w:rsidR="00562BFA">
          <w:rPr>
            <w:rFonts w:cs="Times New Roman"/>
            <w:color w:val="000000" w:themeColor="text1"/>
            <w:szCs w:val="24"/>
          </w:rPr>
          <w:t xml:space="preserve">error </w:t>
        </w:r>
      </w:ins>
      <w:ins w:id="485" w:author="Fildes, Robert" w:date="2017-12-12T15:45:00Z">
        <w:r w:rsidR="00562BFA">
          <w:rPr>
            <w:rFonts w:cs="Times New Roman"/>
            <w:color w:val="000000" w:themeColor="text1"/>
            <w:szCs w:val="24"/>
          </w:rPr>
          <w:t>measures</w:t>
        </w:r>
      </w:ins>
      <w:ins w:id="486" w:author="Fildes, Robert" w:date="2017-12-12T15:44:00Z">
        <w:r w:rsidR="00562BFA">
          <w:rPr>
            <w:rFonts w:cs="Times New Roman"/>
            <w:color w:val="000000" w:themeColor="text1"/>
            <w:szCs w:val="24"/>
          </w:rPr>
          <w:t xml:space="preserve"> across lead times </w:t>
        </w:r>
      </w:ins>
      <w:ins w:id="487" w:author="Fildes, Robert" w:date="2017-12-12T15:45:00Z">
        <w:r w:rsidR="00562BFA">
          <w:rPr>
            <w:rFonts w:cs="Times New Roman"/>
            <w:color w:val="000000" w:themeColor="text1"/>
            <w:szCs w:val="24"/>
          </w:rPr>
          <w:t xml:space="preserve">except </w:t>
        </w:r>
      </w:ins>
      <w:del w:id="488" w:author="Fildes, Robert" w:date="2017-12-12T15:45:00Z">
        <w:r w:rsidRPr="00562BFA" w:rsidDel="00562BFA">
          <w:rPr>
            <w:rFonts w:cs="Times New Roman"/>
            <w:noProof/>
            <w:color w:val="000000" w:themeColor="text1"/>
            <w:szCs w:val="24"/>
            <w:rPrChange w:id="489" w:author="Fildes, Robert" w:date="2017-12-12T15:40:00Z">
              <w:rPr>
                <w:noProof/>
              </w:rPr>
            </w:rPrChange>
          </w:rPr>
          <w:delText>expect</w:delText>
        </w:r>
        <w:r w:rsidRPr="00562BFA" w:rsidDel="00562BFA">
          <w:rPr>
            <w:rFonts w:cs="Times New Roman"/>
            <w:color w:val="000000" w:themeColor="text1"/>
            <w:szCs w:val="24"/>
            <w:rPrChange w:id="490" w:author="Fildes, Robert" w:date="2017-12-12T15:40:00Z">
              <w:rPr/>
            </w:rPrChange>
          </w:rPr>
          <w:delText xml:space="preserve"> </w:delText>
        </w:r>
      </w:del>
      <w:r w:rsidRPr="00562BFA">
        <w:rPr>
          <w:rFonts w:cs="Times New Roman"/>
          <w:color w:val="000000" w:themeColor="text1"/>
          <w:szCs w:val="24"/>
          <w:rPrChange w:id="491" w:author="Fildes, Robert" w:date="2017-12-12T15:40:00Z">
            <w:rPr/>
          </w:rPrChange>
        </w:rPr>
        <w:t>for the</w:t>
      </w:r>
      <w:del w:id="492" w:author="Fildes, Robert" w:date="2017-12-12T15:45:00Z">
        <w:r w:rsidRPr="00562BFA" w:rsidDel="00562BFA">
          <w:rPr>
            <w:rFonts w:cs="Times New Roman"/>
            <w:color w:val="000000" w:themeColor="text1"/>
            <w:szCs w:val="24"/>
            <w:rPrChange w:id="493" w:author="Fildes, Robert" w:date="2017-12-12T15:40:00Z">
              <w:rPr/>
            </w:rPrChange>
          </w:rPr>
          <w:delText xml:space="preserve"> </w:delText>
        </w:r>
      </w:del>
      <w:ins w:id="494" w:author="Fildes, Robert" w:date="2017-12-12T15:45:00Z">
        <w:r w:rsidR="00562BFA">
          <w:rPr>
            <w:rFonts w:cs="Times New Roman"/>
            <w:color w:val="000000" w:themeColor="text1"/>
            <w:szCs w:val="24"/>
          </w:rPr>
          <w:t xml:space="preserve"> volume dependent </w:t>
        </w:r>
      </w:ins>
      <w:del w:id="495" w:author="tao huang" w:date="2017-12-29T14:45:00Z">
        <w:r w:rsidRPr="001E3879" w:rsidDel="001E3879">
          <w:rPr>
            <w:rFonts w:cs="Times New Roman"/>
            <w:i/>
            <w:color w:val="000000" w:themeColor="text1"/>
            <w:szCs w:val="24"/>
            <w:rPrChange w:id="496" w:author="tao huang" w:date="2017-12-29T14:46:00Z">
              <w:rPr/>
            </w:rPrChange>
          </w:rPr>
          <w:delText xml:space="preserve">MAE </w:delText>
        </w:r>
      </w:del>
      <w:ins w:id="497" w:author="tao huang" w:date="2017-12-29T14:45:00Z">
        <w:r w:rsidR="001E3879" w:rsidRPr="001E3879">
          <w:rPr>
            <w:rFonts w:cs="Times New Roman"/>
            <w:i/>
            <w:color w:val="000000" w:themeColor="text1"/>
            <w:szCs w:val="24"/>
          </w:rPr>
          <w:t>MAE</w:t>
        </w:r>
        <w:r w:rsidR="001E3879" w:rsidRPr="00562BFA">
          <w:rPr>
            <w:rFonts w:cs="Times New Roman"/>
            <w:color w:val="000000" w:themeColor="text1"/>
            <w:szCs w:val="24"/>
            <w:rPrChange w:id="498" w:author="Fildes, Robert" w:date="2017-12-12T15:40:00Z">
              <w:rPr/>
            </w:rPrChange>
          </w:rPr>
          <w:t xml:space="preserve"> </w:t>
        </w:r>
      </w:ins>
      <w:r w:rsidRPr="00562BFA">
        <w:rPr>
          <w:rFonts w:cs="Times New Roman"/>
          <w:color w:val="000000" w:themeColor="text1"/>
          <w:szCs w:val="24"/>
          <w:rPrChange w:id="499" w:author="Fildes, Robert" w:date="2017-12-12T15:40:00Z">
            <w:rPr/>
          </w:rPrChange>
        </w:rPr>
        <w:t xml:space="preserve">error measure. </w:t>
      </w:r>
    </w:p>
    <w:p w14:paraId="61123FA5" w14:textId="77777777" w:rsidR="00562BFA" w:rsidRDefault="004617F2">
      <w:pPr>
        <w:pStyle w:val="ListParagraph"/>
        <w:numPr>
          <w:ilvl w:val="0"/>
          <w:numId w:val="52"/>
        </w:numPr>
        <w:shd w:val="clear" w:color="auto" w:fill="FFFFFF" w:themeFill="background1"/>
        <w:spacing w:after="0" w:line="360" w:lineRule="auto"/>
        <w:rPr>
          <w:ins w:id="500" w:author="Fildes, Robert" w:date="2017-12-12T15:41:00Z"/>
          <w:rFonts w:eastAsia="DengXian" w:cs="Times New Roman"/>
          <w:color w:val="000000" w:themeColor="text1"/>
          <w:szCs w:val="24"/>
        </w:rPr>
        <w:pPrChange w:id="501" w:author="Fildes, Robert" w:date="2017-12-12T15:40:00Z">
          <w:pPr>
            <w:shd w:val="clear" w:color="auto" w:fill="FFFFFF" w:themeFill="background1"/>
            <w:spacing w:after="0" w:line="360" w:lineRule="auto"/>
          </w:pPr>
        </w:pPrChange>
      </w:pPr>
      <w:del w:id="502" w:author="Fildes, Robert" w:date="2017-12-12T15:41:00Z">
        <w:r w:rsidRPr="00562BFA" w:rsidDel="00562BFA">
          <w:rPr>
            <w:rFonts w:cs="Times New Roman"/>
            <w:color w:val="000000" w:themeColor="text1"/>
            <w:szCs w:val="24"/>
            <w:rPrChange w:id="503" w:author="Fildes, Robert" w:date="2017-12-12T15:40:00Z">
              <w:rPr/>
            </w:rPrChange>
          </w:rPr>
          <w:delText xml:space="preserve">(v) </w:delText>
        </w:r>
      </w:del>
      <w:r w:rsidRPr="00562BFA">
        <w:rPr>
          <w:rFonts w:cs="Times New Roman"/>
          <w:color w:val="000000" w:themeColor="text1"/>
          <w:szCs w:val="24"/>
          <w:rPrChange w:id="504" w:author="Fildes, Robert" w:date="2017-12-12T15:40:00Z">
            <w:rPr/>
          </w:rPrChange>
        </w:rPr>
        <w:t>T</w:t>
      </w:r>
      <w:r w:rsidRPr="00562BFA">
        <w:rPr>
          <w:rFonts w:eastAsia="DengXian" w:cs="Times New Roman"/>
          <w:color w:val="000000" w:themeColor="text1"/>
          <w:szCs w:val="24"/>
          <w:rPrChange w:id="505" w:author="Fildes, Robert" w:date="2017-12-12T15:40:00Z">
            <w:rPr>
              <w:rFonts w:eastAsia="DengXian"/>
            </w:rPr>
          </w:rPrChange>
        </w:rPr>
        <w:t>he ADL-</w:t>
      </w:r>
      <w:r w:rsidRPr="00562BFA">
        <w:rPr>
          <w:rFonts w:eastAsia="DengXian" w:cs="Times New Roman"/>
          <w:noProof/>
          <w:color w:val="000000" w:themeColor="text1"/>
          <w:szCs w:val="24"/>
          <w:rPrChange w:id="506" w:author="Fildes, Robert" w:date="2017-12-12T15:40:00Z">
            <w:rPr>
              <w:rFonts w:eastAsia="DengXian"/>
              <w:noProof/>
            </w:rPr>
          </w:rPrChange>
        </w:rPr>
        <w:t>intra</w:t>
      </w:r>
      <w:r w:rsidRPr="00562BFA">
        <w:rPr>
          <w:rFonts w:eastAsia="DengXian" w:cs="Times New Roman"/>
          <w:color w:val="000000" w:themeColor="text1"/>
          <w:szCs w:val="24"/>
          <w:rPrChange w:id="507" w:author="Fildes, Robert" w:date="2017-12-12T15:40:00Z">
            <w:rPr>
              <w:rFonts w:eastAsia="DengXian"/>
            </w:rPr>
          </w:rPrChange>
        </w:rPr>
        <w:t>-EWC model significantly outperforms the ADL-</w:t>
      </w:r>
      <w:r w:rsidRPr="00562BFA">
        <w:rPr>
          <w:rFonts w:eastAsia="DengXian" w:cs="Times New Roman"/>
          <w:noProof/>
          <w:color w:val="000000" w:themeColor="text1"/>
          <w:szCs w:val="24"/>
          <w:rPrChange w:id="508" w:author="Fildes, Robert" w:date="2017-12-12T15:40:00Z">
            <w:rPr>
              <w:rFonts w:eastAsia="DengXian"/>
              <w:noProof/>
            </w:rPr>
          </w:rPrChange>
        </w:rPr>
        <w:t>intra model</w:t>
      </w:r>
      <w:r w:rsidRPr="00562BFA">
        <w:rPr>
          <w:rFonts w:eastAsia="DengXian" w:cs="Times New Roman"/>
          <w:color w:val="000000" w:themeColor="text1"/>
          <w:szCs w:val="24"/>
          <w:rPrChange w:id="509" w:author="Fildes, Robert" w:date="2017-12-12T15:40:00Z">
            <w:rPr>
              <w:rFonts w:eastAsia="DengXian"/>
            </w:rPr>
          </w:rPrChange>
        </w:rPr>
        <w:t>.</w:t>
      </w:r>
    </w:p>
    <w:p w14:paraId="115F243B" w14:textId="4031E5DF" w:rsidR="00562BFA" w:rsidRPr="00562BFA" w:rsidRDefault="004617F2">
      <w:pPr>
        <w:pStyle w:val="ListParagraph"/>
        <w:numPr>
          <w:ilvl w:val="0"/>
          <w:numId w:val="52"/>
        </w:numPr>
        <w:shd w:val="clear" w:color="auto" w:fill="FFFFFF" w:themeFill="background1"/>
        <w:spacing w:after="0" w:line="360" w:lineRule="auto"/>
        <w:rPr>
          <w:ins w:id="510" w:author="Fildes, Robert" w:date="2017-12-12T15:41:00Z"/>
          <w:rFonts w:eastAsia="DengXian" w:cs="Times New Roman"/>
          <w:color w:val="000000" w:themeColor="text1"/>
          <w:szCs w:val="24"/>
          <w:rPrChange w:id="511" w:author="Fildes, Robert" w:date="2017-12-12T15:41:00Z">
            <w:rPr>
              <w:ins w:id="512" w:author="Fildes, Robert" w:date="2017-12-12T15:41:00Z"/>
              <w:rFonts w:cs="Times New Roman"/>
              <w:color w:val="000000" w:themeColor="text1"/>
              <w:szCs w:val="24"/>
            </w:rPr>
          </w:rPrChange>
        </w:rPr>
        <w:pPrChange w:id="513" w:author="Fildes, Robert" w:date="2017-12-12T15:40:00Z">
          <w:pPr>
            <w:shd w:val="clear" w:color="auto" w:fill="FFFFFF" w:themeFill="background1"/>
            <w:spacing w:after="0" w:line="360" w:lineRule="auto"/>
          </w:pPr>
        </w:pPrChange>
      </w:pPr>
      <w:del w:id="514" w:author="Fildes, Robert" w:date="2017-12-12T15:41:00Z">
        <w:r w:rsidRPr="00562BFA" w:rsidDel="00562BFA">
          <w:rPr>
            <w:rFonts w:eastAsia="DengXian" w:cs="Times New Roman"/>
            <w:color w:val="000000" w:themeColor="text1"/>
            <w:szCs w:val="24"/>
            <w:rPrChange w:id="515" w:author="Fildes, Robert" w:date="2017-12-12T15:40:00Z">
              <w:rPr>
                <w:rFonts w:eastAsia="DengXian"/>
              </w:rPr>
            </w:rPrChange>
          </w:rPr>
          <w:delText xml:space="preserve"> </w:delText>
        </w:r>
        <w:r w:rsidRPr="00562BFA" w:rsidDel="00562BFA">
          <w:rPr>
            <w:rFonts w:cs="Times New Roman"/>
            <w:color w:val="000000" w:themeColor="text1"/>
            <w:szCs w:val="24"/>
            <w:rPrChange w:id="516" w:author="Fildes, Robert" w:date="2017-12-12T15:40:00Z">
              <w:rPr/>
            </w:rPrChange>
          </w:rPr>
          <w:delText xml:space="preserve">(vi) </w:delText>
        </w:r>
      </w:del>
      <w:r w:rsidRPr="00562BFA">
        <w:rPr>
          <w:rFonts w:eastAsia="DengXian" w:cs="Times New Roman"/>
          <w:color w:val="000000" w:themeColor="text1"/>
          <w:szCs w:val="24"/>
          <w:rPrChange w:id="517" w:author="Fildes, Robert" w:date="2017-12-12T15:40:00Z">
            <w:rPr>
              <w:rFonts w:eastAsia="DengXian"/>
            </w:rPr>
          </w:rPrChange>
        </w:rPr>
        <w:t>The ADL-intra-IC model outperforms the ADL-</w:t>
      </w:r>
      <w:r w:rsidRPr="00562BFA">
        <w:rPr>
          <w:rFonts w:eastAsia="DengXian" w:cs="Times New Roman"/>
          <w:noProof/>
          <w:color w:val="000000" w:themeColor="text1"/>
          <w:szCs w:val="24"/>
          <w:rPrChange w:id="518" w:author="Fildes, Robert" w:date="2017-12-12T15:40:00Z">
            <w:rPr>
              <w:rFonts w:eastAsia="DengXian"/>
              <w:noProof/>
            </w:rPr>
          </w:rPrChange>
        </w:rPr>
        <w:t>intra</w:t>
      </w:r>
      <w:r w:rsidRPr="00562BFA">
        <w:rPr>
          <w:rFonts w:eastAsia="DengXian" w:cs="Times New Roman"/>
          <w:color w:val="000000" w:themeColor="text1"/>
          <w:szCs w:val="24"/>
          <w:rPrChange w:id="519" w:author="Fildes, Robert" w:date="2017-12-12T15:40:00Z">
            <w:rPr>
              <w:rFonts w:eastAsia="DengXian"/>
            </w:rPr>
          </w:rPrChange>
        </w:rPr>
        <w:t xml:space="preserve"> model for all the</w:t>
      </w:r>
      <w:ins w:id="520" w:author="Fildes, Robert" w:date="2017-12-12T15:45:00Z">
        <w:r w:rsidR="00562BFA">
          <w:rPr>
            <w:rFonts w:eastAsia="DengXian" w:cs="Times New Roman"/>
            <w:color w:val="000000" w:themeColor="text1"/>
            <w:szCs w:val="24"/>
          </w:rPr>
          <w:t xml:space="preserve"> cases except</w:t>
        </w:r>
      </w:ins>
      <w:del w:id="521" w:author="Fildes, Robert" w:date="2017-12-12T15:45:00Z">
        <w:r w:rsidRPr="00562BFA" w:rsidDel="00562BFA">
          <w:rPr>
            <w:rFonts w:eastAsia="DengXian" w:cs="Times New Roman"/>
            <w:color w:val="000000" w:themeColor="text1"/>
            <w:szCs w:val="24"/>
            <w:rPrChange w:id="522" w:author="Fildes, Robert" w:date="2017-12-12T15:40:00Z">
              <w:rPr>
                <w:rFonts w:eastAsia="DengXian"/>
              </w:rPr>
            </w:rPrChange>
          </w:rPr>
          <w:delText xml:space="preserve"> scenarios</w:delText>
        </w:r>
      </w:del>
      <w:r w:rsidRPr="00562BFA">
        <w:rPr>
          <w:rFonts w:eastAsia="DengXian" w:cs="Times New Roman"/>
          <w:color w:val="000000" w:themeColor="text1"/>
          <w:szCs w:val="24"/>
          <w:rPrChange w:id="523" w:author="Fildes, Robert" w:date="2017-12-12T15:40:00Z">
            <w:rPr>
              <w:rFonts w:eastAsia="DengXian"/>
            </w:rPr>
          </w:rPrChange>
        </w:rPr>
        <w:t xml:space="preserve"> </w:t>
      </w:r>
      <w:ins w:id="524" w:author="tao huang" w:date="2017-12-29T14:47:00Z">
        <w:r w:rsidR="001E3879">
          <w:rPr>
            <w:rFonts w:eastAsia="DengXian" w:cs="Times New Roman"/>
            <w:color w:val="000000" w:themeColor="text1"/>
            <w:szCs w:val="24"/>
          </w:rPr>
          <w:t xml:space="preserve">for </w:t>
        </w:r>
      </w:ins>
      <w:del w:id="525" w:author="Fildes, Robert" w:date="2017-12-12T15:45:00Z">
        <w:r w:rsidRPr="00562BFA" w:rsidDel="00562BFA">
          <w:rPr>
            <w:rFonts w:cs="Times New Roman"/>
            <w:noProof/>
            <w:color w:val="000000" w:themeColor="text1"/>
            <w:szCs w:val="24"/>
            <w:rPrChange w:id="526" w:author="Fildes, Robert" w:date="2017-12-12T15:40:00Z">
              <w:rPr>
                <w:noProof/>
              </w:rPr>
            </w:rPrChange>
          </w:rPr>
          <w:delText>expec</w:delText>
        </w:r>
      </w:del>
      <w:r w:rsidRPr="00562BFA">
        <w:rPr>
          <w:rFonts w:cs="Times New Roman"/>
          <w:noProof/>
          <w:color w:val="000000" w:themeColor="text1"/>
          <w:szCs w:val="24"/>
          <w:rPrChange w:id="527" w:author="Fildes, Robert" w:date="2017-12-12T15:40:00Z">
            <w:rPr>
              <w:noProof/>
            </w:rPr>
          </w:rPrChange>
        </w:rPr>
        <w:t>t</w:t>
      </w:r>
      <w:ins w:id="528" w:author="tao huang" w:date="2017-12-29T14:46:00Z">
        <w:r w:rsidR="001E3879">
          <w:rPr>
            <w:rFonts w:cs="Times New Roman"/>
            <w:noProof/>
            <w:color w:val="000000" w:themeColor="text1"/>
            <w:szCs w:val="24"/>
          </w:rPr>
          <w:t xml:space="preserve">he </w:t>
        </w:r>
      </w:ins>
      <w:del w:id="529" w:author="tao huang" w:date="2017-12-29T14:47:00Z">
        <w:r w:rsidRPr="00562BFA" w:rsidDel="001E3879">
          <w:rPr>
            <w:rFonts w:cs="Times New Roman"/>
            <w:color w:val="000000" w:themeColor="text1"/>
            <w:szCs w:val="24"/>
            <w:rPrChange w:id="530" w:author="Fildes, Robert" w:date="2017-12-12T15:40:00Z">
              <w:rPr/>
            </w:rPrChange>
          </w:rPr>
          <w:delText xml:space="preserve"> for the </w:delText>
        </w:r>
      </w:del>
      <w:r w:rsidRPr="00562BFA">
        <w:rPr>
          <w:rFonts w:cs="Times New Roman"/>
          <w:i/>
          <w:color w:val="000000" w:themeColor="text1"/>
          <w:szCs w:val="24"/>
          <w:rPrChange w:id="531" w:author="Fildes, Robert" w:date="2017-12-12T15:46:00Z">
            <w:rPr/>
          </w:rPrChange>
        </w:rPr>
        <w:t>MAE</w:t>
      </w:r>
      <w:r w:rsidRPr="00562BFA">
        <w:rPr>
          <w:rFonts w:cs="Times New Roman"/>
          <w:color w:val="000000" w:themeColor="text1"/>
          <w:szCs w:val="24"/>
          <w:rPrChange w:id="532" w:author="Fildes, Robert" w:date="2017-12-12T15:40:00Z">
            <w:rPr/>
          </w:rPrChange>
        </w:rPr>
        <w:t xml:space="preserve"> error measure. </w:t>
      </w:r>
    </w:p>
    <w:p w14:paraId="7661C4A2" w14:textId="40BE3846" w:rsidR="004617F2" w:rsidRPr="00562BFA" w:rsidRDefault="004617F2">
      <w:pPr>
        <w:shd w:val="clear" w:color="auto" w:fill="FFFFFF" w:themeFill="background1"/>
        <w:spacing w:after="0" w:line="360" w:lineRule="auto"/>
        <w:rPr>
          <w:rFonts w:eastAsia="DengXian" w:cs="Times New Roman"/>
          <w:color w:val="000000" w:themeColor="text1"/>
          <w:szCs w:val="24"/>
          <w:rPrChange w:id="533" w:author="Fildes, Robert" w:date="2017-12-12T15:41:00Z">
            <w:rPr>
              <w:rFonts w:eastAsia="DengXian"/>
            </w:rPr>
          </w:rPrChange>
        </w:rPr>
      </w:pPr>
      <w:r w:rsidRPr="00562BFA">
        <w:rPr>
          <w:rFonts w:cs="Times New Roman"/>
          <w:color w:val="000000" w:themeColor="text1"/>
          <w:szCs w:val="24"/>
          <w:rPrChange w:id="534" w:author="Fildes, Robert" w:date="2017-12-12T15:41:00Z">
            <w:rPr/>
          </w:rPrChange>
        </w:rPr>
        <w:t>Overall, T</w:t>
      </w:r>
      <w:r w:rsidRPr="00562BFA">
        <w:rPr>
          <w:rFonts w:eastAsia="DengXian" w:cs="Times New Roman"/>
          <w:color w:val="000000" w:themeColor="text1"/>
          <w:szCs w:val="24"/>
          <w:rPrChange w:id="535" w:author="Fildes, Robert" w:date="2017-12-12T15:41:00Z">
            <w:rPr>
              <w:rFonts w:eastAsia="DengXian"/>
            </w:rPr>
          </w:rPrChange>
        </w:rPr>
        <w:t>he ADL-</w:t>
      </w:r>
      <w:r w:rsidRPr="00562BFA">
        <w:rPr>
          <w:rFonts w:eastAsia="DengXian" w:cs="Times New Roman"/>
          <w:noProof/>
          <w:color w:val="000000" w:themeColor="text1"/>
          <w:szCs w:val="24"/>
          <w:rPrChange w:id="536" w:author="Fildes, Robert" w:date="2017-12-12T15:41:00Z">
            <w:rPr>
              <w:rFonts w:eastAsia="DengXian"/>
              <w:noProof/>
            </w:rPr>
          </w:rPrChange>
        </w:rPr>
        <w:t>intra</w:t>
      </w:r>
      <w:r w:rsidRPr="00562BFA">
        <w:rPr>
          <w:rFonts w:eastAsia="DengXian" w:cs="Times New Roman"/>
          <w:color w:val="000000" w:themeColor="text1"/>
          <w:szCs w:val="24"/>
          <w:rPrChange w:id="537" w:author="Fildes, Robert" w:date="2017-12-12T15:41:00Z">
            <w:rPr>
              <w:rFonts w:eastAsia="DengXian"/>
            </w:rPr>
          </w:rPrChange>
        </w:rPr>
        <w:t>-EWC model and the ADL-intra-IC model generate the most accurate forecasts</w:t>
      </w:r>
      <w:ins w:id="538" w:author="tao huang" w:date="2018-01-10T18:07:00Z">
        <w:r w:rsidR="00F049CC">
          <w:rPr>
            <w:rFonts w:eastAsia="DengXian" w:cs="Times New Roman"/>
            <w:color w:val="000000" w:themeColor="text1"/>
            <w:szCs w:val="24"/>
          </w:rPr>
          <w:t xml:space="preserve"> among the seven candidate models</w:t>
        </w:r>
      </w:ins>
      <w:r w:rsidRPr="000B121E">
        <w:rPr>
          <w:rStyle w:val="FootnoteReference"/>
          <w:rFonts w:eastAsia="DengXian" w:cs="Times New Roman"/>
          <w:color w:val="000000" w:themeColor="text1"/>
          <w:szCs w:val="24"/>
        </w:rPr>
        <w:footnoteReference w:id="11"/>
      </w:r>
      <w:r w:rsidRPr="00562BFA">
        <w:rPr>
          <w:rFonts w:eastAsia="DengXian" w:cs="Times New Roman"/>
          <w:color w:val="000000" w:themeColor="text1"/>
          <w:szCs w:val="24"/>
          <w:rPrChange w:id="539" w:author="Fildes, Robert" w:date="2017-12-12T15:41:00Z">
            <w:rPr>
              <w:rFonts w:eastAsia="DengXian"/>
            </w:rPr>
          </w:rPrChange>
        </w:rPr>
        <w:t xml:space="preserve">. </w:t>
      </w:r>
    </w:p>
    <w:p w14:paraId="1FC16C25" w14:textId="77777777" w:rsidR="004617F2" w:rsidRPr="000B121E" w:rsidRDefault="004617F2" w:rsidP="000B121E">
      <w:pPr>
        <w:shd w:val="clear" w:color="auto" w:fill="FFFFFF" w:themeFill="background1"/>
        <w:spacing w:after="0" w:line="360" w:lineRule="auto"/>
        <w:rPr>
          <w:rFonts w:cs="Times New Roman" w:hint="eastAsia"/>
          <w:color w:val="000000" w:themeColor="text1"/>
          <w:szCs w:val="24"/>
        </w:rPr>
      </w:pPr>
    </w:p>
    <w:p w14:paraId="5A5E937E" w14:textId="77777777" w:rsidR="004617F2" w:rsidRPr="000B121E" w:rsidRDefault="004617F2">
      <w:pPr>
        <w:keepNext/>
        <w:keepLines/>
        <w:shd w:val="clear" w:color="auto" w:fill="FFFFFF" w:themeFill="background1"/>
        <w:spacing w:after="0" w:line="360" w:lineRule="auto"/>
        <w:jc w:val="center"/>
        <w:rPr>
          <w:rFonts w:eastAsia="DengXian" w:cs="Times New Roman"/>
          <w:color w:val="000000" w:themeColor="text1"/>
          <w:szCs w:val="24"/>
        </w:rPr>
        <w:pPrChange w:id="540" w:author="Fildes, Robert" w:date="2017-12-12T15:42:00Z">
          <w:pPr>
            <w:shd w:val="clear" w:color="auto" w:fill="FFFFFF" w:themeFill="background1"/>
            <w:spacing w:after="0" w:line="360" w:lineRule="auto"/>
            <w:jc w:val="center"/>
          </w:pPr>
        </w:pPrChange>
      </w:pPr>
      <w:r w:rsidRPr="000B121E">
        <w:rPr>
          <w:rFonts w:eastAsia="DengXian" w:cs="Times New Roman"/>
          <w:color w:val="000000" w:themeColor="text1"/>
          <w:szCs w:val="24"/>
        </w:rPr>
        <w:t>Table 2.</w:t>
      </w:r>
      <w:r w:rsidRPr="000B121E">
        <w:rPr>
          <w:rFonts w:eastAsia="DengXian" w:cs="Times New Roman"/>
          <w:color w:val="000000" w:themeColor="text1"/>
          <w:szCs w:val="24"/>
        </w:rPr>
        <w:tab/>
        <w:t>The forecasting performance of the models for all forecast period</w:t>
      </w:r>
    </w:p>
    <w:p w14:paraId="794D309F" w14:textId="77777777" w:rsidR="004617F2" w:rsidRPr="000B121E" w:rsidRDefault="004617F2">
      <w:pPr>
        <w:keepNext/>
        <w:keepLines/>
        <w:shd w:val="clear" w:color="auto" w:fill="FFFFFF" w:themeFill="background1"/>
        <w:spacing w:after="0" w:line="360" w:lineRule="auto"/>
        <w:rPr>
          <w:rFonts w:eastAsia="DengXian" w:cs="Times New Roman"/>
          <w:color w:val="000000" w:themeColor="text1"/>
          <w:szCs w:val="24"/>
        </w:rPr>
        <w:pPrChange w:id="541" w:author="Fildes, Robert" w:date="2017-12-12T15:42:00Z">
          <w:pPr>
            <w:shd w:val="clear" w:color="auto" w:fill="FFFFFF" w:themeFill="background1"/>
            <w:spacing w:after="0" w:line="360" w:lineRule="auto"/>
          </w:pPr>
        </w:pPrChange>
      </w:pPr>
    </w:p>
    <w:tbl>
      <w:tblPr>
        <w:tblStyle w:val="ListTable1Light1"/>
        <w:tblW w:w="8655" w:type="dxa"/>
        <w:jc w:val="center"/>
        <w:tblLook w:val="04A0" w:firstRow="1" w:lastRow="0" w:firstColumn="1" w:lastColumn="0" w:noHBand="0" w:noVBand="1"/>
      </w:tblPr>
      <w:tblGrid>
        <w:gridCol w:w="1985"/>
        <w:gridCol w:w="727"/>
        <w:gridCol w:w="695"/>
        <w:gridCol w:w="950"/>
        <w:gridCol w:w="694"/>
        <w:gridCol w:w="841"/>
        <w:gridCol w:w="692"/>
        <w:gridCol w:w="1390"/>
        <w:gridCol w:w="681"/>
      </w:tblGrid>
      <w:tr w:rsidR="004617F2" w:rsidRPr="000B121E" w14:paraId="7784FCC5" w14:textId="77777777" w:rsidTr="00B1292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214F3A86" w14:textId="2E04EC95" w:rsidR="004617F2" w:rsidRPr="000B121E" w:rsidRDefault="004617F2">
            <w:pPr>
              <w:keepNext/>
              <w:keepLines/>
              <w:shd w:val="clear" w:color="auto" w:fill="FFFFFF" w:themeFill="background1"/>
              <w:spacing w:after="0"/>
              <w:jc w:val="center"/>
              <w:rPr>
                <w:rFonts w:eastAsia="Times New Roman" w:cs="Times New Roman"/>
                <w:b w:val="0"/>
                <w:color w:val="000000" w:themeColor="text1"/>
                <w:sz w:val="22"/>
              </w:rPr>
              <w:pPrChange w:id="542" w:author="Fildes, Robert" w:date="2017-12-12T15:42:00Z">
                <w:pPr>
                  <w:shd w:val="clear" w:color="auto" w:fill="FFFFFF" w:themeFill="background1"/>
                  <w:spacing w:after="0"/>
                  <w:jc w:val="center"/>
                </w:pPr>
              </w:pPrChange>
            </w:pPr>
            <w:r w:rsidRPr="000B121E">
              <w:rPr>
                <w:rFonts w:eastAsia="Times New Roman" w:cs="Times New Roman"/>
                <w:b w:val="0"/>
                <w:color w:val="000000" w:themeColor="text1"/>
                <w:sz w:val="22"/>
              </w:rPr>
              <w:t xml:space="preserve">All forecast period, </w:t>
            </w:r>
            <w:del w:id="543" w:author="tao huang" w:date="2018-01-10T18:16:00Z">
              <w:r w:rsidRPr="006D5B54" w:rsidDel="006D5B54">
                <w:rPr>
                  <w:rFonts w:eastAsia="Times New Roman" w:cs="Times New Roman"/>
                  <w:b w:val="0"/>
                  <w:i/>
                  <w:color w:val="000000" w:themeColor="text1"/>
                  <w:sz w:val="22"/>
                  <w:rPrChange w:id="544" w:author="tao huang" w:date="2018-01-10T18:16:00Z">
                    <w:rPr>
                      <w:rFonts w:eastAsia="Times New Roman" w:cs="Times New Roman"/>
                      <w:b w:val="0"/>
                      <w:color w:val="000000" w:themeColor="text1"/>
                      <w:sz w:val="22"/>
                    </w:rPr>
                  </w:rPrChange>
                </w:rPr>
                <w:delText>Forecast horizon</w:delText>
              </w:r>
            </w:del>
            <w:ins w:id="545" w:author="tao huang" w:date="2018-01-10T18:16:00Z">
              <w:r w:rsidR="006D5B54" w:rsidRPr="006D5B54">
                <w:rPr>
                  <w:rFonts w:eastAsia="Times New Roman" w:cs="Times New Roman"/>
                  <w:b w:val="0"/>
                  <w:i/>
                  <w:color w:val="000000" w:themeColor="text1"/>
                  <w:sz w:val="22"/>
                  <w:rPrChange w:id="546" w:author="tao huang" w:date="2018-01-10T18:16:00Z">
                    <w:rPr>
                      <w:rFonts w:eastAsia="Times New Roman" w:cs="Times New Roman"/>
                      <w:b w:val="0"/>
                      <w:color w:val="000000" w:themeColor="text1"/>
                      <w:sz w:val="22"/>
                    </w:rPr>
                  </w:rPrChange>
                </w:rPr>
                <w:t>H</w:t>
              </w:r>
            </w:ins>
            <w:r w:rsidRPr="000B121E">
              <w:rPr>
                <w:rFonts w:eastAsia="Times New Roman" w:cs="Times New Roman"/>
                <w:b w:val="0"/>
                <w:color w:val="000000" w:themeColor="text1"/>
                <w:sz w:val="22"/>
              </w:rPr>
              <w:t>= 8</w:t>
            </w:r>
          </w:p>
        </w:tc>
      </w:tr>
      <w:tr w:rsidR="004617F2" w:rsidRPr="000B121E" w14:paraId="5B9F5E14"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3E20674" w14:textId="77777777" w:rsidR="004617F2" w:rsidRPr="000B121E" w:rsidRDefault="004617F2">
            <w:pPr>
              <w:keepNext/>
              <w:keepLines/>
              <w:shd w:val="clear" w:color="auto" w:fill="FFFFFF" w:themeFill="background1"/>
              <w:spacing w:after="0"/>
              <w:rPr>
                <w:rFonts w:eastAsia="Times New Roman" w:cs="Times New Roman"/>
                <w:b w:val="0"/>
                <w:color w:val="000000" w:themeColor="text1"/>
                <w:sz w:val="22"/>
              </w:rPr>
              <w:pPrChange w:id="547" w:author="Fildes, Robert" w:date="2017-12-12T15:42:00Z">
                <w:pPr>
                  <w:shd w:val="clear" w:color="auto" w:fill="FFFFFF" w:themeFill="background1"/>
                  <w:spacing w:after="0"/>
                </w:pPr>
              </w:pPrChange>
            </w:pPr>
            <w:r w:rsidRPr="000B121E">
              <w:rPr>
                <w:rFonts w:eastAsia="Times New Roman" w:cs="Times New Roman"/>
                <w:b w:val="0"/>
                <w:color w:val="000000" w:themeColor="text1"/>
                <w:sz w:val="22"/>
              </w:rPr>
              <w:t>Model/measure</w:t>
            </w:r>
          </w:p>
        </w:tc>
        <w:tc>
          <w:tcPr>
            <w:tcW w:w="727" w:type="dxa"/>
            <w:shd w:val="clear" w:color="auto" w:fill="auto"/>
            <w:hideMark/>
          </w:tcPr>
          <w:p w14:paraId="511E77C4"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Change w:id="548"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bCs/>
                <w:color w:val="000000" w:themeColor="text1"/>
                <w:sz w:val="22"/>
              </w:rPr>
              <w:t>MAE</w:t>
            </w:r>
          </w:p>
        </w:tc>
        <w:tc>
          <w:tcPr>
            <w:tcW w:w="695" w:type="dxa"/>
            <w:shd w:val="clear" w:color="auto" w:fill="auto"/>
            <w:hideMark/>
          </w:tcPr>
          <w:p w14:paraId="18E57C10"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Change w:id="549"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bCs/>
                <w:color w:val="000000" w:themeColor="text1"/>
                <w:sz w:val="22"/>
              </w:rPr>
              <w:t>Rank</w:t>
            </w:r>
          </w:p>
        </w:tc>
        <w:tc>
          <w:tcPr>
            <w:tcW w:w="950" w:type="dxa"/>
            <w:shd w:val="clear" w:color="auto" w:fill="auto"/>
            <w:hideMark/>
          </w:tcPr>
          <w:p w14:paraId="36D52DD5"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Change w:id="550"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bCs/>
                <w:color w:val="000000" w:themeColor="text1"/>
                <w:sz w:val="22"/>
              </w:rPr>
              <w:t>SMAPE</w:t>
            </w:r>
          </w:p>
        </w:tc>
        <w:tc>
          <w:tcPr>
            <w:tcW w:w="694" w:type="dxa"/>
            <w:shd w:val="clear" w:color="auto" w:fill="auto"/>
            <w:hideMark/>
          </w:tcPr>
          <w:p w14:paraId="2B4C0AD0"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Change w:id="551"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bCs/>
                <w:color w:val="000000" w:themeColor="text1"/>
                <w:sz w:val="22"/>
              </w:rPr>
              <w:t>Rank</w:t>
            </w:r>
          </w:p>
        </w:tc>
        <w:tc>
          <w:tcPr>
            <w:tcW w:w="841" w:type="dxa"/>
            <w:shd w:val="clear" w:color="auto" w:fill="auto"/>
            <w:hideMark/>
          </w:tcPr>
          <w:p w14:paraId="1F479D83"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Change w:id="552"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bCs/>
                <w:color w:val="000000" w:themeColor="text1"/>
                <w:sz w:val="22"/>
              </w:rPr>
              <w:t>MASE</w:t>
            </w:r>
          </w:p>
        </w:tc>
        <w:tc>
          <w:tcPr>
            <w:tcW w:w="692" w:type="dxa"/>
            <w:shd w:val="clear" w:color="auto" w:fill="auto"/>
            <w:hideMark/>
          </w:tcPr>
          <w:p w14:paraId="19727D2A"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Change w:id="553"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bCs/>
                <w:color w:val="000000" w:themeColor="text1"/>
                <w:sz w:val="22"/>
              </w:rPr>
              <w:t>Rank</w:t>
            </w:r>
          </w:p>
        </w:tc>
        <w:tc>
          <w:tcPr>
            <w:tcW w:w="1390" w:type="dxa"/>
            <w:shd w:val="clear" w:color="auto" w:fill="auto"/>
            <w:noWrap/>
            <w:hideMark/>
          </w:tcPr>
          <w:p w14:paraId="58386E2D" w14:textId="77777777" w:rsidR="004617F2" w:rsidRPr="000B121E" w:rsidRDefault="004617F2">
            <w:pPr>
              <w:keepNext/>
              <w:keepLines/>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Change w:id="554" w:author="Fildes, Robert" w:date="2017-12-12T15:42:00Z">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bCs/>
                <w:color w:val="000000" w:themeColor="text1"/>
                <w:sz w:val="22"/>
              </w:rPr>
              <w:t>AvgRelMAE</w:t>
            </w:r>
          </w:p>
        </w:tc>
        <w:tc>
          <w:tcPr>
            <w:tcW w:w="681" w:type="dxa"/>
            <w:shd w:val="clear" w:color="auto" w:fill="auto"/>
            <w:noWrap/>
            <w:hideMark/>
          </w:tcPr>
          <w:p w14:paraId="07E79DDA" w14:textId="77777777" w:rsidR="004617F2" w:rsidRPr="000B121E" w:rsidRDefault="004617F2">
            <w:pPr>
              <w:keepNext/>
              <w:keepLines/>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Change w:id="555" w:author="Fildes, Robert" w:date="2017-12-12T15:42:00Z">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bCs/>
                <w:color w:val="000000" w:themeColor="text1"/>
                <w:sz w:val="22"/>
              </w:rPr>
              <w:t>Rank</w:t>
            </w:r>
          </w:p>
        </w:tc>
      </w:tr>
      <w:tr w:rsidR="004617F2" w:rsidRPr="000B121E" w14:paraId="28E09399"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0BE913B7" w14:textId="77777777" w:rsidR="004617F2" w:rsidRPr="000B121E" w:rsidRDefault="004617F2">
            <w:pPr>
              <w:keepNext/>
              <w:keepLines/>
              <w:shd w:val="clear" w:color="auto" w:fill="FFFFFF" w:themeFill="background1"/>
              <w:spacing w:after="0"/>
              <w:rPr>
                <w:rFonts w:eastAsia="Times New Roman" w:cs="Times New Roman"/>
                <w:b w:val="0"/>
                <w:color w:val="000000" w:themeColor="text1"/>
                <w:sz w:val="22"/>
              </w:rPr>
              <w:pPrChange w:id="556" w:author="Fildes, Robert" w:date="2017-12-12T15:42:00Z">
                <w:pPr>
                  <w:shd w:val="clear" w:color="auto" w:fill="FFFFFF" w:themeFill="background1"/>
                  <w:spacing w:after="0"/>
                </w:pPr>
              </w:pPrChange>
            </w:pPr>
            <w:r w:rsidRPr="000B121E">
              <w:rPr>
                <w:rFonts w:eastAsia="Times New Roman" w:cs="Times New Roman"/>
                <w:b w:val="0"/>
                <w:color w:val="000000" w:themeColor="text1"/>
                <w:sz w:val="22"/>
              </w:rPr>
              <w:t>Base-lift</w:t>
            </w:r>
          </w:p>
        </w:tc>
        <w:tc>
          <w:tcPr>
            <w:tcW w:w="727" w:type="dxa"/>
            <w:shd w:val="clear" w:color="auto" w:fill="auto"/>
            <w:hideMark/>
          </w:tcPr>
          <w:p w14:paraId="07A5FCEB"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57"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22.92</w:t>
            </w:r>
          </w:p>
        </w:tc>
        <w:tc>
          <w:tcPr>
            <w:tcW w:w="695" w:type="dxa"/>
            <w:shd w:val="clear" w:color="auto" w:fill="auto"/>
            <w:hideMark/>
          </w:tcPr>
          <w:p w14:paraId="05E48802"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58"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8</w:t>
            </w:r>
          </w:p>
        </w:tc>
        <w:tc>
          <w:tcPr>
            <w:tcW w:w="950" w:type="dxa"/>
            <w:shd w:val="clear" w:color="auto" w:fill="auto"/>
            <w:hideMark/>
          </w:tcPr>
          <w:p w14:paraId="2B4276E4"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59"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47.0%</w:t>
            </w:r>
          </w:p>
        </w:tc>
        <w:tc>
          <w:tcPr>
            <w:tcW w:w="694" w:type="dxa"/>
            <w:shd w:val="clear" w:color="auto" w:fill="auto"/>
            <w:hideMark/>
          </w:tcPr>
          <w:p w14:paraId="2FD7CB37"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60"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8</w:t>
            </w:r>
          </w:p>
        </w:tc>
        <w:tc>
          <w:tcPr>
            <w:tcW w:w="841" w:type="dxa"/>
            <w:shd w:val="clear" w:color="auto" w:fill="auto"/>
            <w:hideMark/>
          </w:tcPr>
          <w:p w14:paraId="049BD447"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61"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0.775</w:t>
            </w:r>
          </w:p>
        </w:tc>
        <w:tc>
          <w:tcPr>
            <w:tcW w:w="692" w:type="dxa"/>
            <w:shd w:val="clear" w:color="auto" w:fill="auto"/>
            <w:hideMark/>
          </w:tcPr>
          <w:p w14:paraId="692B4C5B"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62"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8</w:t>
            </w:r>
          </w:p>
        </w:tc>
        <w:tc>
          <w:tcPr>
            <w:tcW w:w="1390" w:type="dxa"/>
            <w:shd w:val="clear" w:color="auto" w:fill="auto"/>
            <w:noWrap/>
            <w:hideMark/>
          </w:tcPr>
          <w:p w14:paraId="3D1D3179"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63"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1.136</w:t>
            </w:r>
          </w:p>
        </w:tc>
        <w:tc>
          <w:tcPr>
            <w:tcW w:w="681" w:type="dxa"/>
            <w:shd w:val="clear" w:color="auto" w:fill="auto"/>
            <w:noWrap/>
            <w:hideMark/>
          </w:tcPr>
          <w:p w14:paraId="23FFD6CF"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64"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8</w:t>
            </w:r>
          </w:p>
        </w:tc>
      </w:tr>
      <w:tr w:rsidR="004617F2" w:rsidRPr="000B121E" w14:paraId="6E7E6329"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A8B2A99" w14:textId="77777777" w:rsidR="004617F2" w:rsidRPr="000B121E" w:rsidRDefault="004617F2">
            <w:pPr>
              <w:keepNext/>
              <w:keepLines/>
              <w:shd w:val="clear" w:color="auto" w:fill="FFFFFF" w:themeFill="background1"/>
              <w:spacing w:after="0"/>
              <w:rPr>
                <w:rFonts w:eastAsia="Times New Roman" w:cs="Times New Roman"/>
                <w:b w:val="0"/>
                <w:color w:val="000000" w:themeColor="text1"/>
                <w:sz w:val="22"/>
              </w:rPr>
              <w:pPrChange w:id="565" w:author="Fildes, Robert" w:date="2017-12-12T15:42:00Z">
                <w:pPr>
                  <w:shd w:val="clear" w:color="auto" w:fill="FFFFFF" w:themeFill="background1"/>
                  <w:spacing w:after="0"/>
                </w:pPr>
              </w:pPrChange>
            </w:pPr>
            <w:r w:rsidRPr="000B121E">
              <w:rPr>
                <w:rFonts w:eastAsia="Times New Roman" w:cs="Times New Roman"/>
                <w:b w:val="0"/>
                <w:color w:val="000000" w:themeColor="text1"/>
                <w:sz w:val="22"/>
              </w:rPr>
              <w:t>ADL-own</w:t>
            </w:r>
          </w:p>
        </w:tc>
        <w:tc>
          <w:tcPr>
            <w:tcW w:w="727" w:type="dxa"/>
            <w:shd w:val="clear" w:color="auto" w:fill="auto"/>
            <w:hideMark/>
          </w:tcPr>
          <w:p w14:paraId="57EE1D80"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66"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15.76</w:t>
            </w:r>
          </w:p>
        </w:tc>
        <w:tc>
          <w:tcPr>
            <w:tcW w:w="695" w:type="dxa"/>
            <w:shd w:val="clear" w:color="auto" w:fill="auto"/>
            <w:hideMark/>
          </w:tcPr>
          <w:p w14:paraId="64EEA33F"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67"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6</w:t>
            </w:r>
          </w:p>
        </w:tc>
        <w:tc>
          <w:tcPr>
            <w:tcW w:w="950" w:type="dxa"/>
            <w:shd w:val="clear" w:color="auto" w:fill="auto"/>
            <w:hideMark/>
          </w:tcPr>
          <w:p w14:paraId="31F9895F"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68"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40.8%</w:t>
            </w:r>
          </w:p>
        </w:tc>
        <w:tc>
          <w:tcPr>
            <w:tcW w:w="694" w:type="dxa"/>
            <w:shd w:val="clear" w:color="auto" w:fill="auto"/>
            <w:hideMark/>
          </w:tcPr>
          <w:p w14:paraId="4D17C10D"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69"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7</w:t>
            </w:r>
          </w:p>
        </w:tc>
        <w:tc>
          <w:tcPr>
            <w:tcW w:w="841" w:type="dxa"/>
            <w:shd w:val="clear" w:color="auto" w:fill="auto"/>
            <w:hideMark/>
          </w:tcPr>
          <w:p w14:paraId="2355EAC3"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70"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0.697</w:t>
            </w:r>
          </w:p>
        </w:tc>
        <w:tc>
          <w:tcPr>
            <w:tcW w:w="692" w:type="dxa"/>
            <w:shd w:val="clear" w:color="auto" w:fill="auto"/>
            <w:hideMark/>
          </w:tcPr>
          <w:p w14:paraId="321C08EB"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71"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7</w:t>
            </w:r>
          </w:p>
        </w:tc>
        <w:tc>
          <w:tcPr>
            <w:tcW w:w="1390" w:type="dxa"/>
            <w:shd w:val="clear" w:color="auto" w:fill="auto"/>
            <w:noWrap/>
            <w:hideMark/>
          </w:tcPr>
          <w:p w14:paraId="788EDD2F"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72"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1.000</w:t>
            </w:r>
          </w:p>
        </w:tc>
        <w:tc>
          <w:tcPr>
            <w:tcW w:w="681" w:type="dxa"/>
            <w:shd w:val="clear" w:color="auto" w:fill="auto"/>
            <w:noWrap/>
            <w:hideMark/>
          </w:tcPr>
          <w:p w14:paraId="1BC84EA9"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73"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7</w:t>
            </w:r>
          </w:p>
        </w:tc>
      </w:tr>
      <w:tr w:rsidR="004617F2" w:rsidRPr="000B121E" w14:paraId="5C151F3C"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01AF1DD3" w14:textId="77777777" w:rsidR="004617F2" w:rsidRPr="000B121E" w:rsidRDefault="004617F2">
            <w:pPr>
              <w:keepNext/>
              <w:keepLines/>
              <w:shd w:val="clear" w:color="auto" w:fill="FFFFFF" w:themeFill="background1"/>
              <w:spacing w:after="0"/>
              <w:rPr>
                <w:rFonts w:eastAsia="Times New Roman" w:cs="Times New Roman"/>
                <w:b w:val="0"/>
                <w:color w:val="000000" w:themeColor="text1"/>
                <w:sz w:val="22"/>
              </w:rPr>
              <w:pPrChange w:id="574" w:author="Fildes, Robert" w:date="2017-12-12T15:42:00Z">
                <w:pPr>
                  <w:shd w:val="clear" w:color="auto" w:fill="FFFFFF" w:themeFill="background1"/>
                  <w:spacing w:after="0"/>
                </w:pPr>
              </w:pPrChange>
            </w:pPr>
            <w:r w:rsidRPr="000B121E">
              <w:rPr>
                <w:rFonts w:eastAsia="Times New Roman" w:cs="Times New Roman"/>
                <w:b w:val="0"/>
                <w:color w:val="000000" w:themeColor="text1"/>
                <w:sz w:val="22"/>
              </w:rPr>
              <w:t>ADL-intra</w:t>
            </w:r>
          </w:p>
        </w:tc>
        <w:tc>
          <w:tcPr>
            <w:tcW w:w="727" w:type="dxa"/>
            <w:shd w:val="clear" w:color="auto" w:fill="auto"/>
            <w:hideMark/>
          </w:tcPr>
          <w:p w14:paraId="3617D9EE"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75"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15.44</w:t>
            </w:r>
          </w:p>
        </w:tc>
        <w:tc>
          <w:tcPr>
            <w:tcW w:w="695" w:type="dxa"/>
            <w:shd w:val="clear" w:color="auto" w:fill="auto"/>
            <w:hideMark/>
          </w:tcPr>
          <w:p w14:paraId="4C1054BB"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76"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3</w:t>
            </w:r>
          </w:p>
        </w:tc>
        <w:tc>
          <w:tcPr>
            <w:tcW w:w="950" w:type="dxa"/>
            <w:shd w:val="clear" w:color="auto" w:fill="auto"/>
            <w:hideMark/>
          </w:tcPr>
          <w:p w14:paraId="298F6F8A"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77"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40.5%</w:t>
            </w:r>
          </w:p>
        </w:tc>
        <w:tc>
          <w:tcPr>
            <w:tcW w:w="694" w:type="dxa"/>
            <w:shd w:val="clear" w:color="auto" w:fill="auto"/>
            <w:hideMark/>
          </w:tcPr>
          <w:p w14:paraId="7EB6C04B"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78"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4</w:t>
            </w:r>
          </w:p>
        </w:tc>
        <w:tc>
          <w:tcPr>
            <w:tcW w:w="841" w:type="dxa"/>
            <w:shd w:val="clear" w:color="auto" w:fill="auto"/>
            <w:hideMark/>
          </w:tcPr>
          <w:p w14:paraId="43FC022B"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79"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0.695</w:t>
            </w:r>
          </w:p>
        </w:tc>
        <w:tc>
          <w:tcPr>
            <w:tcW w:w="692" w:type="dxa"/>
            <w:shd w:val="clear" w:color="auto" w:fill="auto"/>
            <w:hideMark/>
          </w:tcPr>
          <w:p w14:paraId="35EC0E74"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80"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5</w:t>
            </w:r>
          </w:p>
        </w:tc>
        <w:tc>
          <w:tcPr>
            <w:tcW w:w="1390" w:type="dxa"/>
            <w:shd w:val="clear" w:color="auto" w:fill="auto"/>
            <w:noWrap/>
            <w:hideMark/>
          </w:tcPr>
          <w:p w14:paraId="3BF34205"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81"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0.991</w:t>
            </w:r>
          </w:p>
        </w:tc>
        <w:tc>
          <w:tcPr>
            <w:tcW w:w="681" w:type="dxa"/>
            <w:shd w:val="clear" w:color="auto" w:fill="auto"/>
            <w:noWrap/>
            <w:hideMark/>
          </w:tcPr>
          <w:p w14:paraId="7E389766"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82"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4</w:t>
            </w:r>
          </w:p>
        </w:tc>
      </w:tr>
      <w:tr w:rsidR="004617F2" w:rsidRPr="000B121E" w14:paraId="2C1D3BBD"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15C3251" w14:textId="77777777" w:rsidR="004617F2" w:rsidRPr="000B121E" w:rsidRDefault="004617F2">
            <w:pPr>
              <w:keepNext/>
              <w:keepLines/>
              <w:shd w:val="clear" w:color="auto" w:fill="FFFFFF" w:themeFill="background1"/>
              <w:spacing w:after="0"/>
              <w:rPr>
                <w:rFonts w:eastAsia="Times New Roman" w:cs="Times New Roman"/>
                <w:b w:val="0"/>
                <w:color w:val="000000" w:themeColor="text1"/>
                <w:sz w:val="22"/>
              </w:rPr>
              <w:pPrChange w:id="583" w:author="Fildes, Robert" w:date="2017-12-12T15:42:00Z">
                <w:pPr>
                  <w:shd w:val="clear" w:color="auto" w:fill="FFFFFF" w:themeFill="background1"/>
                  <w:spacing w:after="0"/>
                </w:pPr>
              </w:pPrChange>
            </w:pPr>
            <w:r w:rsidRPr="000B121E">
              <w:rPr>
                <w:rFonts w:eastAsia="Times New Roman" w:cs="Times New Roman"/>
                <w:b w:val="0"/>
                <w:color w:val="000000" w:themeColor="text1"/>
                <w:sz w:val="22"/>
              </w:rPr>
              <w:t>ADL-own-EWC</w:t>
            </w:r>
          </w:p>
        </w:tc>
        <w:tc>
          <w:tcPr>
            <w:tcW w:w="727" w:type="dxa"/>
            <w:shd w:val="clear" w:color="auto" w:fill="auto"/>
            <w:hideMark/>
          </w:tcPr>
          <w:p w14:paraId="39030805"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84"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15.67</w:t>
            </w:r>
          </w:p>
        </w:tc>
        <w:tc>
          <w:tcPr>
            <w:tcW w:w="695" w:type="dxa"/>
            <w:shd w:val="clear" w:color="auto" w:fill="auto"/>
            <w:hideMark/>
          </w:tcPr>
          <w:p w14:paraId="4457834E"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85"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5</w:t>
            </w:r>
          </w:p>
        </w:tc>
        <w:tc>
          <w:tcPr>
            <w:tcW w:w="950" w:type="dxa"/>
            <w:shd w:val="clear" w:color="auto" w:fill="auto"/>
            <w:hideMark/>
          </w:tcPr>
          <w:p w14:paraId="6C5518DB"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86"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40.7%</w:t>
            </w:r>
          </w:p>
        </w:tc>
        <w:tc>
          <w:tcPr>
            <w:tcW w:w="694" w:type="dxa"/>
            <w:shd w:val="clear" w:color="auto" w:fill="auto"/>
            <w:hideMark/>
          </w:tcPr>
          <w:p w14:paraId="17A77B61"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87"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5</w:t>
            </w:r>
          </w:p>
        </w:tc>
        <w:tc>
          <w:tcPr>
            <w:tcW w:w="841" w:type="dxa"/>
            <w:shd w:val="clear" w:color="auto" w:fill="auto"/>
            <w:hideMark/>
          </w:tcPr>
          <w:p w14:paraId="0F34E86C"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88"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0.696</w:t>
            </w:r>
          </w:p>
        </w:tc>
        <w:tc>
          <w:tcPr>
            <w:tcW w:w="692" w:type="dxa"/>
            <w:shd w:val="clear" w:color="auto" w:fill="auto"/>
            <w:hideMark/>
          </w:tcPr>
          <w:p w14:paraId="7BC522D7"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89"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6</w:t>
            </w:r>
          </w:p>
        </w:tc>
        <w:tc>
          <w:tcPr>
            <w:tcW w:w="1390" w:type="dxa"/>
            <w:shd w:val="clear" w:color="auto" w:fill="auto"/>
            <w:noWrap/>
            <w:hideMark/>
          </w:tcPr>
          <w:p w14:paraId="54D6875E"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90"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0.996</w:t>
            </w:r>
          </w:p>
        </w:tc>
        <w:tc>
          <w:tcPr>
            <w:tcW w:w="681" w:type="dxa"/>
            <w:shd w:val="clear" w:color="auto" w:fill="auto"/>
            <w:noWrap/>
            <w:hideMark/>
          </w:tcPr>
          <w:p w14:paraId="45140554"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591"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6</w:t>
            </w:r>
          </w:p>
        </w:tc>
      </w:tr>
      <w:tr w:rsidR="004617F2" w:rsidRPr="000B121E" w14:paraId="2EC8C08C"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8897B6D" w14:textId="77777777" w:rsidR="004617F2" w:rsidRPr="000B121E" w:rsidRDefault="004617F2">
            <w:pPr>
              <w:keepNext/>
              <w:keepLines/>
              <w:shd w:val="clear" w:color="auto" w:fill="FFFFFF" w:themeFill="background1"/>
              <w:spacing w:after="0"/>
              <w:rPr>
                <w:rFonts w:eastAsia="Times New Roman" w:cs="Times New Roman"/>
                <w:b w:val="0"/>
                <w:color w:val="000000" w:themeColor="text1"/>
                <w:sz w:val="22"/>
              </w:rPr>
              <w:pPrChange w:id="592" w:author="Fildes, Robert" w:date="2017-12-12T15:42:00Z">
                <w:pPr>
                  <w:shd w:val="clear" w:color="auto" w:fill="FFFFFF" w:themeFill="background1"/>
                  <w:spacing w:after="0"/>
                </w:pPr>
              </w:pPrChange>
            </w:pPr>
            <w:r w:rsidRPr="000B121E">
              <w:rPr>
                <w:rFonts w:eastAsia="Times New Roman" w:cs="Times New Roman"/>
                <w:b w:val="0"/>
                <w:color w:val="000000" w:themeColor="text1"/>
                <w:sz w:val="22"/>
              </w:rPr>
              <w:t>ADL-intra-EWC</w:t>
            </w:r>
          </w:p>
        </w:tc>
        <w:tc>
          <w:tcPr>
            <w:tcW w:w="727" w:type="dxa"/>
            <w:shd w:val="clear" w:color="auto" w:fill="auto"/>
            <w:hideMark/>
          </w:tcPr>
          <w:p w14:paraId="4D510686"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93"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15.35</w:t>
            </w:r>
          </w:p>
        </w:tc>
        <w:tc>
          <w:tcPr>
            <w:tcW w:w="695" w:type="dxa"/>
            <w:shd w:val="clear" w:color="auto" w:fill="auto"/>
            <w:hideMark/>
          </w:tcPr>
          <w:p w14:paraId="38741B52"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94"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2</w:t>
            </w:r>
          </w:p>
        </w:tc>
        <w:tc>
          <w:tcPr>
            <w:tcW w:w="950" w:type="dxa"/>
            <w:shd w:val="clear" w:color="auto" w:fill="auto"/>
            <w:hideMark/>
          </w:tcPr>
          <w:p w14:paraId="5948EE0E"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95"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40.4%</w:t>
            </w:r>
          </w:p>
        </w:tc>
        <w:tc>
          <w:tcPr>
            <w:tcW w:w="694" w:type="dxa"/>
            <w:shd w:val="clear" w:color="auto" w:fill="auto"/>
            <w:hideMark/>
          </w:tcPr>
          <w:p w14:paraId="5DE1840C"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96"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2</w:t>
            </w:r>
          </w:p>
        </w:tc>
        <w:tc>
          <w:tcPr>
            <w:tcW w:w="841" w:type="dxa"/>
            <w:shd w:val="clear" w:color="auto" w:fill="auto"/>
            <w:hideMark/>
          </w:tcPr>
          <w:p w14:paraId="2F93AEF4"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97"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0.694</w:t>
            </w:r>
          </w:p>
        </w:tc>
        <w:tc>
          <w:tcPr>
            <w:tcW w:w="692" w:type="dxa"/>
            <w:shd w:val="clear" w:color="auto" w:fill="auto"/>
            <w:hideMark/>
          </w:tcPr>
          <w:p w14:paraId="4FABA460"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98"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4</w:t>
            </w:r>
          </w:p>
        </w:tc>
        <w:tc>
          <w:tcPr>
            <w:tcW w:w="1390" w:type="dxa"/>
            <w:shd w:val="clear" w:color="auto" w:fill="auto"/>
            <w:noWrap/>
            <w:hideMark/>
          </w:tcPr>
          <w:p w14:paraId="06CDD9A2"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599"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0.988</w:t>
            </w:r>
          </w:p>
        </w:tc>
        <w:tc>
          <w:tcPr>
            <w:tcW w:w="681" w:type="dxa"/>
            <w:shd w:val="clear" w:color="auto" w:fill="auto"/>
            <w:noWrap/>
            <w:hideMark/>
          </w:tcPr>
          <w:p w14:paraId="2222DEC4"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600"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3</w:t>
            </w:r>
          </w:p>
        </w:tc>
      </w:tr>
      <w:tr w:rsidR="004617F2" w:rsidRPr="000B121E" w14:paraId="383C5654"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668F8F4D" w14:textId="77777777" w:rsidR="004617F2" w:rsidRPr="000B121E" w:rsidRDefault="004617F2">
            <w:pPr>
              <w:keepNext/>
              <w:keepLines/>
              <w:shd w:val="clear" w:color="auto" w:fill="FFFFFF" w:themeFill="background1"/>
              <w:spacing w:after="0"/>
              <w:rPr>
                <w:rFonts w:eastAsia="Times New Roman" w:cs="Times New Roman"/>
                <w:b w:val="0"/>
                <w:color w:val="000000" w:themeColor="text1"/>
                <w:sz w:val="22"/>
              </w:rPr>
              <w:pPrChange w:id="601" w:author="Fildes, Robert" w:date="2017-12-12T15:42:00Z">
                <w:pPr>
                  <w:shd w:val="clear" w:color="auto" w:fill="FFFFFF" w:themeFill="background1"/>
                  <w:spacing w:after="0"/>
                </w:pPr>
              </w:pPrChange>
            </w:pPr>
            <w:r w:rsidRPr="000B121E">
              <w:rPr>
                <w:rFonts w:eastAsia="Times New Roman" w:cs="Times New Roman"/>
                <w:b w:val="0"/>
                <w:color w:val="000000" w:themeColor="text1"/>
                <w:sz w:val="22"/>
              </w:rPr>
              <w:t>ADL-own-IC</w:t>
            </w:r>
          </w:p>
        </w:tc>
        <w:tc>
          <w:tcPr>
            <w:tcW w:w="727" w:type="dxa"/>
            <w:shd w:val="clear" w:color="auto" w:fill="auto"/>
            <w:hideMark/>
          </w:tcPr>
          <w:p w14:paraId="2C797203"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02"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16.23</w:t>
            </w:r>
          </w:p>
        </w:tc>
        <w:tc>
          <w:tcPr>
            <w:tcW w:w="695" w:type="dxa"/>
            <w:shd w:val="clear" w:color="auto" w:fill="auto"/>
            <w:hideMark/>
          </w:tcPr>
          <w:p w14:paraId="4A17AC4A"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03"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7</w:t>
            </w:r>
          </w:p>
        </w:tc>
        <w:tc>
          <w:tcPr>
            <w:tcW w:w="950" w:type="dxa"/>
            <w:shd w:val="clear" w:color="auto" w:fill="auto"/>
            <w:hideMark/>
          </w:tcPr>
          <w:p w14:paraId="09396C80"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04"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40.8%</w:t>
            </w:r>
          </w:p>
        </w:tc>
        <w:tc>
          <w:tcPr>
            <w:tcW w:w="694" w:type="dxa"/>
            <w:shd w:val="clear" w:color="auto" w:fill="auto"/>
            <w:hideMark/>
          </w:tcPr>
          <w:p w14:paraId="7B042743"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05"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6</w:t>
            </w:r>
          </w:p>
        </w:tc>
        <w:tc>
          <w:tcPr>
            <w:tcW w:w="841" w:type="dxa"/>
            <w:shd w:val="clear" w:color="auto" w:fill="auto"/>
            <w:hideMark/>
          </w:tcPr>
          <w:p w14:paraId="69634174"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06"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0.694</w:t>
            </w:r>
          </w:p>
        </w:tc>
        <w:tc>
          <w:tcPr>
            <w:tcW w:w="692" w:type="dxa"/>
            <w:shd w:val="clear" w:color="auto" w:fill="auto"/>
            <w:hideMark/>
          </w:tcPr>
          <w:p w14:paraId="1FD2F2C2"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07"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3</w:t>
            </w:r>
          </w:p>
        </w:tc>
        <w:tc>
          <w:tcPr>
            <w:tcW w:w="1390" w:type="dxa"/>
            <w:shd w:val="clear" w:color="auto" w:fill="auto"/>
            <w:noWrap/>
            <w:hideMark/>
          </w:tcPr>
          <w:p w14:paraId="7AB7BA5D"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08"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0.997</w:t>
            </w:r>
          </w:p>
        </w:tc>
        <w:tc>
          <w:tcPr>
            <w:tcW w:w="681" w:type="dxa"/>
            <w:shd w:val="clear" w:color="auto" w:fill="auto"/>
            <w:noWrap/>
            <w:hideMark/>
          </w:tcPr>
          <w:p w14:paraId="75758355"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09"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5</w:t>
            </w:r>
          </w:p>
        </w:tc>
      </w:tr>
      <w:tr w:rsidR="004617F2" w:rsidRPr="000B121E" w14:paraId="5C89F11C"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DC8B77E" w14:textId="77777777" w:rsidR="004617F2" w:rsidRPr="000B121E" w:rsidRDefault="004617F2">
            <w:pPr>
              <w:keepNext/>
              <w:keepLines/>
              <w:shd w:val="clear" w:color="auto" w:fill="FFFFFF" w:themeFill="background1"/>
              <w:spacing w:after="0"/>
              <w:rPr>
                <w:rFonts w:eastAsia="Times New Roman" w:cs="Times New Roman"/>
                <w:b w:val="0"/>
                <w:color w:val="000000" w:themeColor="text1"/>
                <w:sz w:val="22"/>
              </w:rPr>
              <w:pPrChange w:id="610" w:author="Fildes, Robert" w:date="2017-12-12T15:42:00Z">
                <w:pPr>
                  <w:shd w:val="clear" w:color="auto" w:fill="FFFFFF" w:themeFill="background1"/>
                  <w:spacing w:after="0"/>
                </w:pPr>
              </w:pPrChange>
            </w:pPr>
            <w:r w:rsidRPr="000B121E">
              <w:rPr>
                <w:rFonts w:eastAsia="Times New Roman" w:cs="Times New Roman"/>
                <w:b w:val="0"/>
                <w:color w:val="000000" w:themeColor="text1"/>
                <w:sz w:val="22"/>
              </w:rPr>
              <w:t>ADL-intra-IC</w:t>
            </w:r>
          </w:p>
        </w:tc>
        <w:tc>
          <w:tcPr>
            <w:tcW w:w="727" w:type="dxa"/>
            <w:shd w:val="clear" w:color="auto" w:fill="auto"/>
            <w:hideMark/>
          </w:tcPr>
          <w:p w14:paraId="18345AF5"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611"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15.57</w:t>
            </w:r>
          </w:p>
        </w:tc>
        <w:tc>
          <w:tcPr>
            <w:tcW w:w="695" w:type="dxa"/>
            <w:shd w:val="clear" w:color="auto" w:fill="auto"/>
            <w:hideMark/>
          </w:tcPr>
          <w:p w14:paraId="2B9217FC"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612"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4</w:t>
            </w:r>
          </w:p>
        </w:tc>
        <w:tc>
          <w:tcPr>
            <w:tcW w:w="950" w:type="dxa"/>
            <w:shd w:val="clear" w:color="auto" w:fill="auto"/>
            <w:hideMark/>
          </w:tcPr>
          <w:p w14:paraId="1EAEF41E"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613"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40.4%</w:t>
            </w:r>
          </w:p>
        </w:tc>
        <w:tc>
          <w:tcPr>
            <w:tcW w:w="694" w:type="dxa"/>
            <w:shd w:val="clear" w:color="auto" w:fill="auto"/>
            <w:hideMark/>
          </w:tcPr>
          <w:p w14:paraId="38D7E702"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614"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3</w:t>
            </w:r>
          </w:p>
        </w:tc>
        <w:tc>
          <w:tcPr>
            <w:tcW w:w="841" w:type="dxa"/>
            <w:shd w:val="clear" w:color="auto" w:fill="auto"/>
            <w:hideMark/>
          </w:tcPr>
          <w:p w14:paraId="4DC615D6"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615"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0.692</w:t>
            </w:r>
          </w:p>
        </w:tc>
        <w:tc>
          <w:tcPr>
            <w:tcW w:w="692" w:type="dxa"/>
            <w:shd w:val="clear" w:color="auto" w:fill="auto"/>
            <w:hideMark/>
          </w:tcPr>
          <w:p w14:paraId="434091FA"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616"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2</w:t>
            </w:r>
          </w:p>
        </w:tc>
        <w:tc>
          <w:tcPr>
            <w:tcW w:w="1390" w:type="dxa"/>
            <w:shd w:val="clear" w:color="auto" w:fill="auto"/>
            <w:noWrap/>
            <w:hideMark/>
          </w:tcPr>
          <w:p w14:paraId="1F2CF87E"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617"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0.988</w:t>
            </w:r>
          </w:p>
        </w:tc>
        <w:tc>
          <w:tcPr>
            <w:tcW w:w="681" w:type="dxa"/>
            <w:shd w:val="clear" w:color="auto" w:fill="auto"/>
            <w:noWrap/>
            <w:hideMark/>
          </w:tcPr>
          <w:p w14:paraId="1B45B6FE" w14:textId="77777777" w:rsidR="004617F2" w:rsidRPr="000B121E" w:rsidRDefault="004617F2">
            <w:pPr>
              <w:keepNext/>
              <w:keepLines/>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Change w:id="618" w:author="Fildes, Robert" w:date="2017-12-12T15:42:00Z">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pPr>
              </w:pPrChange>
            </w:pPr>
            <w:r w:rsidRPr="000B121E">
              <w:rPr>
                <w:rFonts w:eastAsia="Times New Roman" w:cs="Times New Roman"/>
                <w:color w:val="000000" w:themeColor="text1"/>
                <w:sz w:val="22"/>
              </w:rPr>
              <w:t>2</w:t>
            </w:r>
          </w:p>
        </w:tc>
      </w:tr>
      <w:tr w:rsidR="004617F2" w:rsidRPr="000B121E" w14:paraId="67310940"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32F399E9" w14:textId="77777777" w:rsidR="004617F2" w:rsidRPr="000B121E" w:rsidRDefault="004617F2">
            <w:pPr>
              <w:keepNext/>
              <w:keepLines/>
              <w:shd w:val="clear" w:color="auto" w:fill="FFFFFF" w:themeFill="background1"/>
              <w:spacing w:after="0"/>
              <w:rPr>
                <w:rFonts w:eastAsia="Times New Roman" w:cs="Times New Roman"/>
                <w:b w:val="0"/>
                <w:color w:val="000000" w:themeColor="text1"/>
                <w:sz w:val="22"/>
              </w:rPr>
              <w:pPrChange w:id="619" w:author="Fildes, Robert" w:date="2017-12-12T15:42:00Z">
                <w:pPr>
                  <w:shd w:val="clear" w:color="auto" w:fill="FFFFFF" w:themeFill="background1"/>
                  <w:spacing w:after="0"/>
                </w:pPr>
              </w:pPrChange>
            </w:pPr>
            <w:r w:rsidRPr="000B121E">
              <w:rPr>
                <w:rFonts w:eastAsia="Times New Roman" w:cs="Times New Roman"/>
                <w:b w:val="0"/>
                <w:color w:val="000000" w:themeColor="text1"/>
                <w:sz w:val="22"/>
              </w:rPr>
              <w:t>ADL-EWC-IC</w:t>
            </w:r>
          </w:p>
        </w:tc>
        <w:tc>
          <w:tcPr>
            <w:tcW w:w="727" w:type="dxa"/>
            <w:shd w:val="clear" w:color="auto" w:fill="E7E6E6" w:themeFill="background2"/>
            <w:hideMark/>
          </w:tcPr>
          <w:p w14:paraId="46645836"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20"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15.29</w:t>
            </w:r>
          </w:p>
        </w:tc>
        <w:tc>
          <w:tcPr>
            <w:tcW w:w="695" w:type="dxa"/>
            <w:shd w:val="clear" w:color="auto" w:fill="E7E6E6" w:themeFill="background2"/>
            <w:hideMark/>
          </w:tcPr>
          <w:p w14:paraId="1298DDEC"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21"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1</w:t>
            </w:r>
          </w:p>
        </w:tc>
        <w:tc>
          <w:tcPr>
            <w:tcW w:w="950" w:type="dxa"/>
            <w:shd w:val="clear" w:color="auto" w:fill="E7E6E6" w:themeFill="background2"/>
            <w:hideMark/>
          </w:tcPr>
          <w:p w14:paraId="0D865318"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22"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40.4%</w:t>
            </w:r>
          </w:p>
        </w:tc>
        <w:tc>
          <w:tcPr>
            <w:tcW w:w="694" w:type="dxa"/>
            <w:shd w:val="clear" w:color="auto" w:fill="E7E6E6" w:themeFill="background2"/>
            <w:hideMark/>
          </w:tcPr>
          <w:p w14:paraId="752E8792"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23"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1</w:t>
            </w:r>
          </w:p>
        </w:tc>
        <w:tc>
          <w:tcPr>
            <w:tcW w:w="841" w:type="dxa"/>
            <w:shd w:val="clear" w:color="auto" w:fill="E7E6E6" w:themeFill="background2"/>
            <w:hideMark/>
          </w:tcPr>
          <w:p w14:paraId="1513F3AA"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24"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0.689</w:t>
            </w:r>
          </w:p>
        </w:tc>
        <w:tc>
          <w:tcPr>
            <w:tcW w:w="692" w:type="dxa"/>
            <w:shd w:val="clear" w:color="auto" w:fill="E7E6E6" w:themeFill="background2"/>
            <w:hideMark/>
          </w:tcPr>
          <w:p w14:paraId="39776B8B"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25"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1</w:t>
            </w:r>
          </w:p>
        </w:tc>
        <w:tc>
          <w:tcPr>
            <w:tcW w:w="1390" w:type="dxa"/>
            <w:shd w:val="clear" w:color="auto" w:fill="E7E6E6" w:themeFill="background2"/>
            <w:noWrap/>
            <w:hideMark/>
          </w:tcPr>
          <w:p w14:paraId="35658279"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26"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0.985</w:t>
            </w:r>
          </w:p>
        </w:tc>
        <w:tc>
          <w:tcPr>
            <w:tcW w:w="681" w:type="dxa"/>
            <w:shd w:val="clear" w:color="auto" w:fill="E7E6E6" w:themeFill="background2"/>
            <w:hideMark/>
          </w:tcPr>
          <w:p w14:paraId="124B20AB" w14:textId="77777777" w:rsidR="004617F2" w:rsidRPr="000B121E" w:rsidRDefault="004617F2">
            <w:pPr>
              <w:keepNext/>
              <w:keepLines/>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Change w:id="627" w:author="Fildes, Robert" w:date="2017-12-12T15:42:00Z">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pPr>
              </w:pPrChange>
            </w:pPr>
            <w:r w:rsidRPr="000B121E">
              <w:rPr>
                <w:rFonts w:eastAsia="Times New Roman" w:cs="Times New Roman"/>
                <w:color w:val="000000" w:themeColor="text1"/>
                <w:sz w:val="22"/>
              </w:rPr>
              <w:t>1</w:t>
            </w:r>
          </w:p>
        </w:tc>
      </w:tr>
      <w:tr w:rsidR="004617F2" w:rsidRPr="000B121E" w14:paraId="38C04F68"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5F3CC0E1" w14:textId="2EB2BC86" w:rsidR="004617F2" w:rsidRPr="000B121E" w:rsidRDefault="004617F2" w:rsidP="000B121E">
            <w:pPr>
              <w:shd w:val="clear" w:color="auto" w:fill="FFFFFF" w:themeFill="background1"/>
              <w:spacing w:after="0"/>
              <w:jc w:val="center"/>
              <w:rPr>
                <w:rFonts w:eastAsia="Times New Roman" w:cs="Times New Roman"/>
                <w:b w:val="0"/>
                <w:color w:val="000000" w:themeColor="text1"/>
                <w:sz w:val="22"/>
              </w:rPr>
            </w:pPr>
            <w:r w:rsidRPr="000B121E">
              <w:rPr>
                <w:rFonts w:eastAsia="Times New Roman" w:cs="Times New Roman"/>
                <w:b w:val="0"/>
                <w:color w:val="000000" w:themeColor="text1"/>
                <w:sz w:val="22"/>
              </w:rPr>
              <w:t xml:space="preserve">All forecast period, </w:t>
            </w:r>
            <w:ins w:id="628" w:author="tao huang" w:date="2018-01-10T18:16:00Z">
              <w:r w:rsidR="006D5B54" w:rsidRPr="00E04650">
                <w:rPr>
                  <w:rFonts w:eastAsia="Times New Roman" w:cs="Times New Roman"/>
                  <w:b w:val="0"/>
                  <w:i/>
                  <w:color w:val="000000" w:themeColor="text1"/>
                  <w:sz w:val="22"/>
                </w:rPr>
                <w:t>H</w:t>
              </w:r>
            </w:ins>
            <w:del w:id="629" w:author="tao huang" w:date="2018-01-10T18:16:00Z">
              <w:r w:rsidRPr="000B121E" w:rsidDel="006D5B54">
                <w:rPr>
                  <w:rFonts w:eastAsia="Times New Roman" w:cs="Times New Roman"/>
                  <w:b w:val="0"/>
                  <w:color w:val="000000" w:themeColor="text1"/>
                  <w:sz w:val="22"/>
                </w:rPr>
                <w:delText>Forecast horizon</w:delText>
              </w:r>
            </w:del>
            <w:r w:rsidRPr="000B121E">
              <w:rPr>
                <w:rFonts w:eastAsia="Times New Roman" w:cs="Times New Roman"/>
                <w:b w:val="0"/>
                <w:color w:val="000000" w:themeColor="text1"/>
                <w:sz w:val="22"/>
              </w:rPr>
              <w:t>= 4</w:t>
            </w:r>
          </w:p>
        </w:tc>
      </w:tr>
      <w:tr w:rsidR="004617F2" w:rsidRPr="000B121E" w14:paraId="16BCD4C0"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4B31030"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Model/measure</w:t>
            </w:r>
          </w:p>
        </w:tc>
        <w:tc>
          <w:tcPr>
            <w:tcW w:w="727" w:type="dxa"/>
            <w:shd w:val="clear" w:color="auto" w:fill="auto"/>
            <w:hideMark/>
          </w:tcPr>
          <w:p w14:paraId="2480DF4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MAE</w:t>
            </w:r>
          </w:p>
        </w:tc>
        <w:tc>
          <w:tcPr>
            <w:tcW w:w="695" w:type="dxa"/>
            <w:shd w:val="clear" w:color="auto" w:fill="auto"/>
            <w:hideMark/>
          </w:tcPr>
          <w:p w14:paraId="7F015D9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Rank</w:t>
            </w:r>
          </w:p>
        </w:tc>
        <w:tc>
          <w:tcPr>
            <w:tcW w:w="950" w:type="dxa"/>
            <w:shd w:val="clear" w:color="auto" w:fill="auto"/>
            <w:hideMark/>
          </w:tcPr>
          <w:p w14:paraId="72710ED3"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SMAPE</w:t>
            </w:r>
          </w:p>
        </w:tc>
        <w:tc>
          <w:tcPr>
            <w:tcW w:w="694" w:type="dxa"/>
            <w:shd w:val="clear" w:color="auto" w:fill="auto"/>
            <w:hideMark/>
          </w:tcPr>
          <w:p w14:paraId="765296E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Rank</w:t>
            </w:r>
          </w:p>
        </w:tc>
        <w:tc>
          <w:tcPr>
            <w:tcW w:w="841" w:type="dxa"/>
            <w:shd w:val="clear" w:color="auto" w:fill="auto"/>
            <w:hideMark/>
          </w:tcPr>
          <w:p w14:paraId="59733B0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MASE</w:t>
            </w:r>
          </w:p>
        </w:tc>
        <w:tc>
          <w:tcPr>
            <w:tcW w:w="692" w:type="dxa"/>
            <w:shd w:val="clear" w:color="auto" w:fill="auto"/>
            <w:hideMark/>
          </w:tcPr>
          <w:p w14:paraId="34ACA78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Rank</w:t>
            </w:r>
          </w:p>
        </w:tc>
        <w:tc>
          <w:tcPr>
            <w:tcW w:w="1390" w:type="dxa"/>
            <w:shd w:val="clear" w:color="auto" w:fill="auto"/>
            <w:noWrap/>
            <w:hideMark/>
          </w:tcPr>
          <w:p w14:paraId="5EA2D48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AvgRelMAE</w:t>
            </w:r>
          </w:p>
        </w:tc>
        <w:tc>
          <w:tcPr>
            <w:tcW w:w="681" w:type="dxa"/>
            <w:shd w:val="clear" w:color="auto" w:fill="auto"/>
            <w:noWrap/>
            <w:hideMark/>
          </w:tcPr>
          <w:p w14:paraId="27C048F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Rank</w:t>
            </w:r>
          </w:p>
        </w:tc>
      </w:tr>
      <w:tr w:rsidR="004617F2" w:rsidRPr="000B121E" w14:paraId="3B537FB4"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653A7E1F"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Base-lift</w:t>
            </w:r>
          </w:p>
        </w:tc>
        <w:tc>
          <w:tcPr>
            <w:tcW w:w="727" w:type="dxa"/>
            <w:shd w:val="clear" w:color="auto" w:fill="auto"/>
            <w:hideMark/>
          </w:tcPr>
          <w:p w14:paraId="10056A3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22.67</w:t>
            </w:r>
          </w:p>
        </w:tc>
        <w:tc>
          <w:tcPr>
            <w:tcW w:w="695" w:type="dxa"/>
            <w:shd w:val="clear" w:color="auto" w:fill="auto"/>
            <w:hideMark/>
          </w:tcPr>
          <w:p w14:paraId="3AC7A81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w:t>
            </w:r>
          </w:p>
        </w:tc>
        <w:tc>
          <w:tcPr>
            <w:tcW w:w="950" w:type="dxa"/>
            <w:shd w:val="clear" w:color="auto" w:fill="auto"/>
            <w:hideMark/>
          </w:tcPr>
          <w:p w14:paraId="1888C02B"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46.2%</w:t>
            </w:r>
          </w:p>
        </w:tc>
        <w:tc>
          <w:tcPr>
            <w:tcW w:w="694" w:type="dxa"/>
            <w:shd w:val="clear" w:color="auto" w:fill="auto"/>
            <w:hideMark/>
          </w:tcPr>
          <w:p w14:paraId="5140F97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w:t>
            </w:r>
          </w:p>
        </w:tc>
        <w:tc>
          <w:tcPr>
            <w:tcW w:w="841" w:type="dxa"/>
            <w:shd w:val="clear" w:color="auto" w:fill="auto"/>
            <w:hideMark/>
          </w:tcPr>
          <w:p w14:paraId="44AF9E9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0.762</w:t>
            </w:r>
          </w:p>
        </w:tc>
        <w:tc>
          <w:tcPr>
            <w:tcW w:w="692" w:type="dxa"/>
            <w:shd w:val="clear" w:color="auto" w:fill="auto"/>
            <w:hideMark/>
          </w:tcPr>
          <w:p w14:paraId="206364C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w:t>
            </w:r>
          </w:p>
        </w:tc>
        <w:tc>
          <w:tcPr>
            <w:tcW w:w="1390" w:type="dxa"/>
            <w:shd w:val="clear" w:color="auto" w:fill="auto"/>
            <w:noWrap/>
            <w:hideMark/>
          </w:tcPr>
          <w:p w14:paraId="201D743E"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1.106</w:t>
            </w:r>
          </w:p>
        </w:tc>
        <w:tc>
          <w:tcPr>
            <w:tcW w:w="681" w:type="dxa"/>
            <w:shd w:val="clear" w:color="auto" w:fill="auto"/>
            <w:noWrap/>
            <w:hideMark/>
          </w:tcPr>
          <w:p w14:paraId="25013B7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w:t>
            </w:r>
          </w:p>
        </w:tc>
      </w:tr>
      <w:tr w:rsidR="004617F2" w:rsidRPr="000B121E" w14:paraId="4496271D"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0D56E1B4"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ADL-own</w:t>
            </w:r>
          </w:p>
        </w:tc>
        <w:tc>
          <w:tcPr>
            <w:tcW w:w="727" w:type="dxa"/>
            <w:shd w:val="clear" w:color="auto" w:fill="auto"/>
            <w:hideMark/>
          </w:tcPr>
          <w:p w14:paraId="591D6A8A"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15.63</w:t>
            </w:r>
          </w:p>
        </w:tc>
        <w:tc>
          <w:tcPr>
            <w:tcW w:w="695" w:type="dxa"/>
            <w:shd w:val="clear" w:color="auto" w:fill="auto"/>
            <w:hideMark/>
          </w:tcPr>
          <w:p w14:paraId="588D1A2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w:t>
            </w:r>
          </w:p>
        </w:tc>
        <w:tc>
          <w:tcPr>
            <w:tcW w:w="950" w:type="dxa"/>
            <w:shd w:val="clear" w:color="auto" w:fill="auto"/>
            <w:hideMark/>
          </w:tcPr>
          <w:p w14:paraId="38314B3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40.5%</w:t>
            </w:r>
          </w:p>
        </w:tc>
        <w:tc>
          <w:tcPr>
            <w:tcW w:w="694" w:type="dxa"/>
            <w:shd w:val="clear" w:color="auto" w:fill="auto"/>
            <w:hideMark/>
          </w:tcPr>
          <w:p w14:paraId="561E8EC3"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w:t>
            </w:r>
          </w:p>
        </w:tc>
        <w:tc>
          <w:tcPr>
            <w:tcW w:w="841" w:type="dxa"/>
            <w:shd w:val="clear" w:color="auto" w:fill="auto"/>
            <w:hideMark/>
          </w:tcPr>
          <w:p w14:paraId="6D57A14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0.690</w:t>
            </w:r>
          </w:p>
        </w:tc>
        <w:tc>
          <w:tcPr>
            <w:tcW w:w="692" w:type="dxa"/>
            <w:shd w:val="clear" w:color="auto" w:fill="auto"/>
            <w:hideMark/>
          </w:tcPr>
          <w:p w14:paraId="55D259A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w:t>
            </w:r>
          </w:p>
        </w:tc>
        <w:tc>
          <w:tcPr>
            <w:tcW w:w="1390" w:type="dxa"/>
            <w:shd w:val="clear" w:color="auto" w:fill="auto"/>
            <w:noWrap/>
            <w:hideMark/>
          </w:tcPr>
          <w:p w14:paraId="01C7806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1.000</w:t>
            </w:r>
          </w:p>
        </w:tc>
        <w:tc>
          <w:tcPr>
            <w:tcW w:w="681" w:type="dxa"/>
            <w:shd w:val="clear" w:color="auto" w:fill="auto"/>
            <w:noWrap/>
            <w:hideMark/>
          </w:tcPr>
          <w:p w14:paraId="5D9552C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w:t>
            </w:r>
          </w:p>
        </w:tc>
      </w:tr>
      <w:tr w:rsidR="004617F2" w:rsidRPr="000B121E" w14:paraId="063513A6"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F676D8F"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w:t>
            </w:r>
          </w:p>
        </w:tc>
        <w:tc>
          <w:tcPr>
            <w:tcW w:w="727" w:type="dxa"/>
            <w:shd w:val="clear" w:color="auto" w:fill="auto"/>
            <w:hideMark/>
          </w:tcPr>
          <w:p w14:paraId="4DE2E19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15.16</w:t>
            </w:r>
          </w:p>
        </w:tc>
        <w:tc>
          <w:tcPr>
            <w:tcW w:w="695" w:type="dxa"/>
            <w:shd w:val="clear" w:color="auto" w:fill="auto"/>
            <w:hideMark/>
          </w:tcPr>
          <w:p w14:paraId="13F615A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w:t>
            </w:r>
          </w:p>
        </w:tc>
        <w:tc>
          <w:tcPr>
            <w:tcW w:w="950" w:type="dxa"/>
            <w:shd w:val="clear" w:color="auto" w:fill="auto"/>
            <w:hideMark/>
          </w:tcPr>
          <w:p w14:paraId="62A8BA45"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40.1%</w:t>
            </w:r>
          </w:p>
        </w:tc>
        <w:tc>
          <w:tcPr>
            <w:tcW w:w="694" w:type="dxa"/>
            <w:shd w:val="clear" w:color="auto" w:fill="auto"/>
            <w:hideMark/>
          </w:tcPr>
          <w:p w14:paraId="7DFEE1C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w:t>
            </w:r>
          </w:p>
        </w:tc>
        <w:tc>
          <w:tcPr>
            <w:tcW w:w="841" w:type="dxa"/>
            <w:shd w:val="clear" w:color="auto" w:fill="auto"/>
            <w:hideMark/>
          </w:tcPr>
          <w:p w14:paraId="36285AA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0.686</w:t>
            </w:r>
          </w:p>
        </w:tc>
        <w:tc>
          <w:tcPr>
            <w:tcW w:w="692" w:type="dxa"/>
            <w:shd w:val="clear" w:color="auto" w:fill="auto"/>
            <w:hideMark/>
          </w:tcPr>
          <w:p w14:paraId="452B482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w:t>
            </w:r>
          </w:p>
        </w:tc>
        <w:tc>
          <w:tcPr>
            <w:tcW w:w="1390" w:type="dxa"/>
            <w:shd w:val="clear" w:color="auto" w:fill="auto"/>
            <w:noWrap/>
            <w:hideMark/>
          </w:tcPr>
          <w:p w14:paraId="287B1D6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0.989</w:t>
            </w:r>
          </w:p>
        </w:tc>
        <w:tc>
          <w:tcPr>
            <w:tcW w:w="681" w:type="dxa"/>
            <w:shd w:val="clear" w:color="auto" w:fill="auto"/>
            <w:noWrap/>
            <w:hideMark/>
          </w:tcPr>
          <w:p w14:paraId="162435E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w:t>
            </w:r>
          </w:p>
        </w:tc>
      </w:tr>
      <w:tr w:rsidR="004617F2" w:rsidRPr="000B121E" w14:paraId="19C0CC3A"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D3F7F47"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ADL-own-EWC</w:t>
            </w:r>
          </w:p>
        </w:tc>
        <w:tc>
          <w:tcPr>
            <w:tcW w:w="727" w:type="dxa"/>
            <w:shd w:val="clear" w:color="auto" w:fill="auto"/>
            <w:hideMark/>
          </w:tcPr>
          <w:p w14:paraId="4802949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15.55</w:t>
            </w:r>
          </w:p>
        </w:tc>
        <w:tc>
          <w:tcPr>
            <w:tcW w:w="695" w:type="dxa"/>
            <w:shd w:val="clear" w:color="auto" w:fill="auto"/>
            <w:hideMark/>
          </w:tcPr>
          <w:p w14:paraId="260A6D5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w:t>
            </w:r>
          </w:p>
        </w:tc>
        <w:tc>
          <w:tcPr>
            <w:tcW w:w="950" w:type="dxa"/>
            <w:shd w:val="clear" w:color="auto" w:fill="auto"/>
            <w:hideMark/>
          </w:tcPr>
          <w:p w14:paraId="7911ADA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40.3%</w:t>
            </w:r>
          </w:p>
        </w:tc>
        <w:tc>
          <w:tcPr>
            <w:tcW w:w="694" w:type="dxa"/>
            <w:shd w:val="clear" w:color="auto" w:fill="auto"/>
            <w:hideMark/>
          </w:tcPr>
          <w:p w14:paraId="36407E1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w:t>
            </w:r>
          </w:p>
        </w:tc>
        <w:tc>
          <w:tcPr>
            <w:tcW w:w="841" w:type="dxa"/>
            <w:shd w:val="clear" w:color="auto" w:fill="auto"/>
            <w:hideMark/>
          </w:tcPr>
          <w:p w14:paraId="63332E9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0.688</w:t>
            </w:r>
          </w:p>
        </w:tc>
        <w:tc>
          <w:tcPr>
            <w:tcW w:w="692" w:type="dxa"/>
            <w:shd w:val="clear" w:color="auto" w:fill="auto"/>
            <w:hideMark/>
          </w:tcPr>
          <w:p w14:paraId="3D906EEA"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w:t>
            </w:r>
          </w:p>
        </w:tc>
        <w:tc>
          <w:tcPr>
            <w:tcW w:w="1390" w:type="dxa"/>
            <w:shd w:val="clear" w:color="auto" w:fill="auto"/>
            <w:noWrap/>
            <w:hideMark/>
          </w:tcPr>
          <w:p w14:paraId="68FBE91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0.995</w:t>
            </w:r>
          </w:p>
        </w:tc>
        <w:tc>
          <w:tcPr>
            <w:tcW w:w="681" w:type="dxa"/>
            <w:shd w:val="clear" w:color="auto" w:fill="auto"/>
            <w:noWrap/>
            <w:hideMark/>
          </w:tcPr>
          <w:p w14:paraId="2329E84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w:t>
            </w:r>
          </w:p>
        </w:tc>
      </w:tr>
      <w:tr w:rsidR="004617F2" w:rsidRPr="000B121E" w14:paraId="0823B8FA"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4679E25"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ADL-intra-EWC</w:t>
            </w:r>
          </w:p>
        </w:tc>
        <w:tc>
          <w:tcPr>
            <w:tcW w:w="727" w:type="dxa"/>
            <w:shd w:val="clear" w:color="auto" w:fill="auto"/>
            <w:hideMark/>
          </w:tcPr>
          <w:p w14:paraId="662AB97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15.08</w:t>
            </w:r>
          </w:p>
        </w:tc>
        <w:tc>
          <w:tcPr>
            <w:tcW w:w="695" w:type="dxa"/>
            <w:shd w:val="clear" w:color="auto" w:fill="auto"/>
            <w:hideMark/>
          </w:tcPr>
          <w:p w14:paraId="1019399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w:t>
            </w:r>
          </w:p>
        </w:tc>
        <w:tc>
          <w:tcPr>
            <w:tcW w:w="950" w:type="dxa"/>
            <w:shd w:val="clear" w:color="auto" w:fill="auto"/>
            <w:hideMark/>
          </w:tcPr>
          <w:p w14:paraId="32C3DE6E"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40.0%</w:t>
            </w:r>
          </w:p>
        </w:tc>
        <w:tc>
          <w:tcPr>
            <w:tcW w:w="694" w:type="dxa"/>
            <w:shd w:val="clear" w:color="auto" w:fill="auto"/>
            <w:hideMark/>
          </w:tcPr>
          <w:p w14:paraId="1F38E3C0"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w:t>
            </w:r>
          </w:p>
        </w:tc>
        <w:tc>
          <w:tcPr>
            <w:tcW w:w="841" w:type="dxa"/>
            <w:shd w:val="clear" w:color="auto" w:fill="auto"/>
            <w:hideMark/>
          </w:tcPr>
          <w:p w14:paraId="648602A8"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0.685</w:t>
            </w:r>
          </w:p>
        </w:tc>
        <w:tc>
          <w:tcPr>
            <w:tcW w:w="692" w:type="dxa"/>
            <w:shd w:val="clear" w:color="auto" w:fill="auto"/>
            <w:hideMark/>
          </w:tcPr>
          <w:p w14:paraId="0420D2EF"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w:t>
            </w:r>
          </w:p>
        </w:tc>
        <w:tc>
          <w:tcPr>
            <w:tcW w:w="1390" w:type="dxa"/>
            <w:shd w:val="clear" w:color="auto" w:fill="auto"/>
            <w:noWrap/>
            <w:hideMark/>
          </w:tcPr>
          <w:p w14:paraId="7A48BD8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0.985</w:t>
            </w:r>
          </w:p>
        </w:tc>
        <w:tc>
          <w:tcPr>
            <w:tcW w:w="681" w:type="dxa"/>
            <w:shd w:val="clear" w:color="auto" w:fill="auto"/>
            <w:noWrap/>
            <w:hideMark/>
          </w:tcPr>
          <w:p w14:paraId="539B4E9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w:t>
            </w:r>
          </w:p>
        </w:tc>
      </w:tr>
      <w:tr w:rsidR="004617F2" w:rsidRPr="000B121E" w14:paraId="4F2D358D"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7BFD6D"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ADL-own-IC</w:t>
            </w:r>
          </w:p>
        </w:tc>
        <w:tc>
          <w:tcPr>
            <w:tcW w:w="727" w:type="dxa"/>
            <w:shd w:val="clear" w:color="auto" w:fill="auto"/>
            <w:hideMark/>
          </w:tcPr>
          <w:p w14:paraId="78B617A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15.94</w:t>
            </w:r>
          </w:p>
        </w:tc>
        <w:tc>
          <w:tcPr>
            <w:tcW w:w="695" w:type="dxa"/>
            <w:shd w:val="clear" w:color="auto" w:fill="auto"/>
            <w:hideMark/>
          </w:tcPr>
          <w:p w14:paraId="7CB793A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w:t>
            </w:r>
          </w:p>
        </w:tc>
        <w:tc>
          <w:tcPr>
            <w:tcW w:w="950" w:type="dxa"/>
            <w:shd w:val="clear" w:color="auto" w:fill="auto"/>
            <w:hideMark/>
          </w:tcPr>
          <w:p w14:paraId="29A849E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40.3%</w:t>
            </w:r>
          </w:p>
        </w:tc>
        <w:tc>
          <w:tcPr>
            <w:tcW w:w="694" w:type="dxa"/>
            <w:shd w:val="clear" w:color="auto" w:fill="auto"/>
            <w:hideMark/>
          </w:tcPr>
          <w:p w14:paraId="382813D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w:t>
            </w:r>
          </w:p>
        </w:tc>
        <w:tc>
          <w:tcPr>
            <w:tcW w:w="841" w:type="dxa"/>
            <w:shd w:val="clear" w:color="auto" w:fill="auto"/>
            <w:hideMark/>
          </w:tcPr>
          <w:p w14:paraId="748DC85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0.684</w:t>
            </w:r>
          </w:p>
        </w:tc>
        <w:tc>
          <w:tcPr>
            <w:tcW w:w="692" w:type="dxa"/>
            <w:shd w:val="clear" w:color="auto" w:fill="auto"/>
            <w:hideMark/>
          </w:tcPr>
          <w:p w14:paraId="7E4AA18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w:t>
            </w:r>
          </w:p>
        </w:tc>
        <w:tc>
          <w:tcPr>
            <w:tcW w:w="1390" w:type="dxa"/>
            <w:shd w:val="clear" w:color="auto" w:fill="auto"/>
            <w:noWrap/>
            <w:hideMark/>
          </w:tcPr>
          <w:p w14:paraId="102339E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0.993</w:t>
            </w:r>
          </w:p>
        </w:tc>
        <w:tc>
          <w:tcPr>
            <w:tcW w:w="681" w:type="dxa"/>
            <w:shd w:val="clear" w:color="auto" w:fill="auto"/>
            <w:noWrap/>
            <w:hideMark/>
          </w:tcPr>
          <w:p w14:paraId="3271B4AE"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w:t>
            </w:r>
          </w:p>
        </w:tc>
      </w:tr>
      <w:tr w:rsidR="004617F2" w:rsidRPr="000B121E" w14:paraId="124446EB"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46C40DC"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ADL-intra-IC</w:t>
            </w:r>
          </w:p>
        </w:tc>
        <w:tc>
          <w:tcPr>
            <w:tcW w:w="727" w:type="dxa"/>
            <w:shd w:val="clear" w:color="auto" w:fill="auto"/>
            <w:hideMark/>
          </w:tcPr>
          <w:p w14:paraId="1800FB3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15.19</w:t>
            </w:r>
          </w:p>
        </w:tc>
        <w:tc>
          <w:tcPr>
            <w:tcW w:w="695" w:type="dxa"/>
            <w:shd w:val="clear" w:color="auto" w:fill="auto"/>
            <w:hideMark/>
          </w:tcPr>
          <w:p w14:paraId="78B1FE70"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w:t>
            </w:r>
          </w:p>
        </w:tc>
        <w:tc>
          <w:tcPr>
            <w:tcW w:w="950" w:type="dxa"/>
            <w:shd w:val="clear" w:color="auto" w:fill="auto"/>
            <w:hideMark/>
          </w:tcPr>
          <w:p w14:paraId="5F7AF4E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39.9%</w:t>
            </w:r>
          </w:p>
        </w:tc>
        <w:tc>
          <w:tcPr>
            <w:tcW w:w="694" w:type="dxa"/>
            <w:shd w:val="clear" w:color="auto" w:fill="auto"/>
            <w:hideMark/>
          </w:tcPr>
          <w:p w14:paraId="0B119F61"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w:t>
            </w:r>
          </w:p>
        </w:tc>
        <w:tc>
          <w:tcPr>
            <w:tcW w:w="841" w:type="dxa"/>
            <w:shd w:val="clear" w:color="auto" w:fill="auto"/>
            <w:hideMark/>
          </w:tcPr>
          <w:p w14:paraId="3E1C09D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0.681</w:t>
            </w:r>
          </w:p>
        </w:tc>
        <w:tc>
          <w:tcPr>
            <w:tcW w:w="692" w:type="dxa"/>
            <w:shd w:val="clear" w:color="auto" w:fill="auto"/>
            <w:hideMark/>
          </w:tcPr>
          <w:p w14:paraId="54B1EFB1"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w:t>
            </w:r>
          </w:p>
        </w:tc>
        <w:tc>
          <w:tcPr>
            <w:tcW w:w="1390" w:type="dxa"/>
            <w:shd w:val="clear" w:color="auto" w:fill="auto"/>
            <w:noWrap/>
            <w:hideMark/>
          </w:tcPr>
          <w:p w14:paraId="494545C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0.982</w:t>
            </w:r>
          </w:p>
        </w:tc>
        <w:tc>
          <w:tcPr>
            <w:tcW w:w="681" w:type="dxa"/>
            <w:shd w:val="clear" w:color="auto" w:fill="auto"/>
            <w:noWrap/>
            <w:hideMark/>
          </w:tcPr>
          <w:p w14:paraId="01937D8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w:t>
            </w:r>
          </w:p>
        </w:tc>
      </w:tr>
      <w:tr w:rsidR="004617F2" w:rsidRPr="000B121E" w14:paraId="20DE0D73"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60615DCB"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ADL-EWC-IC</w:t>
            </w:r>
          </w:p>
        </w:tc>
        <w:tc>
          <w:tcPr>
            <w:tcW w:w="727" w:type="dxa"/>
            <w:shd w:val="clear" w:color="auto" w:fill="E7E6E6" w:themeFill="background2"/>
            <w:hideMark/>
          </w:tcPr>
          <w:p w14:paraId="1258117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15.00</w:t>
            </w:r>
          </w:p>
        </w:tc>
        <w:tc>
          <w:tcPr>
            <w:tcW w:w="695" w:type="dxa"/>
            <w:shd w:val="clear" w:color="auto" w:fill="E7E6E6" w:themeFill="background2"/>
            <w:hideMark/>
          </w:tcPr>
          <w:p w14:paraId="57A30D2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w:t>
            </w:r>
          </w:p>
        </w:tc>
        <w:tc>
          <w:tcPr>
            <w:tcW w:w="950" w:type="dxa"/>
            <w:shd w:val="clear" w:color="auto" w:fill="E7E6E6" w:themeFill="background2"/>
            <w:hideMark/>
          </w:tcPr>
          <w:p w14:paraId="253C3B8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39.9%</w:t>
            </w:r>
          </w:p>
        </w:tc>
        <w:tc>
          <w:tcPr>
            <w:tcW w:w="694" w:type="dxa"/>
            <w:shd w:val="clear" w:color="auto" w:fill="E7E6E6" w:themeFill="background2"/>
            <w:hideMark/>
          </w:tcPr>
          <w:p w14:paraId="12C38F6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w:t>
            </w:r>
          </w:p>
        </w:tc>
        <w:tc>
          <w:tcPr>
            <w:tcW w:w="841" w:type="dxa"/>
            <w:shd w:val="clear" w:color="auto" w:fill="E7E6E6" w:themeFill="background2"/>
            <w:hideMark/>
          </w:tcPr>
          <w:p w14:paraId="7360CCC3"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0.679</w:t>
            </w:r>
          </w:p>
        </w:tc>
        <w:tc>
          <w:tcPr>
            <w:tcW w:w="692" w:type="dxa"/>
            <w:shd w:val="clear" w:color="auto" w:fill="E7E6E6" w:themeFill="background2"/>
            <w:hideMark/>
          </w:tcPr>
          <w:p w14:paraId="639C421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w:t>
            </w:r>
          </w:p>
        </w:tc>
        <w:tc>
          <w:tcPr>
            <w:tcW w:w="1390" w:type="dxa"/>
            <w:shd w:val="clear" w:color="auto" w:fill="E7E6E6" w:themeFill="background2"/>
            <w:noWrap/>
            <w:hideMark/>
          </w:tcPr>
          <w:p w14:paraId="7CA0198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0.980</w:t>
            </w:r>
          </w:p>
        </w:tc>
        <w:tc>
          <w:tcPr>
            <w:tcW w:w="681" w:type="dxa"/>
            <w:shd w:val="clear" w:color="auto" w:fill="E7E6E6" w:themeFill="background2"/>
            <w:hideMark/>
          </w:tcPr>
          <w:p w14:paraId="25008AE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w:t>
            </w:r>
          </w:p>
        </w:tc>
      </w:tr>
      <w:tr w:rsidR="004617F2" w:rsidRPr="000B121E" w14:paraId="58C32760"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01B6B179" w14:textId="06761120" w:rsidR="004617F2" w:rsidRPr="000B121E" w:rsidRDefault="004617F2" w:rsidP="000B121E">
            <w:pPr>
              <w:shd w:val="clear" w:color="auto" w:fill="FFFFFF" w:themeFill="background1"/>
              <w:spacing w:after="0"/>
              <w:jc w:val="center"/>
              <w:rPr>
                <w:rFonts w:eastAsia="Times New Roman" w:cs="Times New Roman"/>
                <w:b w:val="0"/>
                <w:color w:val="000000" w:themeColor="text1"/>
                <w:sz w:val="22"/>
              </w:rPr>
            </w:pPr>
            <w:r w:rsidRPr="000B121E">
              <w:rPr>
                <w:rFonts w:eastAsia="Times New Roman" w:cs="Times New Roman"/>
                <w:b w:val="0"/>
                <w:color w:val="000000" w:themeColor="text1"/>
                <w:sz w:val="22"/>
              </w:rPr>
              <w:lastRenderedPageBreak/>
              <w:t xml:space="preserve">All forecast period, </w:t>
            </w:r>
            <w:ins w:id="630" w:author="tao huang" w:date="2018-01-10T18:16:00Z">
              <w:r w:rsidR="006D5B54" w:rsidRPr="00E04650">
                <w:rPr>
                  <w:rFonts w:eastAsia="Times New Roman" w:cs="Times New Roman"/>
                  <w:b w:val="0"/>
                  <w:i/>
                  <w:color w:val="000000" w:themeColor="text1"/>
                  <w:sz w:val="22"/>
                </w:rPr>
                <w:t>H</w:t>
              </w:r>
            </w:ins>
            <w:del w:id="631" w:author="tao huang" w:date="2018-01-10T18:16:00Z">
              <w:r w:rsidRPr="000B121E" w:rsidDel="006D5B54">
                <w:rPr>
                  <w:rFonts w:eastAsia="Times New Roman" w:cs="Times New Roman"/>
                  <w:b w:val="0"/>
                  <w:color w:val="000000" w:themeColor="text1"/>
                  <w:sz w:val="22"/>
                </w:rPr>
                <w:delText>Forecast horizon</w:delText>
              </w:r>
            </w:del>
            <w:r w:rsidRPr="000B121E">
              <w:rPr>
                <w:rFonts w:eastAsia="Times New Roman" w:cs="Times New Roman"/>
                <w:b w:val="0"/>
                <w:color w:val="000000" w:themeColor="text1"/>
                <w:sz w:val="22"/>
              </w:rPr>
              <w:t>= 1</w:t>
            </w:r>
          </w:p>
        </w:tc>
      </w:tr>
      <w:tr w:rsidR="004617F2" w:rsidRPr="000B121E" w14:paraId="22892513"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1CA8576"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Model/measure</w:t>
            </w:r>
          </w:p>
        </w:tc>
        <w:tc>
          <w:tcPr>
            <w:tcW w:w="727" w:type="dxa"/>
            <w:shd w:val="clear" w:color="auto" w:fill="auto"/>
            <w:hideMark/>
          </w:tcPr>
          <w:p w14:paraId="616EECD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MAE</w:t>
            </w:r>
          </w:p>
        </w:tc>
        <w:tc>
          <w:tcPr>
            <w:tcW w:w="695" w:type="dxa"/>
            <w:shd w:val="clear" w:color="auto" w:fill="auto"/>
            <w:hideMark/>
          </w:tcPr>
          <w:p w14:paraId="777FC57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Rank</w:t>
            </w:r>
          </w:p>
        </w:tc>
        <w:tc>
          <w:tcPr>
            <w:tcW w:w="950" w:type="dxa"/>
            <w:shd w:val="clear" w:color="auto" w:fill="auto"/>
            <w:hideMark/>
          </w:tcPr>
          <w:p w14:paraId="7BC6971A"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SMAPE</w:t>
            </w:r>
          </w:p>
        </w:tc>
        <w:tc>
          <w:tcPr>
            <w:tcW w:w="694" w:type="dxa"/>
            <w:shd w:val="clear" w:color="auto" w:fill="auto"/>
            <w:hideMark/>
          </w:tcPr>
          <w:p w14:paraId="0C9FC7D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Rank</w:t>
            </w:r>
          </w:p>
        </w:tc>
        <w:tc>
          <w:tcPr>
            <w:tcW w:w="841" w:type="dxa"/>
            <w:shd w:val="clear" w:color="auto" w:fill="auto"/>
            <w:hideMark/>
          </w:tcPr>
          <w:p w14:paraId="68C265A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MASE</w:t>
            </w:r>
          </w:p>
        </w:tc>
        <w:tc>
          <w:tcPr>
            <w:tcW w:w="692" w:type="dxa"/>
            <w:shd w:val="clear" w:color="auto" w:fill="auto"/>
            <w:hideMark/>
          </w:tcPr>
          <w:p w14:paraId="04C1F29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Rank</w:t>
            </w:r>
          </w:p>
        </w:tc>
        <w:tc>
          <w:tcPr>
            <w:tcW w:w="1390" w:type="dxa"/>
            <w:shd w:val="clear" w:color="auto" w:fill="auto"/>
            <w:noWrap/>
            <w:hideMark/>
          </w:tcPr>
          <w:p w14:paraId="1F842C33"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AvgRelMAE</w:t>
            </w:r>
          </w:p>
        </w:tc>
        <w:tc>
          <w:tcPr>
            <w:tcW w:w="681" w:type="dxa"/>
            <w:shd w:val="clear" w:color="auto" w:fill="auto"/>
            <w:noWrap/>
            <w:hideMark/>
          </w:tcPr>
          <w:p w14:paraId="2CA073D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Rank</w:t>
            </w:r>
          </w:p>
        </w:tc>
      </w:tr>
      <w:tr w:rsidR="004617F2" w:rsidRPr="000B121E" w14:paraId="7220F96A"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02600A32"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Base-lift</w:t>
            </w:r>
          </w:p>
        </w:tc>
        <w:tc>
          <w:tcPr>
            <w:tcW w:w="727" w:type="dxa"/>
            <w:shd w:val="clear" w:color="auto" w:fill="auto"/>
            <w:hideMark/>
          </w:tcPr>
          <w:p w14:paraId="3973CDC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24.99</w:t>
            </w:r>
          </w:p>
        </w:tc>
        <w:tc>
          <w:tcPr>
            <w:tcW w:w="695" w:type="dxa"/>
            <w:shd w:val="clear" w:color="auto" w:fill="auto"/>
            <w:hideMark/>
          </w:tcPr>
          <w:p w14:paraId="2AAAD657"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w:t>
            </w:r>
          </w:p>
        </w:tc>
        <w:tc>
          <w:tcPr>
            <w:tcW w:w="950" w:type="dxa"/>
            <w:shd w:val="clear" w:color="auto" w:fill="auto"/>
            <w:hideMark/>
          </w:tcPr>
          <w:p w14:paraId="76EDA02B"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45.4%</w:t>
            </w:r>
          </w:p>
        </w:tc>
        <w:tc>
          <w:tcPr>
            <w:tcW w:w="694" w:type="dxa"/>
            <w:shd w:val="clear" w:color="auto" w:fill="auto"/>
            <w:hideMark/>
          </w:tcPr>
          <w:p w14:paraId="1526864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w:t>
            </w:r>
          </w:p>
        </w:tc>
        <w:tc>
          <w:tcPr>
            <w:tcW w:w="841" w:type="dxa"/>
            <w:shd w:val="clear" w:color="auto" w:fill="auto"/>
            <w:hideMark/>
          </w:tcPr>
          <w:p w14:paraId="01FA715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0.762</w:t>
            </w:r>
          </w:p>
        </w:tc>
        <w:tc>
          <w:tcPr>
            <w:tcW w:w="692" w:type="dxa"/>
            <w:shd w:val="clear" w:color="auto" w:fill="auto"/>
            <w:hideMark/>
          </w:tcPr>
          <w:p w14:paraId="7FD9FF3F"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w:t>
            </w:r>
          </w:p>
        </w:tc>
        <w:tc>
          <w:tcPr>
            <w:tcW w:w="1390" w:type="dxa"/>
            <w:shd w:val="clear" w:color="auto" w:fill="auto"/>
            <w:hideMark/>
          </w:tcPr>
          <w:p w14:paraId="6922176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1.026</w:t>
            </w:r>
          </w:p>
        </w:tc>
        <w:tc>
          <w:tcPr>
            <w:tcW w:w="681" w:type="dxa"/>
            <w:shd w:val="clear" w:color="auto" w:fill="auto"/>
            <w:noWrap/>
            <w:hideMark/>
          </w:tcPr>
          <w:p w14:paraId="5BE81957"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w:t>
            </w:r>
          </w:p>
        </w:tc>
      </w:tr>
      <w:tr w:rsidR="004617F2" w:rsidRPr="000B121E" w14:paraId="55CA4B03"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60D5D67"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ADL-own</w:t>
            </w:r>
          </w:p>
        </w:tc>
        <w:tc>
          <w:tcPr>
            <w:tcW w:w="727" w:type="dxa"/>
            <w:shd w:val="clear" w:color="auto" w:fill="auto"/>
            <w:hideMark/>
          </w:tcPr>
          <w:p w14:paraId="79C5290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16.66</w:t>
            </w:r>
          </w:p>
        </w:tc>
        <w:tc>
          <w:tcPr>
            <w:tcW w:w="695" w:type="dxa"/>
            <w:shd w:val="clear" w:color="auto" w:fill="auto"/>
            <w:hideMark/>
          </w:tcPr>
          <w:p w14:paraId="1BC4186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w:t>
            </w:r>
          </w:p>
        </w:tc>
        <w:tc>
          <w:tcPr>
            <w:tcW w:w="950" w:type="dxa"/>
            <w:shd w:val="clear" w:color="auto" w:fill="auto"/>
            <w:hideMark/>
          </w:tcPr>
          <w:p w14:paraId="4CE93B6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39.9%</w:t>
            </w:r>
          </w:p>
        </w:tc>
        <w:tc>
          <w:tcPr>
            <w:tcW w:w="694" w:type="dxa"/>
            <w:shd w:val="clear" w:color="auto" w:fill="auto"/>
            <w:hideMark/>
          </w:tcPr>
          <w:p w14:paraId="2A98AE4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w:t>
            </w:r>
          </w:p>
        </w:tc>
        <w:tc>
          <w:tcPr>
            <w:tcW w:w="841" w:type="dxa"/>
            <w:shd w:val="clear" w:color="auto" w:fill="auto"/>
            <w:hideMark/>
          </w:tcPr>
          <w:p w14:paraId="3E633ED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0.689</w:t>
            </w:r>
          </w:p>
        </w:tc>
        <w:tc>
          <w:tcPr>
            <w:tcW w:w="692" w:type="dxa"/>
            <w:shd w:val="clear" w:color="auto" w:fill="auto"/>
            <w:hideMark/>
          </w:tcPr>
          <w:p w14:paraId="006EEF3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w:t>
            </w:r>
          </w:p>
        </w:tc>
        <w:tc>
          <w:tcPr>
            <w:tcW w:w="1390" w:type="dxa"/>
            <w:shd w:val="clear" w:color="auto" w:fill="auto"/>
            <w:noWrap/>
            <w:hideMark/>
          </w:tcPr>
          <w:p w14:paraId="3ADCB9EC"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1.000</w:t>
            </w:r>
          </w:p>
        </w:tc>
        <w:tc>
          <w:tcPr>
            <w:tcW w:w="681" w:type="dxa"/>
            <w:shd w:val="clear" w:color="auto" w:fill="auto"/>
            <w:hideMark/>
          </w:tcPr>
          <w:p w14:paraId="40D5668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w:t>
            </w:r>
          </w:p>
        </w:tc>
      </w:tr>
      <w:tr w:rsidR="004617F2" w:rsidRPr="000B121E" w14:paraId="0B30FAA7"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CAC9E5C"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w:t>
            </w:r>
          </w:p>
        </w:tc>
        <w:tc>
          <w:tcPr>
            <w:tcW w:w="727" w:type="dxa"/>
            <w:shd w:val="clear" w:color="auto" w:fill="auto"/>
            <w:hideMark/>
          </w:tcPr>
          <w:p w14:paraId="15441B5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15.66</w:t>
            </w:r>
          </w:p>
        </w:tc>
        <w:tc>
          <w:tcPr>
            <w:tcW w:w="695" w:type="dxa"/>
            <w:shd w:val="clear" w:color="auto" w:fill="auto"/>
            <w:hideMark/>
          </w:tcPr>
          <w:p w14:paraId="70D8E1D7"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w:t>
            </w:r>
          </w:p>
        </w:tc>
        <w:tc>
          <w:tcPr>
            <w:tcW w:w="950" w:type="dxa"/>
            <w:shd w:val="clear" w:color="auto" w:fill="auto"/>
            <w:hideMark/>
          </w:tcPr>
          <w:p w14:paraId="4B5CF921"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39.4%</w:t>
            </w:r>
          </w:p>
        </w:tc>
        <w:tc>
          <w:tcPr>
            <w:tcW w:w="694" w:type="dxa"/>
            <w:shd w:val="clear" w:color="auto" w:fill="auto"/>
            <w:hideMark/>
          </w:tcPr>
          <w:p w14:paraId="48CE42E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w:t>
            </w:r>
          </w:p>
        </w:tc>
        <w:tc>
          <w:tcPr>
            <w:tcW w:w="841" w:type="dxa"/>
            <w:shd w:val="clear" w:color="auto" w:fill="auto"/>
            <w:hideMark/>
          </w:tcPr>
          <w:p w14:paraId="2BEA5311"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0.686</w:t>
            </w:r>
          </w:p>
        </w:tc>
        <w:tc>
          <w:tcPr>
            <w:tcW w:w="692" w:type="dxa"/>
            <w:shd w:val="clear" w:color="auto" w:fill="auto"/>
            <w:hideMark/>
          </w:tcPr>
          <w:p w14:paraId="57818C4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w:t>
            </w:r>
          </w:p>
        </w:tc>
        <w:tc>
          <w:tcPr>
            <w:tcW w:w="1390" w:type="dxa"/>
            <w:shd w:val="clear" w:color="auto" w:fill="auto"/>
            <w:hideMark/>
          </w:tcPr>
          <w:p w14:paraId="1FEEE56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0.980</w:t>
            </w:r>
          </w:p>
        </w:tc>
        <w:tc>
          <w:tcPr>
            <w:tcW w:w="681" w:type="dxa"/>
            <w:shd w:val="clear" w:color="auto" w:fill="auto"/>
            <w:hideMark/>
          </w:tcPr>
          <w:p w14:paraId="2AE4161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w:t>
            </w:r>
          </w:p>
        </w:tc>
      </w:tr>
      <w:tr w:rsidR="004617F2" w:rsidRPr="000B121E" w14:paraId="32EAF8CF"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10CA145"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ADL-own-EWC</w:t>
            </w:r>
          </w:p>
        </w:tc>
        <w:tc>
          <w:tcPr>
            <w:tcW w:w="727" w:type="dxa"/>
            <w:shd w:val="clear" w:color="auto" w:fill="auto"/>
            <w:hideMark/>
          </w:tcPr>
          <w:p w14:paraId="0C93D4A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16.58</w:t>
            </w:r>
          </w:p>
        </w:tc>
        <w:tc>
          <w:tcPr>
            <w:tcW w:w="695" w:type="dxa"/>
            <w:shd w:val="clear" w:color="auto" w:fill="auto"/>
            <w:hideMark/>
          </w:tcPr>
          <w:p w14:paraId="1E518C1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w:t>
            </w:r>
          </w:p>
        </w:tc>
        <w:tc>
          <w:tcPr>
            <w:tcW w:w="950" w:type="dxa"/>
            <w:shd w:val="clear" w:color="auto" w:fill="auto"/>
            <w:hideMark/>
          </w:tcPr>
          <w:p w14:paraId="3978398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39.7%</w:t>
            </w:r>
          </w:p>
        </w:tc>
        <w:tc>
          <w:tcPr>
            <w:tcW w:w="694" w:type="dxa"/>
            <w:shd w:val="clear" w:color="auto" w:fill="auto"/>
            <w:hideMark/>
          </w:tcPr>
          <w:p w14:paraId="5442D9F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w:t>
            </w:r>
          </w:p>
        </w:tc>
        <w:tc>
          <w:tcPr>
            <w:tcW w:w="841" w:type="dxa"/>
            <w:shd w:val="clear" w:color="auto" w:fill="auto"/>
            <w:hideMark/>
          </w:tcPr>
          <w:p w14:paraId="23B092E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0.686</w:t>
            </w:r>
          </w:p>
        </w:tc>
        <w:tc>
          <w:tcPr>
            <w:tcW w:w="692" w:type="dxa"/>
            <w:shd w:val="clear" w:color="auto" w:fill="auto"/>
            <w:hideMark/>
          </w:tcPr>
          <w:p w14:paraId="47FF736A"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w:t>
            </w:r>
          </w:p>
        </w:tc>
        <w:tc>
          <w:tcPr>
            <w:tcW w:w="1390" w:type="dxa"/>
            <w:shd w:val="clear" w:color="auto" w:fill="auto"/>
            <w:hideMark/>
          </w:tcPr>
          <w:p w14:paraId="2DFB93C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0.994</w:t>
            </w:r>
          </w:p>
        </w:tc>
        <w:tc>
          <w:tcPr>
            <w:tcW w:w="681" w:type="dxa"/>
            <w:shd w:val="clear" w:color="auto" w:fill="auto"/>
            <w:hideMark/>
          </w:tcPr>
          <w:p w14:paraId="276042A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6</w:t>
            </w:r>
          </w:p>
        </w:tc>
      </w:tr>
      <w:tr w:rsidR="004617F2" w:rsidRPr="000B121E" w14:paraId="5DCA00E6"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B57F0BE"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ADL-intra-EWC</w:t>
            </w:r>
          </w:p>
        </w:tc>
        <w:tc>
          <w:tcPr>
            <w:tcW w:w="727" w:type="dxa"/>
            <w:shd w:val="clear" w:color="auto" w:fill="auto"/>
            <w:hideMark/>
          </w:tcPr>
          <w:p w14:paraId="77BB972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15.59</w:t>
            </w:r>
          </w:p>
        </w:tc>
        <w:tc>
          <w:tcPr>
            <w:tcW w:w="695" w:type="dxa"/>
            <w:shd w:val="clear" w:color="auto" w:fill="auto"/>
            <w:hideMark/>
          </w:tcPr>
          <w:p w14:paraId="72A3270F"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w:t>
            </w:r>
          </w:p>
        </w:tc>
        <w:tc>
          <w:tcPr>
            <w:tcW w:w="950" w:type="dxa"/>
            <w:shd w:val="clear" w:color="auto" w:fill="auto"/>
            <w:hideMark/>
          </w:tcPr>
          <w:p w14:paraId="781E4D9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39.3%</w:t>
            </w:r>
          </w:p>
        </w:tc>
        <w:tc>
          <w:tcPr>
            <w:tcW w:w="694" w:type="dxa"/>
            <w:shd w:val="clear" w:color="auto" w:fill="auto"/>
            <w:hideMark/>
          </w:tcPr>
          <w:p w14:paraId="3D930C98"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w:t>
            </w:r>
          </w:p>
        </w:tc>
        <w:tc>
          <w:tcPr>
            <w:tcW w:w="841" w:type="dxa"/>
            <w:shd w:val="clear" w:color="auto" w:fill="auto"/>
            <w:hideMark/>
          </w:tcPr>
          <w:p w14:paraId="4D56F75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0.684</w:t>
            </w:r>
          </w:p>
        </w:tc>
        <w:tc>
          <w:tcPr>
            <w:tcW w:w="692" w:type="dxa"/>
            <w:shd w:val="clear" w:color="auto" w:fill="auto"/>
            <w:hideMark/>
          </w:tcPr>
          <w:p w14:paraId="1C5C83F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w:t>
            </w:r>
          </w:p>
        </w:tc>
        <w:tc>
          <w:tcPr>
            <w:tcW w:w="1390" w:type="dxa"/>
            <w:shd w:val="clear" w:color="auto" w:fill="auto"/>
            <w:hideMark/>
          </w:tcPr>
          <w:p w14:paraId="243EE0F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0.976</w:t>
            </w:r>
          </w:p>
        </w:tc>
        <w:tc>
          <w:tcPr>
            <w:tcW w:w="681" w:type="dxa"/>
            <w:shd w:val="clear" w:color="auto" w:fill="auto"/>
            <w:hideMark/>
          </w:tcPr>
          <w:p w14:paraId="1B49157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w:t>
            </w:r>
          </w:p>
        </w:tc>
      </w:tr>
      <w:tr w:rsidR="004617F2" w:rsidRPr="000B121E" w14:paraId="26D578CF"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9916301"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ADL-own-IC</w:t>
            </w:r>
          </w:p>
        </w:tc>
        <w:tc>
          <w:tcPr>
            <w:tcW w:w="727" w:type="dxa"/>
            <w:shd w:val="clear" w:color="auto" w:fill="auto"/>
            <w:hideMark/>
          </w:tcPr>
          <w:p w14:paraId="498FE2F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17.01</w:t>
            </w:r>
          </w:p>
        </w:tc>
        <w:tc>
          <w:tcPr>
            <w:tcW w:w="695" w:type="dxa"/>
            <w:shd w:val="clear" w:color="auto" w:fill="auto"/>
            <w:hideMark/>
          </w:tcPr>
          <w:p w14:paraId="30033A7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7</w:t>
            </w:r>
          </w:p>
        </w:tc>
        <w:tc>
          <w:tcPr>
            <w:tcW w:w="950" w:type="dxa"/>
            <w:shd w:val="clear" w:color="auto" w:fill="auto"/>
            <w:hideMark/>
          </w:tcPr>
          <w:p w14:paraId="06E75A3A"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39.6%</w:t>
            </w:r>
          </w:p>
        </w:tc>
        <w:tc>
          <w:tcPr>
            <w:tcW w:w="694" w:type="dxa"/>
            <w:shd w:val="clear" w:color="auto" w:fill="auto"/>
            <w:hideMark/>
          </w:tcPr>
          <w:p w14:paraId="747D18DE"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w:t>
            </w:r>
          </w:p>
        </w:tc>
        <w:tc>
          <w:tcPr>
            <w:tcW w:w="841" w:type="dxa"/>
            <w:shd w:val="clear" w:color="auto" w:fill="auto"/>
            <w:hideMark/>
          </w:tcPr>
          <w:p w14:paraId="7E2FE68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0.681</w:t>
            </w:r>
          </w:p>
        </w:tc>
        <w:tc>
          <w:tcPr>
            <w:tcW w:w="692" w:type="dxa"/>
            <w:shd w:val="clear" w:color="auto" w:fill="auto"/>
            <w:hideMark/>
          </w:tcPr>
          <w:p w14:paraId="0EAB6F7C"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w:t>
            </w:r>
          </w:p>
        </w:tc>
        <w:tc>
          <w:tcPr>
            <w:tcW w:w="1390" w:type="dxa"/>
            <w:shd w:val="clear" w:color="auto" w:fill="auto"/>
            <w:hideMark/>
          </w:tcPr>
          <w:p w14:paraId="61E0A29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0.982</w:t>
            </w:r>
          </w:p>
        </w:tc>
        <w:tc>
          <w:tcPr>
            <w:tcW w:w="681" w:type="dxa"/>
            <w:shd w:val="clear" w:color="auto" w:fill="auto"/>
            <w:hideMark/>
          </w:tcPr>
          <w:p w14:paraId="01C96933"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w:t>
            </w:r>
          </w:p>
        </w:tc>
      </w:tr>
      <w:tr w:rsidR="004617F2" w:rsidRPr="000B121E" w14:paraId="03A55E95"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66886847"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ADL-intra-IC</w:t>
            </w:r>
          </w:p>
        </w:tc>
        <w:tc>
          <w:tcPr>
            <w:tcW w:w="727" w:type="dxa"/>
            <w:shd w:val="clear" w:color="auto" w:fill="auto"/>
            <w:hideMark/>
          </w:tcPr>
          <w:p w14:paraId="1A155CC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15.60</w:t>
            </w:r>
          </w:p>
        </w:tc>
        <w:tc>
          <w:tcPr>
            <w:tcW w:w="695" w:type="dxa"/>
            <w:shd w:val="clear" w:color="auto" w:fill="auto"/>
            <w:hideMark/>
          </w:tcPr>
          <w:p w14:paraId="40956190"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w:t>
            </w:r>
          </w:p>
        </w:tc>
        <w:tc>
          <w:tcPr>
            <w:tcW w:w="950" w:type="dxa"/>
            <w:shd w:val="clear" w:color="auto" w:fill="auto"/>
            <w:hideMark/>
          </w:tcPr>
          <w:p w14:paraId="3DCCA349"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39.2%</w:t>
            </w:r>
          </w:p>
        </w:tc>
        <w:tc>
          <w:tcPr>
            <w:tcW w:w="694" w:type="dxa"/>
            <w:shd w:val="clear" w:color="auto" w:fill="auto"/>
            <w:hideMark/>
          </w:tcPr>
          <w:p w14:paraId="6EA0F66B"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w:t>
            </w:r>
          </w:p>
        </w:tc>
        <w:tc>
          <w:tcPr>
            <w:tcW w:w="841" w:type="dxa"/>
            <w:shd w:val="clear" w:color="auto" w:fill="auto"/>
            <w:hideMark/>
          </w:tcPr>
          <w:p w14:paraId="301A4AF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0.678</w:t>
            </w:r>
          </w:p>
        </w:tc>
        <w:tc>
          <w:tcPr>
            <w:tcW w:w="692" w:type="dxa"/>
            <w:shd w:val="clear" w:color="auto" w:fill="auto"/>
            <w:hideMark/>
          </w:tcPr>
          <w:p w14:paraId="7BBB2611"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w:t>
            </w:r>
          </w:p>
        </w:tc>
        <w:tc>
          <w:tcPr>
            <w:tcW w:w="1390" w:type="dxa"/>
            <w:shd w:val="clear" w:color="auto" w:fill="auto"/>
            <w:hideMark/>
          </w:tcPr>
          <w:p w14:paraId="55B064CB"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0.966</w:t>
            </w:r>
          </w:p>
        </w:tc>
        <w:tc>
          <w:tcPr>
            <w:tcW w:w="681" w:type="dxa"/>
            <w:shd w:val="clear" w:color="auto" w:fill="auto"/>
            <w:hideMark/>
          </w:tcPr>
          <w:p w14:paraId="6B179B15"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w:t>
            </w:r>
          </w:p>
        </w:tc>
      </w:tr>
      <w:tr w:rsidR="004617F2" w:rsidRPr="000B121E" w14:paraId="0590725C"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7A2A279B"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ADL-EWC-IC</w:t>
            </w:r>
          </w:p>
        </w:tc>
        <w:tc>
          <w:tcPr>
            <w:tcW w:w="727" w:type="dxa"/>
            <w:shd w:val="clear" w:color="auto" w:fill="E7E6E6" w:themeFill="background2"/>
            <w:hideMark/>
          </w:tcPr>
          <w:p w14:paraId="3E3E6F5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15.50</w:t>
            </w:r>
          </w:p>
        </w:tc>
        <w:tc>
          <w:tcPr>
            <w:tcW w:w="695" w:type="dxa"/>
            <w:shd w:val="clear" w:color="auto" w:fill="E7E6E6" w:themeFill="background2"/>
            <w:hideMark/>
          </w:tcPr>
          <w:p w14:paraId="7C41B37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w:t>
            </w:r>
          </w:p>
        </w:tc>
        <w:tc>
          <w:tcPr>
            <w:tcW w:w="950" w:type="dxa"/>
            <w:shd w:val="clear" w:color="auto" w:fill="E7E6E6" w:themeFill="background2"/>
            <w:hideMark/>
          </w:tcPr>
          <w:p w14:paraId="7F8EE72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39.2%</w:t>
            </w:r>
          </w:p>
        </w:tc>
        <w:tc>
          <w:tcPr>
            <w:tcW w:w="694" w:type="dxa"/>
            <w:shd w:val="clear" w:color="auto" w:fill="E7E6E6" w:themeFill="background2"/>
            <w:hideMark/>
          </w:tcPr>
          <w:p w14:paraId="28466DA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w:t>
            </w:r>
          </w:p>
        </w:tc>
        <w:tc>
          <w:tcPr>
            <w:tcW w:w="841" w:type="dxa"/>
            <w:shd w:val="clear" w:color="auto" w:fill="E7E6E6" w:themeFill="background2"/>
            <w:hideMark/>
          </w:tcPr>
          <w:p w14:paraId="30E9793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0.679</w:t>
            </w:r>
          </w:p>
        </w:tc>
        <w:tc>
          <w:tcPr>
            <w:tcW w:w="692" w:type="dxa"/>
            <w:shd w:val="clear" w:color="auto" w:fill="E7E6E6" w:themeFill="background2"/>
            <w:hideMark/>
          </w:tcPr>
          <w:p w14:paraId="07DBC26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w:t>
            </w:r>
          </w:p>
        </w:tc>
        <w:tc>
          <w:tcPr>
            <w:tcW w:w="1390" w:type="dxa"/>
            <w:shd w:val="clear" w:color="auto" w:fill="E7E6E6" w:themeFill="background2"/>
            <w:noWrap/>
            <w:hideMark/>
          </w:tcPr>
          <w:p w14:paraId="14BE466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0.965</w:t>
            </w:r>
          </w:p>
        </w:tc>
        <w:tc>
          <w:tcPr>
            <w:tcW w:w="681" w:type="dxa"/>
            <w:shd w:val="clear" w:color="auto" w:fill="E7E6E6" w:themeFill="background2"/>
            <w:noWrap/>
            <w:hideMark/>
          </w:tcPr>
          <w:p w14:paraId="629EEA5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w:t>
            </w:r>
          </w:p>
        </w:tc>
      </w:tr>
    </w:tbl>
    <w:p w14:paraId="117FDEBC" w14:textId="77777777" w:rsidR="004617F2" w:rsidRPr="000B121E" w:rsidRDefault="004617F2" w:rsidP="000B121E">
      <w:pPr>
        <w:shd w:val="clear" w:color="auto" w:fill="FFFFFF" w:themeFill="background1"/>
        <w:spacing w:after="0" w:line="360" w:lineRule="auto"/>
        <w:rPr>
          <w:rFonts w:eastAsia="DengXian" w:cs="Times New Roman"/>
          <w:color w:val="000000" w:themeColor="text1"/>
          <w:szCs w:val="24"/>
        </w:rPr>
      </w:pPr>
    </w:p>
    <w:p w14:paraId="71908552" w14:textId="77777777" w:rsidR="004617F2" w:rsidRPr="000B121E" w:rsidRDefault="004617F2" w:rsidP="000B121E">
      <w:pPr>
        <w:shd w:val="clear" w:color="auto" w:fill="FFFFFF" w:themeFill="background1"/>
        <w:spacing w:after="0" w:line="360" w:lineRule="auto"/>
        <w:jc w:val="center"/>
        <w:rPr>
          <w:rFonts w:eastAsia="DengXian" w:cs="Times New Roman"/>
          <w:color w:val="000000" w:themeColor="text1"/>
          <w:szCs w:val="24"/>
        </w:rPr>
      </w:pPr>
      <w:r w:rsidRPr="000B121E">
        <w:rPr>
          <w:rFonts w:eastAsia="DengXian" w:cs="Times New Roman"/>
          <w:color w:val="000000" w:themeColor="text1"/>
          <w:szCs w:val="24"/>
        </w:rPr>
        <w:t xml:space="preserve">Table </w:t>
      </w:r>
      <w:r w:rsidRPr="000B121E">
        <w:rPr>
          <w:rFonts w:eastAsia="DengXian" w:cs="Times New Roman"/>
          <w:noProof/>
          <w:color w:val="000000" w:themeColor="text1"/>
          <w:szCs w:val="24"/>
        </w:rPr>
        <w:t>3 .</w:t>
      </w:r>
      <w:r w:rsidRPr="000B121E">
        <w:rPr>
          <w:rFonts w:eastAsia="DengXian" w:cs="Times New Roman"/>
          <w:color w:val="000000" w:themeColor="text1"/>
          <w:szCs w:val="24"/>
        </w:rPr>
        <w:tab/>
        <w:t>The p-values of the Wilcoxon Sign Rank (WSR) test</w:t>
      </w:r>
    </w:p>
    <w:p w14:paraId="50578F60" w14:textId="258CA63F" w:rsidR="004617F2" w:rsidRPr="000B121E" w:rsidDel="00392F71" w:rsidRDefault="004617F2" w:rsidP="000B121E">
      <w:pPr>
        <w:shd w:val="clear" w:color="auto" w:fill="FFFFFF" w:themeFill="background1"/>
        <w:spacing w:after="0" w:line="360" w:lineRule="auto"/>
        <w:rPr>
          <w:del w:id="632" w:author="tao huang" w:date="2017-12-29T15:36:00Z"/>
          <w:rFonts w:eastAsia="DengXian" w:cs="Times New Roman"/>
          <w:color w:val="000000" w:themeColor="text1"/>
          <w:szCs w:val="24"/>
        </w:rPr>
      </w:pPr>
      <w:r w:rsidRPr="000B121E">
        <w:rPr>
          <w:rFonts w:eastAsia="DengXian" w:cs="Times New Roman"/>
          <w:color w:val="000000" w:themeColor="text1"/>
          <w:szCs w:val="24"/>
        </w:rPr>
        <w:t xml:space="preserve"> </w:t>
      </w:r>
    </w:p>
    <w:p w14:paraId="0BE9E372" w14:textId="38463099" w:rsidR="004617F2" w:rsidRPr="000B121E" w:rsidDel="002D7537" w:rsidRDefault="004617F2" w:rsidP="000B121E">
      <w:pPr>
        <w:shd w:val="clear" w:color="auto" w:fill="FFFFFF" w:themeFill="background1"/>
        <w:spacing w:after="0" w:line="360" w:lineRule="auto"/>
        <w:rPr>
          <w:del w:id="633" w:author="tao huang" w:date="2017-12-29T14:41:00Z"/>
          <w:rFonts w:eastAsia="DengXian" w:cs="Times New Roman"/>
          <w:color w:val="000000" w:themeColor="text1"/>
          <w:szCs w:val="24"/>
        </w:rPr>
      </w:pPr>
    </w:p>
    <w:p w14:paraId="27A30E7D" w14:textId="559B4973" w:rsidR="00A26851" w:rsidRDefault="00392F71">
      <w:pPr>
        <w:shd w:val="clear" w:color="auto" w:fill="FFFFFF" w:themeFill="background1"/>
        <w:spacing w:after="0" w:line="360" w:lineRule="auto"/>
        <w:rPr>
          <w:ins w:id="634" w:author="tao huang" w:date="2017-12-29T15:34:00Z"/>
          <w:rFonts w:eastAsia="DengXian" w:cs="Times New Roman"/>
          <w:color w:val="000000" w:themeColor="text1"/>
          <w:szCs w:val="24"/>
        </w:rPr>
      </w:pPr>
      <w:ins w:id="635" w:author="tao huang" w:date="2017-12-29T15:36:00Z">
        <w:r>
          <w:rPr>
            <w:rFonts w:eastAsia="DengXian" w:cs="Times New Roman"/>
            <w:color w:val="000000" w:themeColor="text1"/>
            <w:szCs w:val="24"/>
          </w:rPr>
          <w:t xml:space="preserve"> </w:t>
        </w:r>
      </w:ins>
    </w:p>
    <w:p w14:paraId="76670737" w14:textId="2D240629" w:rsidR="00A26851" w:rsidRDefault="00A26851" w:rsidP="000B121E">
      <w:pPr>
        <w:shd w:val="clear" w:color="auto" w:fill="FFFFFF" w:themeFill="background1"/>
        <w:spacing w:after="0" w:line="360" w:lineRule="auto"/>
        <w:rPr>
          <w:ins w:id="636" w:author="tao huang" w:date="2017-12-29T15:34:00Z"/>
          <w:rFonts w:eastAsia="DengXian" w:cs="Times New Roman"/>
          <w:color w:val="000000" w:themeColor="text1"/>
          <w:szCs w:val="24"/>
        </w:rPr>
      </w:pPr>
    </w:p>
    <w:tbl>
      <w:tblPr>
        <w:tblStyle w:val="ListTable1Light1"/>
        <w:tblW w:w="10586" w:type="dxa"/>
        <w:jc w:val="center"/>
        <w:tblLook w:val="04A0" w:firstRow="1" w:lastRow="0" w:firstColumn="1" w:lastColumn="0" w:noHBand="0" w:noVBand="1"/>
        <w:tblPrChange w:id="637" w:author="tao huang" w:date="2018-01-08T14:51:00Z">
          <w:tblPr>
            <w:tblStyle w:val="ListTable1Light1"/>
            <w:tblW w:w="10602" w:type="dxa"/>
            <w:tblLook w:val="04A0" w:firstRow="1" w:lastRow="0" w:firstColumn="1" w:lastColumn="0" w:noHBand="0" w:noVBand="1"/>
          </w:tblPr>
        </w:tblPrChange>
      </w:tblPr>
      <w:tblGrid>
        <w:gridCol w:w="1316"/>
        <w:gridCol w:w="1795"/>
        <w:gridCol w:w="609"/>
        <w:gridCol w:w="609"/>
        <w:gridCol w:w="609"/>
        <w:gridCol w:w="609"/>
        <w:gridCol w:w="609"/>
        <w:gridCol w:w="864"/>
        <w:gridCol w:w="609"/>
        <w:gridCol w:w="609"/>
        <w:gridCol w:w="609"/>
        <w:gridCol w:w="609"/>
        <w:gridCol w:w="609"/>
        <w:gridCol w:w="609"/>
        <w:tblGridChange w:id="638">
          <w:tblGrid>
            <w:gridCol w:w="1231"/>
            <w:gridCol w:w="85"/>
            <w:gridCol w:w="1194"/>
            <w:gridCol w:w="467"/>
            <w:gridCol w:w="134"/>
            <w:gridCol w:w="601"/>
            <w:gridCol w:w="601"/>
            <w:gridCol w:w="601"/>
            <w:gridCol w:w="82"/>
            <w:gridCol w:w="519"/>
            <w:gridCol w:w="864"/>
            <w:gridCol w:w="567"/>
            <w:gridCol w:w="34"/>
            <w:gridCol w:w="601"/>
            <w:gridCol w:w="601"/>
            <w:gridCol w:w="567"/>
            <w:gridCol w:w="34"/>
            <w:gridCol w:w="601"/>
            <w:gridCol w:w="601"/>
            <w:gridCol w:w="929"/>
          </w:tblGrid>
        </w:tblGridChange>
      </w:tblGrid>
      <w:tr w:rsidR="00A26851" w:rsidRPr="00C850BD" w14:paraId="47C7FD58" w14:textId="77777777" w:rsidTr="00B6020C">
        <w:trPr>
          <w:cnfStyle w:val="100000000000" w:firstRow="1" w:lastRow="0" w:firstColumn="0" w:lastColumn="0" w:oddVBand="0" w:evenVBand="0" w:oddHBand="0" w:evenHBand="0" w:firstRowFirstColumn="0" w:firstRowLastColumn="0" w:lastRowFirstColumn="0" w:lastRowLastColumn="0"/>
          <w:trHeight w:val="20"/>
          <w:jc w:val="center"/>
          <w:ins w:id="639" w:author="tao huang" w:date="2017-12-29T15:34:00Z"/>
          <w:trPrChange w:id="640" w:author="tao huang" w:date="2018-01-08T14:51:00Z">
            <w:trPr>
              <w:trHeight w:val="20"/>
            </w:trPr>
          </w:trPrChange>
        </w:trPr>
        <w:tc>
          <w:tcPr>
            <w:cnfStyle w:val="001000000000" w:firstRow="0" w:lastRow="0" w:firstColumn="1" w:lastColumn="0" w:oddVBand="0" w:evenVBand="0" w:oddHBand="0" w:evenHBand="0" w:firstRowFirstColumn="0" w:firstRowLastColumn="0" w:lastRowFirstColumn="0" w:lastRowLastColumn="0"/>
            <w:tcW w:w="1316" w:type="dxa"/>
            <w:vMerge w:val="restart"/>
            <w:shd w:val="clear" w:color="auto" w:fill="auto"/>
            <w:noWrap/>
            <w:hideMark/>
            <w:tcPrChange w:id="641" w:author="tao huang" w:date="2018-01-08T14:51:00Z">
              <w:tcPr>
                <w:tcW w:w="1231" w:type="dxa"/>
                <w:vMerge w:val="restart"/>
                <w:shd w:val="clear" w:color="auto" w:fill="auto"/>
                <w:noWrap/>
                <w:hideMark/>
              </w:tcPr>
            </w:tcPrChange>
          </w:tcPr>
          <w:p w14:paraId="4DF612B5" w14:textId="77777777" w:rsidR="00A26851" w:rsidRPr="00C850BD" w:rsidRDefault="00A26851" w:rsidP="00C850BD">
            <w:pPr>
              <w:spacing w:after="0"/>
              <w:jc w:val="center"/>
              <w:cnfStyle w:val="101000000000" w:firstRow="1" w:lastRow="0" w:firstColumn="1" w:lastColumn="0" w:oddVBand="0" w:evenVBand="0" w:oddHBand="0" w:evenHBand="0" w:firstRowFirstColumn="0" w:firstRowLastColumn="0" w:lastRowFirstColumn="0" w:lastRowLastColumn="0"/>
              <w:rPr>
                <w:ins w:id="642" w:author="tao huang" w:date="2017-12-29T15:34:00Z"/>
                <w:rFonts w:eastAsia="Times New Roman" w:cs="Times New Roman"/>
                <w:b w:val="0"/>
                <w:color w:val="000000"/>
                <w:sz w:val="22"/>
                <w:rPrChange w:id="643" w:author="tao huang" w:date="2018-01-10T18:08:00Z">
                  <w:rPr>
                    <w:ins w:id="644" w:author="tao huang" w:date="2017-12-29T15:34:00Z"/>
                    <w:rFonts w:ascii="Calibri" w:eastAsia="Times New Roman" w:hAnsi="Calibri" w:cs="Calibri"/>
                    <w:color w:val="000000"/>
                    <w:sz w:val="22"/>
                  </w:rPr>
                </w:rPrChange>
              </w:rPr>
              <w:pPrChange w:id="645" w:author="tao huang" w:date="2018-01-10T18:08:00Z">
                <w:pPr>
                  <w:spacing w:after="0" w:line="240" w:lineRule="auto"/>
                  <w:jc w:val="center"/>
                  <w:cnfStyle w:val="101000000000" w:firstRow="1" w:lastRow="0" w:firstColumn="1" w:lastColumn="0" w:oddVBand="0" w:evenVBand="0" w:oddHBand="0" w:evenHBand="0" w:firstRowFirstColumn="0" w:firstRowLastColumn="0" w:lastRowFirstColumn="0" w:lastRowLastColumn="0"/>
                </w:pPr>
              </w:pPrChange>
            </w:pPr>
            <w:ins w:id="646" w:author="tao huang" w:date="2017-12-29T15:34:00Z">
              <w:r w:rsidRPr="00C850BD">
                <w:rPr>
                  <w:rFonts w:eastAsia="Times New Roman" w:cs="Times New Roman"/>
                  <w:b w:val="0"/>
                  <w:color w:val="000000"/>
                  <w:sz w:val="22"/>
                  <w:rPrChange w:id="647" w:author="tao huang" w:date="2018-01-10T18:08:00Z">
                    <w:rPr>
                      <w:rFonts w:ascii="Calibri" w:eastAsia="Times New Roman" w:hAnsi="Calibri" w:cs="Calibri"/>
                      <w:color w:val="000000"/>
                      <w:sz w:val="22"/>
                    </w:rPr>
                  </w:rPrChange>
                </w:rPr>
                <w:t>Benchmark</w:t>
              </w:r>
            </w:ins>
          </w:p>
        </w:tc>
        <w:tc>
          <w:tcPr>
            <w:tcW w:w="1795" w:type="dxa"/>
            <w:vMerge w:val="restart"/>
            <w:shd w:val="clear" w:color="auto" w:fill="auto"/>
            <w:noWrap/>
            <w:hideMark/>
            <w:tcPrChange w:id="648" w:author="tao huang" w:date="2018-01-08T14:51:00Z">
              <w:tcPr>
                <w:tcW w:w="1746" w:type="dxa"/>
                <w:gridSpan w:val="3"/>
                <w:vMerge w:val="restart"/>
                <w:shd w:val="clear" w:color="auto" w:fill="auto"/>
                <w:noWrap/>
                <w:hideMark/>
              </w:tcPr>
            </w:tcPrChange>
          </w:tcPr>
          <w:p w14:paraId="743889E2" w14:textId="77777777" w:rsidR="00A26851" w:rsidRPr="00C850BD" w:rsidRDefault="00A26851" w:rsidP="00C850BD">
            <w:pPr>
              <w:spacing w:after="0"/>
              <w:jc w:val="center"/>
              <w:cnfStyle w:val="100000000000" w:firstRow="1" w:lastRow="0" w:firstColumn="0" w:lastColumn="0" w:oddVBand="0" w:evenVBand="0" w:oddHBand="0" w:evenHBand="0" w:firstRowFirstColumn="0" w:firstRowLastColumn="0" w:lastRowFirstColumn="0" w:lastRowLastColumn="0"/>
              <w:rPr>
                <w:ins w:id="649" w:author="tao huang" w:date="2017-12-29T15:34:00Z"/>
                <w:rFonts w:eastAsia="Times New Roman" w:cs="Times New Roman"/>
                <w:b w:val="0"/>
                <w:color w:val="000000"/>
                <w:sz w:val="22"/>
                <w:rPrChange w:id="650" w:author="tao huang" w:date="2018-01-10T18:08:00Z">
                  <w:rPr>
                    <w:ins w:id="651" w:author="tao huang" w:date="2017-12-29T15:34:00Z"/>
                    <w:rFonts w:ascii="Calibri" w:eastAsia="Times New Roman" w:hAnsi="Calibri" w:cs="Calibri"/>
                    <w:color w:val="000000"/>
                    <w:sz w:val="22"/>
                  </w:rPr>
                </w:rPrChange>
              </w:rPr>
              <w:pPrChange w:id="652" w:author="tao huang" w:date="2018-01-10T18:08: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ins w:id="653" w:author="tao huang" w:date="2017-12-29T15:34:00Z">
              <w:r w:rsidRPr="00C850BD">
                <w:rPr>
                  <w:rFonts w:eastAsia="Times New Roman" w:cs="Times New Roman"/>
                  <w:b w:val="0"/>
                  <w:color w:val="000000"/>
                  <w:sz w:val="22"/>
                  <w:rPrChange w:id="654" w:author="tao huang" w:date="2018-01-10T18:08:00Z">
                    <w:rPr>
                      <w:rFonts w:ascii="Calibri" w:eastAsia="Times New Roman" w:hAnsi="Calibri" w:cs="Calibri"/>
                      <w:color w:val="000000"/>
                      <w:sz w:val="22"/>
                    </w:rPr>
                  </w:rPrChange>
                </w:rPr>
                <w:t>Candidate model</w:t>
              </w:r>
            </w:ins>
          </w:p>
        </w:tc>
        <w:tc>
          <w:tcPr>
            <w:tcW w:w="1803" w:type="dxa"/>
            <w:gridSpan w:val="3"/>
            <w:shd w:val="clear" w:color="auto" w:fill="auto"/>
            <w:noWrap/>
            <w:hideMark/>
            <w:tcPrChange w:id="655" w:author="tao huang" w:date="2018-01-08T14:51:00Z">
              <w:tcPr>
                <w:tcW w:w="2019" w:type="dxa"/>
                <w:gridSpan w:val="5"/>
                <w:shd w:val="clear" w:color="auto" w:fill="auto"/>
                <w:noWrap/>
                <w:hideMark/>
              </w:tcPr>
            </w:tcPrChange>
          </w:tcPr>
          <w:p w14:paraId="380EA507" w14:textId="77777777" w:rsidR="00A26851" w:rsidRPr="00C850BD" w:rsidRDefault="00A26851" w:rsidP="00C850BD">
            <w:pPr>
              <w:spacing w:after="0"/>
              <w:jc w:val="center"/>
              <w:cnfStyle w:val="100000000000" w:firstRow="1" w:lastRow="0" w:firstColumn="0" w:lastColumn="0" w:oddVBand="0" w:evenVBand="0" w:oddHBand="0" w:evenHBand="0" w:firstRowFirstColumn="0" w:firstRowLastColumn="0" w:lastRowFirstColumn="0" w:lastRowLastColumn="0"/>
              <w:rPr>
                <w:ins w:id="656" w:author="tao huang" w:date="2017-12-29T15:34:00Z"/>
                <w:rFonts w:eastAsia="Times New Roman" w:cs="Times New Roman"/>
                <w:b w:val="0"/>
                <w:color w:val="000000"/>
                <w:sz w:val="22"/>
                <w:rPrChange w:id="657" w:author="tao huang" w:date="2018-01-10T18:08:00Z">
                  <w:rPr>
                    <w:ins w:id="658" w:author="tao huang" w:date="2017-12-29T15:34:00Z"/>
                    <w:rFonts w:ascii="Calibri" w:eastAsia="Times New Roman" w:hAnsi="Calibri" w:cs="Calibri"/>
                    <w:color w:val="000000"/>
                    <w:sz w:val="22"/>
                  </w:rPr>
                </w:rPrChange>
              </w:rPr>
              <w:pPrChange w:id="659" w:author="tao huang" w:date="2018-01-10T18:08: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ins w:id="660" w:author="tao huang" w:date="2017-12-29T15:34:00Z">
              <w:r w:rsidRPr="00C850BD">
                <w:rPr>
                  <w:rFonts w:eastAsia="Times New Roman" w:cs="Times New Roman"/>
                  <w:b w:val="0"/>
                  <w:color w:val="000000"/>
                  <w:sz w:val="22"/>
                  <w:rPrChange w:id="661" w:author="tao huang" w:date="2018-01-10T18:08:00Z">
                    <w:rPr>
                      <w:rFonts w:ascii="Calibri" w:eastAsia="Times New Roman" w:hAnsi="Calibri" w:cs="Calibri"/>
                      <w:color w:val="000000"/>
                      <w:sz w:val="22"/>
                    </w:rPr>
                  </w:rPrChange>
                </w:rPr>
                <w:t>MAE</w:t>
              </w:r>
            </w:ins>
          </w:p>
        </w:tc>
        <w:tc>
          <w:tcPr>
            <w:tcW w:w="2066" w:type="dxa"/>
            <w:gridSpan w:val="3"/>
            <w:shd w:val="clear" w:color="auto" w:fill="auto"/>
            <w:noWrap/>
            <w:hideMark/>
            <w:tcPrChange w:id="662" w:author="tao huang" w:date="2018-01-08T14:51:00Z">
              <w:tcPr>
                <w:tcW w:w="1950" w:type="dxa"/>
                <w:gridSpan w:val="3"/>
                <w:shd w:val="clear" w:color="auto" w:fill="auto"/>
                <w:noWrap/>
                <w:hideMark/>
              </w:tcPr>
            </w:tcPrChange>
          </w:tcPr>
          <w:p w14:paraId="24DDD62F" w14:textId="77777777" w:rsidR="00A26851" w:rsidRPr="00C850BD" w:rsidRDefault="00A26851" w:rsidP="00C850BD">
            <w:pPr>
              <w:spacing w:after="0"/>
              <w:jc w:val="center"/>
              <w:cnfStyle w:val="100000000000" w:firstRow="1" w:lastRow="0" w:firstColumn="0" w:lastColumn="0" w:oddVBand="0" w:evenVBand="0" w:oddHBand="0" w:evenHBand="0" w:firstRowFirstColumn="0" w:firstRowLastColumn="0" w:lastRowFirstColumn="0" w:lastRowLastColumn="0"/>
              <w:rPr>
                <w:ins w:id="663" w:author="tao huang" w:date="2017-12-29T15:34:00Z"/>
                <w:rFonts w:eastAsia="Times New Roman" w:cs="Times New Roman"/>
                <w:b w:val="0"/>
                <w:color w:val="000000"/>
                <w:sz w:val="22"/>
                <w:rPrChange w:id="664" w:author="tao huang" w:date="2018-01-10T18:08:00Z">
                  <w:rPr>
                    <w:ins w:id="665" w:author="tao huang" w:date="2017-12-29T15:34:00Z"/>
                    <w:rFonts w:ascii="Calibri" w:eastAsia="Times New Roman" w:hAnsi="Calibri" w:cs="Calibri"/>
                    <w:color w:val="000000"/>
                    <w:sz w:val="22"/>
                  </w:rPr>
                </w:rPrChange>
              </w:rPr>
              <w:pPrChange w:id="666" w:author="tao huang" w:date="2018-01-10T18:08: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ins w:id="667" w:author="tao huang" w:date="2017-12-29T15:34:00Z">
              <w:r w:rsidRPr="00C850BD">
                <w:rPr>
                  <w:rFonts w:eastAsia="Times New Roman" w:cs="Times New Roman"/>
                  <w:b w:val="0"/>
                  <w:color w:val="000000"/>
                  <w:sz w:val="22"/>
                  <w:rPrChange w:id="668" w:author="tao huang" w:date="2018-01-10T18:08:00Z">
                    <w:rPr>
                      <w:rFonts w:ascii="Calibri" w:eastAsia="Times New Roman" w:hAnsi="Calibri" w:cs="Calibri"/>
                      <w:color w:val="000000"/>
                      <w:sz w:val="22"/>
                    </w:rPr>
                  </w:rPrChange>
                </w:rPr>
                <w:t>SMAPE</w:t>
              </w:r>
            </w:ins>
          </w:p>
        </w:tc>
        <w:tc>
          <w:tcPr>
            <w:tcW w:w="1803" w:type="dxa"/>
            <w:gridSpan w:val="3"/>
            <w:shd w:val="clear" w:color="auto" w:fill="auto"/>
            <w:noWrap/>
            <w:hideMark/>
            <w:tcPrChange w:id="669" w:author="tao huang" w:date="2018-01-08T14:51:00Z">
              <w:tcPr>
                <w:tcW w:w="1803" w:type="dxa"/>
                <w:gridSpan w:val="4"/>
                <w:shd w:val="clear" w:color="auto" w:fill="auto"/>
                <w:noWrap/>
                <w:hideMark/>
              </w:tcPr>
            </w:tcPrChange>
          </w:tcPr>
          <w:p w14:paraId="6D6E9E57" w14:textId="77777777" w:rsidR="00A26851" w:rsidRPr="00C850BD" w:rsidRDefault="00A26851" w:rsidP="00C850BD">
            <w:pPr>
              <w:spacing w:after="0"/>
              <w:jc w:val="center"/>
              <w:cnfStyle w:val="100000000000" w:firstRow="1" w:lastRow="0" w:firstColumn="0" w:lastColumn="0" w:oddVBand="0" w:evenVBand="0" w:oddHBand="0" w:evenHBand="0" w:firstRowFirstColumn="0" w:firstRowLastColumn="0" w:lastRowFirstColumn="0" w:lastRowLastColumn="0"/>
              <w:rPr>
                <w:ins w:id="670" w:author="tao huang" w:date="2017-12-29T15:34:00Z"/>
                <w:rFonts w:eastAsia="Times New Roman" w:cs="Times New Roman"/>
                <w:b w:val="0"/>
                <w:color w:val="000000"/>
                <w:sz w:val="22"/>
                <w:rPrChange w:id="671" w:author="tao huang" w:date="2018-01-10T18:08:00Z">
                  <w:rPr>
                    <w:ins w:id="672" w:author="tao huang" w:date="2017-12-29T15:34:00Z"/>
                    <w:rFonts w:ascii="Calibri" w:eastAsia="Times New Roman" w:hAnsi="Calibri" w:cs="Calibri"/>
                    <w:color w:val="000000"/>
                    <w:sz w:val="22"/>
                  </w:rPr>
                </w:rPrChange>
              </w:rPr>
              <w:pPrChange w:id="673" w:author="tao huang" w:date="2018-01-10T18:08: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ins w:id="674" w:author="tao huang" w:date="2017-12-29T15:34:00Z">
              <w:r w:rsidRPr="00C850BD">
                <w:rPr>
                  <w:rFonts w:eastAsia="Times New Roman" w:cs="Times New Roman"/>
                  <w:b w:val="0"/>
                  <w:color w:val="000000"/>
                  <w:sz w:val="22"/>
                  <w:rPrChange w:id="675" w:author="tao huang" w:date="2018-01-10T18:08:00Z">
                    <w:rPr>
                      <w:rFonts w:ascii="Calibri" w:eastAsia="Times New Roman" w:hAnsi="Calibri" w:cs="Calibri"/>
                      <w:color w:val="000000"/>
                      <w:sz w:val="22"/>
                    </w:rPr>
                  </w:rPrChange>
                </w:rPr>
                <w:t>MASE</w:t>
              </w:r>
            </w:ins>
          </w:p>
        </w:tc>
        <w:tc>
          <w:tcPr>
            <w:tcW w:w="1803" w:type="dxa"/>
            <w:gridSpan w:val="3"/>
            <w:shd w:val="clear" w:color="auto" w:fill="auto"/>
            <w:noWrap/>
            <w:hideMark/>
            <w:tcPrChange w:id="676" w:author="tao huang" w:date="2018-01-08T14:51:00Z">
              <w:tcPr>
                <w:tcW w:w="1851" w:type="dxa"/>
                <w:gridSpan w:val="4"/>
                <w:shd w:val="clear" w:color="auto" w:fill="auto"/>
                <w:noWrap/>
                <w:hideMark/>
              </w:tcPr>
            </w:tcPrChange>
          </w:tcPr>
          <w:p w14:paraId="47BD6492" w14:textId="77777777" w:rsidR="00A26851" w:rsidRPr="00C850BD" w:rsidRDefault="00A26851" w:rsidP="00C850BD">
            <w:pPr>
              <w:spacing w:after="0"/>
              <w:jc w:val="center"/>
              <w:cnfStyle w:val="100000000000" w:firstRow="1" w:lastRow="0" w:firstColumn="0" w:lastColumn="0" w:oddVBand="0" w:evenVBand="0" w:oddHBand="0" w:evenHBand="0" w:firstRowFirstColumn="0" w:firstRowLastColumn="0" w:lastRowFirstColumn="0" w:lastRowLastColumn="0"/>
              <w:rPr>
                <w:ins w:id="677" w:author="tao huang" w:date="2017-12-29T15:34:00Z"/>
                <w:rFonts w:eastAsia="Times New Roman" w:cs="Times New Roman"/>
                <w:b w:val="0"/>
                <w:color w:val="000000"/>
                <w:sz w:val="22"/>
                <w:rPrChange w:id="678" w:author="tao huang" w:date="2018-01-10T18:08:00Z">
                  <w:rPr>
                    <w:ins w:id="679" w:author="tao huang" w:date="2017-12-29T15:34:00Z"/>
                    <w:rFonts w:ascii="Calibri" w:eastAsia="Times New Roman" w:hAnsi="Calibri" w:cs="Calibri"/>
                    <w:color w:val="000000"/>
                    <w:sz w:val="22"/>
                  </w:rPr>
                </w:rPrChange>
              </w:rPr>
              <w:pPrChange w:id="680" w:author="tao huang" w:date="2018-01-10T18:08: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ins w:id="681" w:author="tao huang" w:date="2017-12-29T15:34:00Z">
              <w:r w:rsidRPr="00C850BD">
                <w:rPr>
                  <w:rFonts w:eastAsia="Times New Roman" w:cs="Times New Roman"/>
                  <w:b w:val="0"/>
                  <w:color w:val="000000"/>
                  <w:sz w:val="22"/>
                  <w:rPrChange w:id="682" w:author="tao huang" w:date="2018-01-10T18:08:00Z">
                    <w:rPr>
                      <w:rFonts w:ascii="Calibri" w:eastAsia="Times New Roman" w:hAnsi="Calibri" w:cs="Calibri"/>
                      <w:color w:val="000000"/>
                      <w:sz w:val="22"/>
                    </w:rPr>
                  </w:rPrChange>
                </w:rPr>
                <w:t>RelMAE</w:t>
              </w:r>
            </w:ins>
          </w:p>
        </w:tc>
      </w:tr>
      <w:tr w:rsidR="00877FDD" w:rsidRPr="00C850BD" w14:paraId="3BB7B4A0" w14:textId="77777777" w:rsidTr="00B6020C">
        <w:tblPrEx>
          <w:tblPrExChange w:id="683" w:author="tao huang" w:date="2018-01-08T14:51:00Z">
            <w:tblPrEx>
              <w:tblW w:w="9985"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20"/>
          <w:jc w:val="center"/>
          <w:ins w:id="684" w:author="tao huang" w:date="2017-12-29T15:34:00Z"/>
          <w:trPrChange w:id="685" w:author="tao huang" w:date="2018-01-08T14:51: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316" w:type="dxa"/>
            <w:vMerge/>
            <w:shd w:val="clear" w:color="auto" w:fill="auto"/>
            <w:hideMark/>
            <w:tcPrChange w:id="686" w:author="tao huang" w:date="2018-01-08T14:51:00Z">
              <w:tcPr>
                <w:tcW w:w="0" w:type="dxa"/>
                <w:gridSpan w:val="2"/>
                <w:vMerge/>
                <w:shd w:val="clear" w:color="auto" w:fill="auto"/>
                <w:hideMark/>
              </w:tcPr>
            </w:tcPrChange>
          </w:tcPr>
          <w:p w14:paraId="5E4EFDAC" w14:textId="77777777" w:rsidR="00A26851" w:rsidRPr="00C850BD" w:rsidRDefault="00A26851" w:rsidP="00C850BD">
            <w:pPr>
              <w:spacing w:after="0"/>
              <w:cnfStyle w:val="001000100000" w:firstRow="0" w:lastRow="0" w:firstColumn="1" w:lastColumn="0" w:oddVBand="0" w:evenVBand="0" w:oddHBand="1" w:evenHBand="0" w:firstRowFirstColumn="0" w:firstRowLastColumn="0" w:lastRowFirstColumn="0" w:lastRowLastColumn="0"/>
              <w:rPr>
                <w:ins w:id="687" w:author="tao huang" w:date="2017-12-29T15:34:00Z"/>
                <w:rFonts w:eastAsia="Times New Roman" w:cs="Times New Roman"/>
                <w:b w:val="0"/>
                <w:color w:val="000000"/>
                <w:sz w:val="22"/>
                <w:rPrChange w:id="688" w:author="tao huang" w:date="2018-01-10T18:08:00Z">
                  <w:rPr>
                    <w:ins w:id="689" w:author="tao huang" w:date="2017-12-29T15:34:00Z"/>
                    <w:rFonts w:ascii="Calibri" w:eastAsia="Times New Roman" w:hAnsi="Calibri" w:cs="Calibri"/>
                    <w:color w:val="000000"/>
                    <w:sz w:val="22"/>
                  </w:rPr>
                </w:rPrChange>
              </w:rPr>
              <w:pPrChange w:id="690" w:author="tao huang" w:date="2018-01-10T18: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5" w:type="dxa"/>
            <w:vMerge/>
            <w:shd w:val="clear" w:color="auto" w:fill="auto"/>
            <w:hideMark/>
            <w:tcPrChange w:id="691" w:author="tao huang" w:date="2018-01-08T14:51:00Z">
              <w:tcPr>
                <w:tcW w:w="0" w:type="dxa"/>
                <w:vMerge/>
                <w:shd w:val="clear" w:color="auto" w:fill="auto"/>
                <w:hideMark/>
              </w:tcPr>
            </w:tcPrChange>
          </w:tcPr>
          <w:p w14:paraId="17668E1F" w14:textId="77777777" w:rsidR="00A26851" w:rsidRPr="00C850BD" w:rsidRDefault="00A26851" w:rsidP="00C850BD">
            <w:pPr>
              <w:spacing w:after="0"/>
              <w:cnfStyle w:val="000000100000" w:firstRow="0" w:lastRow="0" w:firstColumn="0" w:lastColumn="0" w:oddVBand="0" w:evenVBand="0" w:oddHBand="1" w:evenHBand="0" w:firstRowFirstColumn="0" w:firstRowLastColumn="0" w:lastRowFirstColumn="0" w:lastRowLastColumn="0"/>
              <w:rPr>
                <w:ins w:id="692" w:author="tao huang" w:date="2017-12-29T15:34:00Z"/>
                <w:rFonts w:eastAsia="Times New Roman" w:cs="Times New Roman"/>
                <w:color w:val="000000"/>
                <w:sz w:val="22"/>
                <w:rPrChange w:id="693" w:author="tao huang" w:date="2018-01-10T18:08:00Z">
                  <w:rPr>
                    <w:ins w:id="694" w:author="tao huang" w:date="2017-12-29T15:34:00Z"/>
                    <w:rFonts w:ascii="Calibri" w:eastAsia="Times New Roman" w:hAnsi="Calibri" w:cs="Calibri"/>
                    <w:color w:val="000000"/>
                    <w:sz w:val="22"/>
                  </w:rPr>
                </w:rPrChange>
              </w:rPr>
              <w:pPrChange w:id="695" w:author="tao huang" w:date="2018-01-10T18:08:00Z">
                <w:pPr>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601" w:type="dxa"/>
            <w:shd w:val="clear" w:color="auto" w:fill="auto"/>
            <w:noWrap/>
            <w:hideMark/>
            <w:tcPrChange w:id="696" w:author="tao huang" w:date="2018-01-08T14:51:00Z">
              <w:tcPr>
                <w:tcW w:w="601" w:type="dxa"/>
                <w:gridSpan w:val="2"/>
                <w:shd w:val="clear" w:color="auto" w:fill="auto"/>
                <w:noWrap/>
                <w:hideMark/>
              </w:tcPr>
            </w:tcPrChange>
          </w:tcPr>
          <w:p w14:paraId="5466FE8C" w14:textId="2E809863"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697" w:author="tao huang" w:date="2017-12-29T15:34:00Z"/>
                <w:rFonts w:eastAsia="Times New Roman" w:cs="Times New Roman"/>
                <w:color w:val="000000"/>
                <w:sz w:val="22"/>
                <w:rPrChange w:id="698" w:author="tao huang" w:date="2018-01-10T18:17:00Z">
                  <w:rPr>
                    <w:ins w:id="699" w:author="tao huang" w:date="2017-12-29T15:34:00Z"/>
                    <w:rFonts w:ascii="Calibri" w:eastAsia="Times New Roman" w:hAnsi="Calibri" w:cs="Calibri"/>
                    <w:color w:val="000000"/>
                    <w:sz w:val="22"/>
                  </w:rPr>
                </w:rPrChange>
              </w:rPr>
              <w:pPrChange w:id="700"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01" w:author="tao huang" w:date="2018-01-10T18:16:00Z">
              <w:r w:rsidRPr="00EA3C56">
                <w:rPr>
                  <w:rFonts w:eastAsia="Times New Roman" w:cs="Times New Roman"/>
                  <w:i/>
                  <w:color w:val="000000" w:themeColor="text1"/>
                  <w:sz w:val="22"/>
                  <w:rPrChange w:id="702" w:author="tao huang" w:date="2018-01-10T18:17:00Z">
                    <w:rPr>
                      <w:rFonts w:eastAsia="Times New Roman" w:cs="Times New Roman"/>
                      <w:b/>
                      <w:i/>
                      <w:color w:val="000000" w:themeColor="text1"/>
                      <w:sz w:val="22"/>
                    </w:rPr>
                  </w:rPrChange>
                </w:rPr>
                <w:t>H</w:t>
              </w:r>
            </w:ins>
            <w:ins w:id="703" w:author="tao huang" w:date="2017-12-29T15:34:00Z">
              <w:r w:rsidR="00A26851" w:rsidRPr="00EA3C56">
                <w:rPr>
                  <w:rFonts w:eastAsia="Times New Roman" w:cs="Times New Roman"/>
                  <w:color w:val="000000"/>
                  <w:sz w:val="22"/>
                  <w:rPrChange w:id="704" w:author="tao huang" w:date="2018-01-10T18:17:00Z">
                    <w:rPr>
                      <w:rFonts w:ascii="Calibri" w:eastAsia="Times New Roman" w:hAnsi="Calibri" w:cs="Calibri"/>
                      <w:color w:val="000000"/>
                      <w:sz w:val="22"/>
                    </w:rPr>
                  </w:rPrChange>
                </w:rPr>
                <w:t>=1</w:t>
              </w:r>
            </w:ins>
          </w:p>
        </w:tc>
        <w:tc>
          <w:tcPr>
            <w:tcW w:w="601" w:type="dxa"/>
            <w:shd w:val="clear" w:color="auto" w:fill="auto"/>
            <w:noWrap/>
            <w:hideMark/>
            <w:tcPrChange w:id="705" w:author="tao huang" w:date="2018-01-08T14:51:00Z">
              <w:tcPr>
                <w:tcW w:w="601" w:type="dxa"/>
                <w:shd w:val="clear" w:color="auto" w:fill="auto"/>
                <w:noWrap/>
                <w:hideMark/>
              </w:tcPr>
            </w:tcPrChange>
          </w:tcPr>
          <w:p w14:paraId="0E401F0C" w14:textId="7B9B1CC6"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06" w:author="tao huang" w:date="2017-12-29T15:34:00Z"/>
                <w:rFonts w:eastAsia="Times New Roman" w:cs="Times New Roman"/>
                <w:color w:val="000000"/>
                <w:sz w:val="22"/>
                <w:rPrChange w:id="707" w:author="tao huang" w:date="2018-01-10T18:17:00Z">
                  <w:rPr>
                    <w:ins w:id="708" w:author="tao huang" w:date="2017-12-29T15:34:00Z"/>
                    <w:rFonts w:ascii="Calibri" w:eastAsia="Times New Roman" w:hAnsi="Calibri" w:cs="Calibri"/>
                    <w:color w:val="000000"/>
                    <w:sz w:val="22"/>
                  </w:rPr>
                </w:rPrChange>
              </w:rPr>
              <w:pPrChange w:id="709"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10" w:author="tao huang" w:date="2018-01-10T18:16:00Z">
              <w:r w:rsidRPr="00EA3C56">
                <w:rPr>
                  <w:rFonts w:eastAsia="Times New Roman" w:cs="Times New Roman"/>
                  <w:i/>
                  <w:color w:val="000000" w:themeColor="text1"/>
                  <w:sz w:val="22"/>
                  <w:rPrChange w:id="711" w:author="tao huang" w:date="2018-01-10T18:17:00Z">
                    <w:rPr>
                      <w:rFonts w:eastAsia="Times New Roman" w:cs="Times New Roman"/>
                      <w:b/>
                      <w:i/>
                      <w:color w:val="000000" w:themeColor="text1"/>
                      <w:sz w:val="22"/>
                    </w:rPr>
                  </w:rPrChange>
                </w:rPr>
                <w:t>H</w:t>
              </w:r>
            </w:ins>
            <w:ins w:id="712" w:author="tao huang" w:date="2017-12-29T15:34:00Z">
              <w:r w:rsidR="00A26851" w:rsidRPr="00EA3C56">
                <w:rPr>
                  <w:rFonts w:eastAsia="Times New Roman" w:cs="Times New Roman"/>
                  <w:color w:val="000000"/>
                  <w:sz w:val="22"/>
                  <w:rPrChange w:id="713" w:author="tao huang" w:date="2018-01-10T18:17:00Z">
                    <w:rPr>
                      <w:rFonts w:ascii="Calibri" w:eastAsia="Times New Roman" w:hAnsi="Calibri" w:cs="Calibri"/>
                      <w:color w:val="000000"/>
                      <w:sz w:val="22"/>
                    </w:rPr>
                  </w:rPrChange>
                </w:rPr>
                <w:t>=4</w:t>
              </w:r>
            </w:ins>
          </w:p>
        </w:tc>
        <w:tc>
          <w:tcPr>
            <w:tcW w:w="601" w:type="dxa"/>
            <w:shd w:val="clear" w:color="auto" w:fill="auto"/>
            <w:noWrap/>
            <w:hideMark/>
            <w:tcPrChange w:id="714" w:author="tao huang" w:date="2018-01-08T14:51:00Z">
              <w:tcPr>
                <w:tcW w:w="0" w:type="dxa"/>
                <w:shd w:val="clear" w:color="auto" w:fill="auto"/>
                <w:noWrap/>
                <w:hideMark/>
              </w:tcPr>
            </w:tcPrChange>
          </w:tcPr>
          <w:p w14:paraId="4CF3CF33" w14:textId="76ABD8B5"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15" w:author="tao huang" w:date="2017-12-29T15:34:00Z"/>
                <w:rFonts w:eastAsia="Times New Roman" w:cs="Times New Roman"/>
                <w:color w:val="000000"/>
                <w:sz w:val="22"/>
                <w:rPrChange w:id="716" w:author="tao huang" w:date="2018-01-10T18:17:00Z">
                  <w:rPr>
                    <w:ins w:id="717" w:author="tao huang" w:date="2017-12-29T15:34:00Z"/>
                    <w:rFonts w:ascii="Calibri" w:eastAsia="Times New Roman" w:hAnsi="Calibri" w:cs="Calibri"/>
                    <w:color w:val="000000"/>
                    <w:sz w:val="22"/>
                  </w:rPr>
                </w:rPrChange>
              </w:rPr>
              <w:pPrChange w:id="718"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19" w:author="tao huang" w:date="2018-01-10T18:16:00Z">
              <w:r w:rsidRPr="00EA3C56">
                <w:rPr>
                  <w:rFonts w:eastAsia="Times New Roman" w:cs="Times New Roman"/>
                  <w:i/>
                  <w:color w:val="000000" w:themeColor="text1"/>
                  <w:sz w:val="22"/>
                  <w:rPrChange w:id="720" w:author="tao huang" w:date="2018-01-10T18:17:00Z">
                    <w:rPr>
                      <w:rFonts w:eastAsia="Times New Roman" w:cs="Times New Roman"/>
                      <w:b/>
                      <w:i/>
                      <w:color w:val="000000" w:themeColor="text1"/>
                      <w:sz w:val="22"/>
                    </w:rPr>
                  </w:rPrChange>
                </w:rPr>
                <w:t>H</w:t>
              </w:r>
            </w:ins>
            <w:ins w:id="721" w:author="tao huang" w:date="2017-12-29T15:34:00Z">
              <w:r w:rsidR="00A26851" w:rsidRPr="00EA3C56">
                <w:rPr>
                  <w:rFonts w:eastAsia="Times New Roman" w:cs="Times New Roman"/>
                  <w:color w:val="000000"/>
                  <w:sz w:val="22"/>
                  <w:rPrChange w:id="722" w:author="tao huang" w:date="2018-01-10T18:17:00Z">
                    <w:rPr>
                      <w:rFonts w:ascii="Calibri" w:eastAsia="Times New Roman" w:hAnsi="Calibri" w:cs="Calibri"/>
                      <w:color w:val="000000"/>
                      <w:sz w:val="22"/>
                    </w:rPr>
                  </w:rPrChange>
                </w:rPr>
                <w:t>=8</w:t>
              </w:r>
            </w:ins>
          </w:p>
        </w:tc>
        <w:tc>
          <w:tcPr>
            <w:tcW w:w="601" w:type="dxa"/>
            <w:shd w:val="clear" w:color="auto" w:fill="auto"/>
            <w:noWrap/>
            <w:hideMark/>
            <w:tcPrChange w:id="723" w:author="tao huang" w:date="2018-01-08T14:51:00Z">
              <w:tcPr>
                <w:tcW w:w="601" w:type="dxa"/>
                <w:shd w:val="clear" w:color="auto" w:fill="auto"/>
                <w:noWrap/>
                <w:hideMark/>
              </w:tcPr>
            </w:tcPrChange>
          </w:tcPr>
          <w:p w14:paraId="4060A813" w14:textId="119D88EA"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24" w:author="tao huang" w:date="2017-12-29T15:34:00Z"/>
                <w:rFonts w:eastAsia="Times New Roman" w:cs="Times New Roman"/>
                <w:color w:val="000000"/>
                <w:sz w:val="22"/>
                <w:rPrChange w:id="725" w:author="tao huang" w:date="2018-01-10T18:17:00Z">
                  <w:rPr>
                    <w:ins w:id="726" w:author="tao huang" w:date="2017-12-29T15:34:00Z"/>
                    <w:rFonts w:ascii="Calibri" w:eastAsia="Times New Roman" w:hAnsi="Calibri" w:cs="Calibri"/>
                    <w:color w:val="000000"/>
                    <w:sz w:val="22"/>
                  </w:rPr>
                </w:rPrChange>
              </w:rPr>
              <w:pPrChange w:id="727"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28" w:author="tao huang" w:date="2018-01-10T18:16:00Z">
              <w:r w:rsidRPr="00EA3C56">
                <w:rPr>
                  <w:rFonts w:eastAsia="Times New Roman" w:cs="Times New Roman"/>
                  <w:i/>
                  <w:color w:val="000000" w:themeColor="text1"/>
                  <w:sz w:val="22"/>
                  <w:rPrChange w:id="729" w:author="tao huang" w:date="2018-01-10T18:17:00Z">
                    <w:rPr>
                      <w:rFonts w:eastAsia="Times New Roman" w:cs="Times New Roman"/>
                      <w:b/>
                      <w:i/>
                      <w:color w:val="000000" w:themeColor="text1"/>
                      <w:sz w:val="22"/>
                    </w:rPr>
                  </w:rPrChange>
                </w:rPr>
                <w:t>H</w:t>
              </w:r>
            </w:ins>
            <w:ins w:id="730" w:author="tao huang" w:date="2017-12-29T15:34:00Z">
              <w:r w:rsidR="00A26851" w:rsidRPr="00EA3C56">
                <w:rPr>
                  <w:rFonts w:eastAsia="Times New Roman" w:cs="Times New Roman"/>
                  <w:color w:val="000000"/>
                  <w:sz w:val="22"/>
                  <w:rPrChange w:id="731" w:author="tao huang" w:date="2018-01-10T18:17:00Z">
                    <w:rPr>
                      <w:rFonts w:ascii="Calibri" w:eastAsia="Times New Roman" w:hAnsi="Calibri" w:cs="Calibri"/>
                      <w:color w:val="000000"/>
                      <w:sz w:val="22"/>
                    </w:rPr>
                  </w:rPrChange>
                </w:rPr>
                <w:t>=1</w:t>
              </w:r>
            </w:ins>
          </w:p>
        </w:tc>
        <w:tc>
          <w:tcPr>
            <w:tcW w:w="601" w:type="dxa"/>
            <w:shd w:val="clear" w:color="auto" w:fill="auto"/>
            <w:noWrap/>
            <w:hideMark/>
            <w:tcPrChange w:id="732" w:author="tao huang" w:date="2018-01-08T14:51:00Z">
              <w:tcPr>
                <w:tcW w:w="0" w:type="dxa"/>
                <w:gridSpan w:val="2"/>
                <w:shd w:val="clear" w:color="auto" w:fill="auto"/>
                <w:noWrap/>
                <w:hideMark/>
              </w:tcPr>
            </w:tcPrChange>
          </w:tcPr>
          <w:p w14:paraId="571CC4DB" w14:textId="0C12857E"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33" w:author="tao huang" w:date="2017-12-29T15:34:00Z"/>
                <w:rFonts w:eastAsia="Times New Roman" w:cs="Times New Roman"/>
                <w:color w:val="000000"/>
                <w:sz w:val="22"/>
                <w:rPrChange w:id="734" w:author="tao huang" w:date="2018-01-10T18:17:00Z">
                  <w:rPr>
                    <w:ins w:id="735" w:author="tao huang" w:date="2017-12-29T15:34:00Z"/>
                    <w:rFonts w:ascii="Calibri" w:eastAsia="Times New Roman" w:hAnsi="Calibri" w:cs="Calibri"/>
                    <w:color w:val="000000"/>
                    <w:sz w:val="22"/>
                  </w:rPr>
                </w:rPrChange>
              </w:rPr>
              <w:pPrChange w:id="736"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37" w:author="tao huang" w:date="2018-01-10T18:17:00Z">
              <w:r w:rsidRPr="00EA3C56">
                <w:rPr>
                  <w:rFonts w:eastAsia="Times New Roman" w:cs="Times New Roman"/>
                  <w:i/>
                  <w:color w:val="000000" w:themeColor="text1"/>
                  <w:sz w:val="22"/>
                  <w:rPrChange w:id="738" w:author="tao huang" w:date="2018-01-10T18:17:00Z">
                    <w:rPr>
                      <w:rFonts w:eastAsia="Times New Roman" w:cs="Times New Roman"/>
                      <w:b/>
                      <w:i/>
                      <w:color w:val="000000" w:themeColor="text1"/>
                      <w:sz w:val="22"/>
                    </w:rPr>
                  </w:rPrChange>
                </w:rPr>
                <w:t>H</w:t>
              </w:r>
            </w:ins>
            <w:ins w:id="739" w:author="tao huang" w:date="2017-12-29T15:34:00Z">
              <w:r w:rsidR="00A26851" w:rsidRPr="00EA3C56">
                <w:rPr>
                  <w:rFonts w:eastAsia="Times New Roman" w:cs="Times New Roman"/>
                  <w:color w:val="000000"/>
                  <w:sz w:val="22"/>
                  <w:rPrChange w:id="740" w:author="tao huang" w:date="2018-01-10T18:17:00Z">
                    <w:rPr>
                      <w:rFonts w:ascii="Calibri" w:eastAsia="Times New Roman" w:hAnsi="Calibri" w:cs="Calibri"/>
                      <w:color w:val="000000"/>
                      <w:sz w:val="22"/>
                    </w:rPr>
                  </w:rPrChange>
                </w:rPr>
                <w:t>=4</w:t>
              </w:r>
            </w:ins>
          </w:p>
        </w:tc>
        <w:tc>
          <w:tcPr>
            <w:tcW w:w="864" w:type="dxa"/>
            <w:shd w:val="clear" w:color="auto" w:fill="auto"/>
            <w:noWrap/>
            <w:hideMark/>
            <w:tcPrChange w:id="741" w:author="tao huang" w:date="2018-01-08T14:51:00Z">
              <w:tcPr>
                <w:tcW w:w="397" w:type="dxa"/>
                <w:shd w:val="clear" w:color="auto" w:fill="auto"/>
                <w:noWrap/>
                <w:hideMark/>
              </w:tcPr>
            </w:tcPrChange>
          </w:tcPr>
          <w:p w14:paraId="05B8EB3D" w14:textId="5A7E356A"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42" w:author="tao huang" w:date="2017-12-29T15:34:00Z"/>
                <w:rFonts w:eastAsia="Times New Roman" w:cs="Times New Roman"/>
                <w:color w:val="000000"/>
                <w:sz w:val="22"/>
                <w:rPrChange w:id="743" w:author="tao huang" w:date="2018-01-10T18:17:00Z">
                  <w:rPr>
                    <w:ins w:id="744" w:author="tao huang" w:date="2017-12-29T15:34:00Z"/>
                    <w:rFonts w:ascii="Calibri" w:eastAsia="Times New Roman" w:hAnsi="Calibri" w:cs="Calibri"/>
                    <w:color w:val="000000"/>
                    <w:sz w:val="22"/>
                  </w:rPr>
                </w:rPrChange>
              </w:rPr>
              <w:pPrChange w:id="745"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46" w:author="tao huang" w:date="2018-01-10T18:17:00Z">
              <w:r w:rsidRPr="00EA3C56">
                <w:rPr>
                  <w:rFonts w:eastAsia="Times New Roman" w:cs="Times New Roman"/>
                  <w:i/>
                  <w:color w:val="000000" w:themeColor="text1"/>
                  <w:sz w:val="22"/>
                  <w:rPrChange w:id="747" w:author="tao huang" w:date="2018-01-10T18:17:00Z">
                    <w:rPr>
                      <w:rFonts w:eastAsia="Times New Roman" w:cs="Times New Roman"/>
                      <w:b/>
                      <w:i/>
                      <w:color w:val="000000" w:themeColor="text1"/>
                      <w:sz w:val="22"/>
                    </w:rPr>
                  </w:rPrChange>
                </w:rPr>
                <w:t>H</w:t>
              </w:r>
            </w:ins>
            <w:ins w:id="748" w:author="tao huang" w:date="2017-12-29T15:34:00Z">
              <w:r w:rsidR="00A26851" w:rsidRPr="00EA3C56">
                <w:rPr>
                  <w:rFonts w:eastAsia="Times New Roman" w:cs="Times New Roman"/>
                  <w:color w:val="000000"/>
                  <w:sz w:val="22"/>
                  <w:rPrChange w:id="749" w:author="tao huang" w:date="2018-01-10T18:17:00Z">
                    <w:rPr>
                      <w:rFonts w:ascii="Calibri" w:eastAsia="Times New Roman" w:hAnsi="Calibri" w:cs="Calibri"/>
                      <w:color w:val="000000"/>
                      <w:sz w:val="22"/>
                    </w:rPr>
                  </w:rPrChange>
                </w:rPr>
                <w:t>=</w:t>
              </w:r>
            </w:ins>
            <w:ins w:id="750" w:author="tao huang" w:date="2018-01-10T18:17:00Z">
              <w:r>
                <w:rPr>
                  <w:rFonts w:eastAsia="Times New Roman" w:cs="Times New Roman"/>
                  <w:color w:val="000000"/>
                  <w:sz w:val="22"/>
                </w:rPr>
                <w:t>8</w:t>
              </w:r>
            </w:ins>
          </w:p>
        </w:tc>
        <w:tc>
          <w:tcPr>
            <w:tcW w:w="601" w:type="dxa"/>
            <w:shd w:val="clear" w:color="auto" w:fill="auto"/>
            <w:noWrap/>
            <w:hideMark/>
            <w:tcPrChange w:id="751" w:author="tao huang" w:date="2018-01-08T14:51:00Z">
              <w:tcPr>
                <w:tcW w:w="0" w:type="dxa"/>
                <w:gridSpan w:val="2"/>
                <w:shd w:val="clear" w:color="auto" w:fill="auto"/>
                <w:noWrap/>
                <w:hideMark/>
              </w:tcPr>
            </w:tcPrChange>
          </w:tcPr>
          <w:p w14:paraId="2225494C" w14:textId="76B31D46"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52" w:author="tao huang" w:date="2017-12-29T15:34:00Z"/>
                <w:rFonts w:eastAsia="Times New Roman" w:cs="Times New Roman"/>
                <w:color w:val="000000"/>
                <w:sz w:val="22"/>
                <w:rPrChange w:id="753" w:author="tao huang" w:date="2018-01-10T18:17:00Z">
                  <w:rPr>
                    <w:ins w:id="754" w:author="tao huang" w:date="2017-12-29T15:34:00Z"/>
                    <w:rFonts w:ascii="Calibri" w:eastAsia="Times New Roman" w:hAnsi="Calibri" w:cs="Calibri"/>
                    <w:color w:val="000000"/>
                    <w:sz w:val="22"/>
                  </w:rPr>
                </w:rPrChange>
              </w:rPr>
              <w:pPrChange w:id="755"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56" w:author="tao huang" w:date="2018-01-10T18:17:00Z">
              <w:r w:rsidRPr="00EA3C56">
                <w:rPr>
                  <w:rFonts w:eastAsia="Times New Roman" w:cs="Times New Roman"/>
                  <w:i/>
                  <w:color w:val="000000" w:themeColor="text1"/>
                  <w:sz w:val="22"/>
                  <w:rPrChange w:id="757" w:author="tao huang" w:date="2018-01-10T18:17:00Z">
                    <w:rPr>
                      <w:rFonts w:eastAsia="Times New Roman" w:cs="Times New Roman"/>
                      <w:b/>
                      <w:i/>
                      <w:color w:val="000000" w:themeColor="text1"/>
                      <w:sz w:val="22"/>
                    </w:rPr>
                  </w:rPrChange>
                </w:rPr>
                <w:t>H</w:t>
              </w:r>
            </w:ins>
            <w:ins w:id="758" w:author="tao huang" w:date="2017-12-29T15:34:00Z">
              <w:r w:rsidR="00A26851" w:rsidRPr="00EA3C56">
                <w:rPr>
                  <w:rFonts w:eastAsia="Times New Roman" w:cs="Times New Roman"/>
                  <w:color w:val="000000"/>
                  <w:sz w:val="22"/>
                  <w:rPrChange w:id="759" w:author="tao huang" w:date="2018-01-10T18:17:00Z">
                    <w:rPr>
                      <w:rFonts w:ascii="Calibri" w:eastAsia="Times New Roman" w:hAnsi="Calibri" w:cs="Calibri"/>
                      <w:color w:val="000000"/>
                      <w:sz w:val="22"/>
                    </w:rPr>
                  </w:rPrChange>
                </w:rPr>
                <w:t>=1</w:t>
              </w:r>
            </w:ins>
          </w:p>
        </w:tc>
        <w:tc>
          <w:tcPr>
            <w:tcW w:w="601" w:type="dxa"/>
            <w:shd w:val="clear" w:color="auto" w:fill="auto"/>
            <w:noWrap/>
            <w:hideMark/>
            <w:tcPrChange w:id="760" w:author="tao huang" w:date="2018-01-08T14:51:00Z">
              <w:tcPr>
                <w:tcW w:w="0" w:type="dxa"/>
                <w:shd w:val="clear" w:color="auto" w:fill="auto"/>
                <w:noWrap/>
                <w:hideMark/>
              </w:tcPr>
            </w:tcPrChange>
          </w:tcPr>
          <w:p w14:paraId="0B799CB0" w14:textId="1D80B171"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61" w:author="tao huang" w:date="2017-12-29T15:34:00Z"/>
                <w:rFonts w:eastAsia="Times New Roman" w:cs="Times New Roman"/>
                <w:color w:val="000000"/>
                <w:sz w:val="22"/>
                <w:rPrChange w:id="762" w:author="tao huang" w:date="2018-01-10T18:17:00Z">
                  <w:rPr>
                    <w:ins w:id="763" w:author="tao huang" w:date="2017-12-29T15:34:00Z"/>
                    <w:rFonts w:ascii="Calibri" w:eastAsia="Times New Roman" w:hAnsi="Calibri" w:cs="Calibri"/>
                    <w:color w:val="000000"/>
                    <w:sz w:val="22"/>
                  </w:rPr>
                </w:rPrChange>
              </w:rPr>
              <w:pPrChange w:id="764"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65" w:author="tao huang" w:date="2018-01-10T18:17:00Z">
              <w:r w:rsidRPr="00EA3C56">
                <w:rPr>
                  <w:rFonts w:eastAsia="Times New Roman" w:cs="Times New Roman"/>
                  <w:i/>
                  <w:color w:val="000000" w:themeColor="text1"/>
                  <w:sz w:val="22"/>
                  <w:rPrChange w:id="766" w:author="tao huang" w:date="2018-01-10T18:17:00Z">
                    <w:rPr>
                      <w:rFonts w:eastAsia="Times New Roman" w:cs="Times New Roman"/>
                      <w:b/>
                      <w:i/>
                      <w:color w:val="000000" w:themeColor="text1"/>
                      <w:sz w:val="22"/>
                    </w:rPr>
                  </w:rPrChange>
                </w:rPr>
                <w:t>H</w:t>
              </w:r>
            </w:ins>
            <w:ins w:id="767" w:author="tao huang" w:date="2017-12-29T15:34:00Z">
              <w:r w:rsidR="00A26851" w:rsidRPr="00EA3C56">
                <w:rPr>
                  <w:rFonts w:eastAsia="Times New Roman" w:cs="Times New Roman"/>
                  <w:color w:val="000000"/>
                  <w:sz w:val="22"/>
                  <w:rPrChange w:id="768" w:author="tao huang" w:date="2018-01-10T18:17:00Z">
                    <w:rPr>
                      <w:rFonts w:ascii="Calibri" w:eastAsia="Times New Roman" w:hAnsi="Calibri" w:cs="Calibri"/>
                      <w:color w:val="000000"/>
                      <w:sz w:val="22"/>
                    </w:rPr>
                  </w:rPrChange>
                </w:rPr>
                <w:t>=4</w:t>
              </w:r>
            </w:ins>
          </w:p>
        </w:tc>
        <w:tc>
          <w:tcPr>
            <w:tcW w:w="601" w:type="dxa"/>
            <w:shd w:val="clear" w:color="auto" w:fill="auto"/>
            <w:noWrap/>
            <w:hideMark/>
            <w:tcPrChange w:id="769" w:author="tao huang" w:date="2018-01-08T14:51:00Z">
              <w:tcPr>
                <w:tcW w:w="0" w:type="dxa"/>
                <w:shd w:val="clear" w:color="auto" w:fill="auto"/>
                <w:noWrap/>
                <w:hideMark/>
              </w:tcPr>
            </w:tcPrChange>
          </w:tcPr>
          <w:p w14:paraId="537CC8A1" w14:textId="65820E9F"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70" w:author="tao huang" w:date="2017-12-29T15:34:00Z"/>
                <w:rFonts w:eastAsia="Times New Roman" w:cs="Times New Roman"/>
                <w:color w:val="000000"/>
                <w:sz w:val="22"/>
                <w:rPrChange w:id="771" w:author="tao huang" w:date="2018-01-10T18:17:00Z">
                  <w:rPr>
                    <w:ins w:id="772" w:author="tao huang" w:date="2017-12-29T15:34:00Z"/>
                    <w:rFonts w:ascii="Calibri" w:eastAsia="Times New Roman" w:hAnsi="Calibri" w:cs="Calibri"/>
                    <w:color w:val="000000"/>
                    <w:sz w:val="22"/>
                  </w:rPr>
                </w:rPrChange>
              </w:rPr>
              <w:pPrChange w:id="773"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74" w:author="tao huang" w:date="2018-01-10T18:17:00Z">
              <w:r w:rsidRPr="00EA3C56">
                <w:rPr>
                  <w:rFonts w:eastAsia="Times New Roman" w:cs="Times New Roman"/>
                  <w:i/>
                  <w:color w:val="000000" w:themeColor="text1"/>
                  <w:sz w:val="22"/>
                  <w:rPrChange w:id="775" w:author="tao huang" w:date="2018-01-10T18:17:00Z">
                    <w:rPr>
                      <w:rFonts w:eastAsia="Times New Roman" w:cs="Times New Roman"/>
                      <w:b/>
                      <w:i/>
                      <w:color w:val="000000" w:themeColor="text1"/>
                      <w:sz w:val="22"/>
                    </w:rPr>
                  </w:rPrChange>
                </w:rPr>
                <w:t>H</w:t>
              </w:r>
            </w:ins>
            <w:ins w:id="776" w:author="tao huang" w:date="2017-12-29T15:34:00Z">
              <w:r w:rsidR="00A26851" w:rsidRPr="00EA3C56">
                <w:rPr>
                  <w:rFonts w:eastAsia="Times New Roman" w:cs="Times New Roman"/>
                  <w:color w:val="000000"/>
                  <w:sz w:val="22"/>
                  <w:rPrChange w:id="777" w:author="tao huang" w:date="2018-01-10T18:17:00Z">
                    <w:rPr>
                      <w:rFonts w:ascii="Calibri" w:eastAsia="Times New Roman" w:hAnsi="Calibri" w:cs="Calibri"/>
                      <w:color w:val="000000"/>
                      <w:sz w:val="22"/>
                    </w:rPr>
                  </w:rPrChange>
                </w:rPr>
                <w:t>=8</w:t>
              </w:r>
            </w:ins>
          </w:p>
        </w:tc>
        <w:tc>
          <w:tcPr>
            <w:tcW w:w="601" w:type="dxa"/>
            <w:shd w:val="clear" w:color="auto" w:fill="auto"/>
            <w:noWrap/>
            <w:hideMark/>
            <w:tcPrChange w:id="778" w:author="tao huang" w:date="2018-01-08T14:51:00Z">
              <w:tcPr>
                <w:tcW w:w="0" w:type="dxa"/>
                <w:gridSpan w:val="2"/>
                <w:shd w:val="clear" w:color="auto" w:fill="auto"/>
                <w:noWrap/>
                <w:hideMark/>
              </w:tcPr>
            </w:tcPrChange>
          </w:tcPr>
          <w:p w14:paraId="7529A745" w14:textId="44B42257"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79" w:author="tao huang" w:date="2017-12-29T15:34:00Z"/>
                <w:rFonts w:eastAsia="Times New Roman" w:cs="Times New Roman"/>
                <w:color w:val="000000"/>
                <w:sz w:val="22"/>
                <w:rPrChange w:id="780" w:author="tao huang" w:date="2018-01-10T18:17:00Z">
                  <w:rPr>
                    <w:ins w:id="781" w:author="tao huang" w:date="2017-12-29T15:34:00Z"/>
                    <w:rFonts w:ascii="Calibri" w:eastAsia="Times New Roman" w:hAnsi="Calibri" w:cs="Calibri"/>
                    <w:color w:val="000000"/>
                    <w:sz w:val="22"/>
                  </w:rPr>
                </w:rPrChange>
              </w:rPr>
              <w:pPrChange w:id="782"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83" w:author="tao huang" w:date="2018-01-10T18:17:00Z">
              <w:r w:rsidRPr="00EA3C56">
                <w:rPr>
                  <w:rFonts w:eastAsia="Times New Roman" w:cs="Times New Roman"/>
                  <w:i/>
                  <w:color w:val="000000" w:themeColor="text1"/>
                  <w:sz w:val="22"/>
                  <w:rPrChange w:id="784" w:author="tao huang" w:date="2018-01-10T18:17:00Z">
                    <w:rPr>
                      <w:rFonts w:eastAsia="Times New Roman" w:cs="Times New Roman"/>
                      <w:b/>
                      <w:i/>
                      <w:color w:val="000000" w:themeColor="text1"/>
                      <w:sz w:val="22"/>
                    </w:rPr>
                  </w:rPrChange>
                </w:rPr>
                <w:t>H</w:t>
              </w:r>
            </w:ins>
            <w:ins w:id="785" w:author="tao huang" w:date="2017-12-29T15:34:00Z">
              <w:r w:rsidR="00A26851" w:rsidRPr="00EA3C56">
                <w:rPr>
                  <w:rFonts w:eastAsia="Times New Roman" w:cs="Times New Roman"/>
                  <w:color w:val="000000"/>
                  <w:sz w:val="22"/>
                  <w:rPrChange w:id="786" w:author="tao huang" w:date="2018-01-10T18:17:00Z">
                    <w:rPr>
                      <w:rFonts w:ascii="Calibri" w:eastAsia="Times New Roman" w:hAnsi="Calibri" w:cs="Calibri"/>
                      <w:color w:val="000000"/>
                      <w:sz w:val="22"/>
                    </w:rPr>
                  </w:rPrChange>
                </w:rPr>
                <w:t>=1</w:t>
              </w:r>
            </w:ins>
          </w:p>
        </w:tc>
        <w:tc>
          <w:tcPr>
            <w:tcW w:w="601" w:type="dxa"/>
            <w:shd w:val="clear" w:color="auto" w:fill="auto"/>
            <w:noWrap/>
            <w:hideMark/>
            <w:tcPrChange w:id="787" w:author="tao huang" w:date="2018-01-08T14:51:00Z">
              <w:tcPr>
                <w:tcW w:w="0" w:type="dxa"/>
                <w:shd w:val="clear" w:color="auto" w:fill="auto"/>
                <w:noWrap/>
                <w:hideMark/>
              </w:tcPr>
            </w:tcPrChange>
          </w:tcPr>
          <w:p w14:paraId="5A02F9A7" w14:textId="4E52DA87"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88" w:author="tao huang" w:date="2017-12-29T15:34:00Z"/>
                <w:rFonts w:eastAsia="Times New Roman" w:cs="Times New Roman"/>
                <w:color w:val="000000"/>
                <w:sz w:val="22"/>
                <w:rPrChange w:id="789" w:author="tao huang" w:date="2018-01-10T18:17:00Z">
                  <w:rPr>
                    <w:ins w:id="790" w:author="tao huang" w:date="2017-12-29T15:34:00Z"/>
                    <w:rFonts w:ascii="Calibri" w:eastAsia="Times New Roman" w:hAnsi="Calibri" w:cs="Calibri"/>
                    <w:color w:val="000000"/>
                    <w:sz w:val="22"/>
                  </w:rPr>
                </w:rPrChange>
              </w:rPr>
              <w:pPrChange w:id="791"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792" w:author="tao huang" w:date="2018-01-10T18:17:00Z">
              <w:r w:rsidRPr="00EA3C56">
                <w:rPr>
                  <w:rFonts w:eastAsia="Times New Roman" w:cs="Times New Roman"/>
                  <w:i/>
                  <w:color w:val="000000" w:themeColor="text1"/>
                  <w:sz w:val="22"/>
                  <w:rPrChange w:id="793" w:author="tao huang" w:date="2018-01-10T18:17:00Z">
                    <w:rPr>
                      <w:rFonts w:eastAsia="Times New Roman" w:cs="Times New Roman"/>
                      <w:b/>
                      <w:i/>
                      <w:color w:val="000000" w:themeColor="text1"/>
                      <w:sz w:val="22"/>
                    </w:rPr>
                  </w:rPrChange>
                </w:rPr>
                <w:t>H</w:t>
              </w:r>
            </w:ins>
            <w:ins w:id="794" w:author="tao huang" w:date="2017-12-29T15:34:00Z">
              <w:r w:rsidR="00A26851" w:rsidRPr="00EA3C56">
                <w:rPr>
                  <w:rFonts w:eastAsia="Times New Roman" w:cs="Times New Roman"/>
                  <w:color w:val="000000"/>
                  <w:sz w:val="22"/>
                  <w:rPrChange w:id="795" w:author="tao huang" w:date="2018-01-10T18:17:00Z">
                    <w:rPr>
                      <w:rFonts w:ascii="Calibri" w:eastAsia="Times New Roman" w:hAnsi="Calibri" w:cs="Calibri"/>
                      <w:color w:val="000000"/>
                      <w:sz w:val="22"/>
                    </w:rPr>
                  </w:rPrChange>
                </w:rPr>
                <w:t>=4</w:t>
              </w:r>
            </w:ins>
          </w:p>
        </w:tc>
        <w:tc>
          <w:tcPr>
            <w:tcW w:w="601" w:type="dxa"/>
            <w:shd w:val="clear" w:color="auto" w:fill="auto"/>
            <w:noWrap/>
            <w:hideMark/>
            <w:tcPrChange w:id="796" w:author="tao huang" w:date="2018-01-08T14:51:00Z">
              <w:tcPr>
                <w:tcW w:w="0" w:type="dxa"/>
                <w:shd w:val="clear" w:color="auto" w:fill="auto"/>
                <w:noWrap/>
                <w:hideMark/>
              </w:tcPr>
            </w:tcPrChange>
          </w:tcPr>
          <w:p w14:paraId="3F30519C" w14:textId="5592824A" w:rsidR="00A26851" w:rsidRPr="00EA3C56" w:rsidRDefault="00EA3C56" w:rsidP="00C850BD">
            <w:pPr>
              <w:spacing w:after="0"/>
              <w:jc w:val="center"/>
              <w:cnfStyle w:val="000000100000" w:firstRow="0" w:lastRow="0" w:firstColumn="0" w:lastColumn="0" w:oddVBand="0" w:evenVBand="0" w:oddHBand="1" w:evenHBand="0" w:firstRowFirstColumn="0" w:firstRowLastColumn="0" w:lastRowFirstColumn="0" w:lastRowLastColumn="0"/>
              <w:rPr>
                <w:ins w:id="797" w:author="tao huang" w:date="2017-12-29T15:34:00Z"/>
                <w:rFonts w:eastAsia="Times New Roman" w:cs="Times New Roman"/>
                <w:color w:val="000000"/>
                <w:sz w:val="22"/>
                <w:rPrChange w:id="798" w:author="tao huang" w:date="2018-01-10T18:17:00Z">
                  <w:rPr>
                    <w:ins w:id="799" w:author="tao huang" w:date="2017-12-29T15:34:00Z"/>
                    <w:rFonts w:ascii="Calibri" w:eastAsia="Times New Roman" w:hAnsi="Calibri" w:cs="Calibri"/>
                    <w:color w:val="000000"/>
                    <w:sz w:val="22"/>
                  </w:rPr>
                </w:rPrChange>
              </w:rPr>
              <w:pPrChange w:id="800"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801" w:author="tao huang" w:date="2018-01-10T18:17:00Z">
              <w:r w:rsidRPr="00EA3C56">
                <w:rPr>
                  <w:rFonts w:eastAsia="Times New Roman" w:cs="Times New Roman"/>
                  <w:i/>
                  <w:color w:val="000000" w:themeColor="text1"/>
                  <w:sz w:val="22"/>
                  <w:rPrChange w:id="802" w:author="tao huang" w:date="2018-01-10T18:17:00Z">
                    <w:rPr>
                      <w:rFonts w:eastAsia="Times New Roman" w:cs="Times New Roman"/>
                      <w:b/>
                      <w:i/>
                      <w:color w:val="000000" w:themeColor="text1"/>
                      <w:sz w:val="22"/>
                    </w:rPr>
                  </w:rPrChange>
                </w:rPr>
                <w:t>H</w:t>
              </w:r>
            </w:ins>
            <w:ins w:id="803" w:author="tao huang" w:date="2017-12-29T15:34:00Z">
              <w:r w:rsidR="00A26851" w:rsidRPr="00EA3C56">
                <w:rPr>
                  <w:rFonts w:eastAsia="Times New Roman" w:cs="Times New Roman"/>
                  <w:color w:val="000000"/>
                  <w:sz w:val="22"/>
                  <w:rPrChange w:id="804" w:author="tao huang" w:date="2018-01-10T18:17:00Z">
                    <w:rPr>
                      <w:rFonts w:ascii="Calibri" w:eastAsia="Times New Roman" w:hAnsi="Calibri" w:cs="Calibri"/>
                      <w:color w:val="000000"/>
                      <w:sz w:val="22"/>
                    </w:rPr>
                  </w:rPrChange>
                </w:rPr>
                <w:t>=8</w:t>
              </w:r>
            </w:ins>
          </w:p>
        </w:tc>
      </w:tr>
      <w:tr w:rsidR="00877FDD" w:rsidRPr="00C850BD" w14:paraId="252F60E5" w14:textId="77777777" w:rsidTr="00B6020C">
        <w:tblPrEx>
          <w:tblPrExChange w:id="805" w:author="tao huang" w:date="2018-01-08T14:51:00Z">
            <w:tblPrEx>
              <w:tblW w:w="9985" w:type="dxa"/>
              <w:jc w:val="center"/>
            </w:tblPrEx>
          </w:tblPrExChange>
        </w:tblPrEx>
        <w:trPr>
          <w:trHeight w:val="20"/>
          <w:jc w:val="center"/>
          <w:ins w:id="806" w:author="tao huang" w:date="2017-12-29T15:34:00Z"/>
          <w:trPrChange w:id="807" w:author="tao huang" w:date="2018-01-08T14:51: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316" w:type="dxa"/>
            <w:shd w:val="clear" w:color="auto" w:fill="auto"/>
            <w:noWrap/>
            <w:hideMark/>
            <w:tcPrChange w:id="808" w:author="tao huang" w:date="2018-01-08T14:51:00Z">
              <w:tcPr>
                <w:tcW w:w="0" w:type="dxa"/>
                <w:gridSpan w:val="2"/>
                <w:shd w:val="clear" w:color="auto" w:fill="auto"/>
                <w:noWrap/>
                <w:hideMark/>
              </w:tcPr>
            </w:tcPrChange>
          </w:tcPr>
          <w:p w14:paraId="119927A2" w14:textId="77777777" w:rsidR="00A26851" w:rsidRPr="00C850BD" w:rsidRDefault="00A26851" w:rsidP="00C850BD">
            <w:pPr>
              <w:spacing w:after="0"/>
              <w:jc w:val="center"/>
              <w:rPr>
                <w:ins w:id="809" w:author="tao huang" w:date="2017-12-29T15:34:00Z"/>
                <w:rFonts w:eastAsia="Times New Roman" w:cs="Times New Roman"/>
                <w:b w:val="0"/>
                <w:color w:val="000000"/>
                <w:sz w:val="22"/>
                <w:rPrChange w:id="810" w:author="tao huang" w:date="2018-01-10T18:08:00Z">
                  <w:rPr>
                    <w:ins w:id="811" w:author="tao huang" w:date="2017-12-29T15:34:00Z"/>
                    <w:rFonts w:ascii="Calibri" w:eastAsia="Times New Roman" w:hAnsi="Calibri" w:cs="Calibri"/>
                    <w:color w:val="000000"/>
                    <w:sz w:val="22"/>
                  </w:rPr>
                </w:rPrChange>
              </w:rPr>
              <w:pPrChange w:id="812" w:author="tao huang" w:date="2018-01-10T18:08:00Z">
                <w:pPr>
                  <w:spacing w:after="0" w:line="240" w:lineRule="auto"/>
                  <w:jc w:val="center"/>
                </w:pPr>
              </w:pPrChange>
            </w:pPr>
            <w:ins w:id="813" w:author="tao huang" w:date="2017-12-29T15:34:00Z">
              <w:r w:rsidRPr="00C850BD">
                <w:rPr>
                  <w:rFonts w:eastAsia="Times New Roman" w:cs="Times New Roman"/>
                  <w:b w:val="0"/>
                  <w:color w:val="000000"/>
                  <w:sz w:val="22"/>
                  <w:rPrChange w:id="814" w:author="tao huang" w:date="2018-01-10T18:08:00Z">
                    <w:rPr>
                      <w:rFonts w:ascii="Calibri" w:eastAsia="Times New Roman" w:hAnsi="Calibri" w:cs="Calibri"/>
                      <w:color w:val="000000"/>
                      <w:sz w:val="22"/>
                    </w:rPr>
                  </w:rPrChange>
                </w:rPr>
                <w:t>ADL-intra</w:t>
              </w:r>
            </w:ins>
          </w:p>
        </w:tc>
        <w:tc>
          <w:tcPr>
            <w:tcW w:w="1795" w:type="dxa"/>
            <w:shd w:val="clear" w:color="auto" w:fill="auto"/>
            <w:noWrap/>
            <w:hideMark/>
            <w:tcPrChange w:id="815" w:author="tao huang" w:date="2018-01-08T14:51:00Z">
              <w:tcPr>
                <w:tcW w:w="0" w:type="dxa"/>
                <w:shd w:val="clear" w:color="auto" w:fill="auto"/>
                <w:noWrap/>
                <w:hideMark/>
              </w:tcPr>
            </w:tcPrChange>
          </w:tcPr>
          <w:p w14:paraId="3B922C99" w14:textId="77777777" w:rsidR="00A26851" w:rsidRPr="00C850BD" w:rsidRDefault="00A26851" w:rsidP="00C850BD">
            <w:pPr>
              <w:spacing w:after="0"/>
              <w:cnfStyle w:val="000000000000" w:firstRow="0" w:lastRow="0" w:firstColumn="0" w:lastColumn="0" w:oddVBand="0" w:evenVBand="0" w:oddHBand="0" w:evenHBand="0" w:firstRowFirstColumn="0" w:firstRowLastColumn="0" w:lastRowFirstColumn="0" w:lastRowLastColumn="0"/>
              <w:rPr>
                <w:ins w:id="816" w:author="tao huang" w:date="2017-12-29T15:34:00Z"/>
                <w:rFonts w:eastAsia="Times New Roman" w:cs="Times New Roman"/>
                <w:color w:val="000000"/>
                <w:sz w:val="22"/>
                <w:rPrChange w:id="817" w:author="tao huang" w:date="2018-01-10T18:08:00Z">
                  <w:rPr>
                    <w:ins w:id="818" w:author="tao huang" w:date="2017-12-29T15:34:00Z"/>
                    <w:rFonts w:ascii="Calibri" w:eastAsia="Times New Roman" w:hAnsi="Calibri" w:cs="Calibri"/>
                    <w:color w:val="000000"/>
                    <w:sz w:val="22"/>
                  </w:rPr>
                </w:rPrChange>
              </w:rPr>
              <w:pPrChange w:id="819" w:author="tao huang" w:date="2018-01-10T18:08: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820" w:author="tao huang" w:date="2017-12-29T15:34:00Z">
              <w:r w:rsidRPr="00C850BD">
                <w:rPr>
                  <w:rFonts w:eastAsia="Times New Roman" w:cs="Times New Roman"/>
                  <w:color w:val="000000"/>
                  <w:sz w:val="22"/>
                  <w:rPrChange w:id="821" w:author="tao huang" w:date="2018-01-10T18:08:00Z">
                    <w:rPr>
                      <w:rFonts w:ascii="Calibri" w:eastAsia="Times New Roman" w:hAnsi="Calibri" w:cs="Calibri"/>
                      <w:color w:val="000000"/>
                      <w:sz w:val="22"/>
                    </w:rPr>
                  </w:rPrChange>
                </w:rPr>
                <w:t>ADL-intra-EWC</w:t>
              </w:r>
            </w:ins>
          </w:p>
        </w:tc>
        <w:tc>
          <w:tcPr>
            <w:tcW w:w="601" w:type="dxa"/>
            <w:shd w:val="clear" w:color="auto" w:fill="auto"/>
            <w:noWrap/>
            <w:hideMark/>
            <w:tcPrChange w:id="822" w:author="tao huang" w:date="2018-01-08T14:51:00Z">
              <w:tcPr>
                <w:tcW w:w="601" w:type="dxa"/>
                <w:gridSpan w:val="2"/>
                <w:shd w:val="clear" w:color="auto" w:fill="auto"/>
                <w:noWrap/>
                <w:hideMark/>
              </w:tcPr>
            </w:tcPrChange>
          </w:tcPr>
          <w:p w14:paraId="71C5ACA4"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23" w:author="tao huang" w:date="2017-12-29T15:34:00Z"/>
                <w:rFonts w:eastAsia="Times New Roman" w:cs="Times New Roman"/>
                <w:color w:val="000000"/>
                <w:sz w:val="22"/>
                <w:rPrChange w:id="824" w:author="tao huang" w:date="2018-01-10T18:08:00Z">
                  <w:rPr>
                    <w:ins w:id="825" w:author="tao huang" w:date="2017-12-29T15:34:00Z"/>
                    <w:rFonts w:ascii="Calibri" w:eastAsia="Times New Roman" w:hAnsi="Calibri" w:cs="Calibri"/>
                    <w:color w:val="000000"/>
                    <w:sz w:val="22"/>
                  </w:rPr>
                </w:rPrChange>
              </w:rPr>
              <w:pPrChange w:id="826"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27" w:author="tao huang" w:date="2017-12-29T15:34:00Z">
              <w:r w:rsidRPr="00C850BD">
                <w:rPr>
                  <w:rFonts w:eastAsia="Times New Roman" w:cs="Times New Roman"/>
                  <w:color w:val="000000"/>
                  <w:sz w:val="22"/>
                  <w:rPrChange w:id="828" w:author="tao huang" w:date="2018-01-10T18:08:00Z">
                    <w:rPr>
                      <w:rFonts w:ascii="Calibri" w:eastAsia="Times New Roman" w:hAnsi="Calibri" w:cs="Calibri"/>
                      <w:color w:val="000000"/>
                      <w:sz w:val="22"/>
                    </w:rPr>
                  </w:rPrChange>
                </w:rPr>
                <w:t>0.01</w:t>
              </w:r>
            </w:ins>
          </w:p>
        </w:tc>
        <w:tc>
          <w:tcPr>
            <w:tcW w:w="601" w:type="dxa"/>
            <w:shd w:val="clear" w:color="auto" w:fill="auto"/>
            <w:noWrap/>
            <w:hideMark/>
            <w:tcPrChange w:id="829" w:author="tao huang" w:date="2018-01-08T14:51:00Z">
              <w:tcPr>
                <w:tcW w:w="601" w:type="dxa"/>
                <w:shd w:val="clear" w:color="auto" w:fill="auto"/>
                <w:noWrap/>
                <w:hideMark/>
              </w:tcPr>
            </w:tcPrChange>
          </w:tcPr>
          <w:p w14:paraId="477CFF39"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30" w:author="tao huang" w:date="2017-12-29T15:34:00Z"/>
                <w:rFonts w:eastAsia="Times New Roman" w:cs="Times New Roman"/>
                <w:color w:val="000000"/>
                <w:sz w:val="22"/>
                <w:rPrChange w:id="831" w:author="tao huang" w:date="2018-01-10T18:08:00Z">
                  <w:rPr>
                    <w:ins w:id="832" w:author="tao huang" w:date="2017-12-29T15:34:00Z"/>
                    <w:rFonts w:ascii="Calibri" w:eastAsia="Times New Roman" w:hAnsi="Calibri" w:cs="Calibri"/>
                    <w:color w:val="000000"/>
                    <w:sz w:val="22"/>
                  </w:rPr>
                </w:rPrChange>
              </w:rPr>
              <w:pPrChange w:id="833"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34" w:author="tao huang" w:date="2017-12-29T15:34:00Z">
              <w:r w:rsidRPr="00C850BD">
                <w:rPr>
                  <w:rFonts w:eastAsia="Times New Roman" w:cs="Times New Roman"/>
                  <w:color w:val="000000"/>
                  <w:sz w:val="22"/>
                  <w:rPrChange w:id="835"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836" w:author="tao huang" w:date="2018-01-08T14:51:00Z">
              <w:tcPr>
                <w:tcW w:w="0" w:type="dxa"/>
                <w:shd w:val="clear" w:color="auto" w:fill="auto"/>
                <w:noWrap/>
                <w:hideMark/>
              </w:tcPr>
            </w:tcPrChange>
          </w:tcPr>
          <w:p w14:paraId="2157FA10"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37" w:author="tao huang" w:date="2017-12-29T15:34:00Z"/>
                <w:rFonts w:eastAsia="Times New Roman" w:cs="Times New Roman"/>
                <w:color w:val="000000"/>
                <w:sz w:val="22"/>
                <w:rPrChange w:id="838" w:author="tao huang" w:date="2018-01-10T18:08:00Z">
                  <w:rPr>
                    <w:ins w:id="839" w:author="tao huang" w:date="2017-12-29T15:34:00Z"/>
                    <w:rFonts w:ascii="Calibri" w:eastAsia="Times New Roman" w:hAnsi="Calibri" w:cs="Calibri"/>
                    <w:color w:val="000000"/>
                    <w:sz w:val="22"/>
                  </w:rPr>
                </w:rPrChange>
              </w:rPr>
              <w:pPrChange w:id="840"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41" w:author="tao huang" w:date="2017-12-29T15:34:00Z">
              <w:r w:rsidRPr="00C850BD">
                <w:rPr>
                  <w:rFonts w:eastAsia="Times New Roman" w:cs="Times New Roman"/>
                  <w:color w:val="000000"/>
                  <w:sz w:val="22"/>
                  <w:rPrChange w:id="842"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843" w:author="tao huang" w:date="2018-01-08T14:51:00Z">
              <w:tcPr>
                <w:tcW w:w="601" w:type="dxa"/>
                <w:shd w:val="clear" w:color="auto" w:fill="auto"/>
                <w:noWrap/>
                <w:hideMark/>
              </w:tcPr>
            </w:tcPrChange>
          </w:tcPr>
          <w:p w14:paraId="4720EECF"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44" w:author="tao huang" w:date="2017-12-29T15:34:00Z"/>
                <w:rFonts w:eastAsia="Times New Roman" w:cs="Times New Roman"/>
                <w:color w:val="000000"/>
                <w:sz w:val="22"/>
                <w:rPrChange w:id="845" w:author="tao huang" w:date="2018-01-10T18:08:00Z">
                  <w:rPr>
                    <w:ins w:id="846" w:author="tao huang" w:date="2017-12-29T15:34:00Z"/>
                    <w:rFonts w:ascii="Calibri" w:eastAsia="Times New Roman" w:hAnsi="Calibri" w:cs="Calibri"/>
                    <w:color w:val="000000"/>
                    <w:sz w:val="22"/>
                  </w:rPr>
                </w:rPrChange>
              </w:rPr>
              <w:pPrChange w:id="847"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48" w:author="tao huang" w:date="2017-12-29T15:34:00Z">
              <w:r w:rsidRPr="00C850BD">
                <w:rPr>
                  <w:rFonts w:eastAsia="Times New Roman" w:cs="Times New Roman"/>
                  <w:color w:val="000000"/>
                  <w:sz w:val="22"/>
                  <w:rPrChange w:id="849"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850" w:author="tao huang" w:date="2018-01-08T14:51:00Z">
              <w:tcPr>
                <w:tcW w:w="0" w:type="dxa"/>
                <w:gridSpan w:val="2"/>
                <w:shd w:val="clear" w:color="auto" w:fill="auto"/>
                <w:noWrap/>
                <w:hideMark/>
              </w:tcPr>
            </w:tcPrChange>
          </w:tcPr>
          <w:p w14:paraId="5576617A"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51" w:author="tao huang" w:date="2017-12-29T15:34:00Z"/>
                <w:rFonts w:eastAsia="Times New Roman" w:cs="Times New Roman"/>
                <w:color w:val="000000"/>
                <w:sz w:val="22"/>
                <w:rPrChange w:id="852" w:author="tao huang" w:date="2018-01-10T18:08:00Z">
                  <w:rPr>
                    <w:ins w:id="853" w:author="tao huang" w:date="2017-12-29T15:34:00Z"/>
                    <w:rFonts w:ascii="Calibri" w:eastAsia="Times New Roman" w:hAnsi="Calibri" w:cs="Calibri"/>
                    <w:color w:val="000000"/>
                    <w:sz w:val="22"/>
                  </w:rPr>
                </w:rPrChange>
              </w:rPr>
              <w:pPrChange w:id="854"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55" w:author="tao huang" w:date="2017-12-29T15:34:00Z">
              <w:r w:rsidRPr="00C850BD">
                <w:rPr>
                  <w:rFonts w:eastAsia="Times New Roman" w:cs="Times New Roman"/>
                  <w:color w:val="000000"/>
                  <w:sz w:val="22"/>
                  <w:rPrChange w:id="856" w:author="tao huang" w:date="2018-01-10T18:08:00Z">
                    <w:rPr>
                      <w:rFonts w:ascii="Calibri" w:eastAsia="Times New Roman" w:hAnsi="Calibri" w:cs="Calibri"/>
                      <w:color w:val="000000"/>
                      <w:sz w:val="22"/>
                    </w:rPr>
                  </w:rPrChange>
                </w:rPr>
                <w:t>0.00</w:t>
              </w:r>
            </w:ins>
          </w:p>
        </w:tc>
        <w:tc>
          <w:tcPr>
            <w:tcW w:w="864" w:type="dxa"/>
            <w:shd w:val="clear" w:color="auto" w:fill="auto"/>
            <w:noWrap/>
            <w:hideMark/>
            <w:tcPrChange w:id="857" w:author="tao huang" w:date="2018-01-08T14:51:00Z">
              <w:tcPr>
                <w:tcW w:w="397" w:type="dxa"/>
                <w:shd w:val="clear" w:color="auto" w:fill="auto"/>
                <w:noWrap/>
                <w:hideMark/>
              </w:tcPr>
            </w:tcPrChange>
          </w:tcPr>
          <w:p w14:paraId="39865CD6"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58" w:author="tao huang" w:date="2017-12-29T15:34:00Z"/>
                <w:rFonts w:eastAsia="Times New Roman" w:cs="Times New Roman"/>
                <w:color w:val="000000"/>
                <w:sz w:val="22"/>
                <w:rPrChange w:id="859" w:author="tao huang" w:date="2018-01-10T18:08:00Z">
                  <w:rPr>
                    <w:ins w:id="860" w:author="tao huang" w:date="2017-12-29T15:34:00Z"/>
                    <w:rFonts w:ascii="Calibri" w:eastAsia="Times New Roman" w:hAnsi="Calibri" w:cs="Calibri"/>
                    <w:color w:val="000000"/>
                    <w:sz w:val="22"/>
                  </w:rPr>
                </w:rPrChange>
              </w:rPr>
              <w:pPrChange w:id="861"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62" w:author="tao huang" w:date="2017-12-29T15:34:00Z">
              <w:r w:rsidRPr="00C850BD">
                <w:rPr>
                  <w:rFonts w:eastAsia="Times New Roman" w:cs="Times New Roman"/>
                  <w:color w:val="000000"/>
                  <w:sz w:val="22"/>
                  <w:rPrChange w:id="863"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864" w:author="tao huang" w:date="2018-01-08T14:51:00Z">
              <w:tcPr>
                <w:tcW w:w="0" w:type="dxa"/>
                <w:gridSpan w:val="2"/>
                <w:shd w:val="clear" w:color="auto" w:fill="auto"/>
                <w:noWrap/>
                <w:hideMark/>
              </w:tcPr>
            </w:tcPrChange>
          </w:tcPr>
          <w:p w14:paraId="72A45D93"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65" w:author="tao huang" w:date="2017-12-29T15:34:00Z"/>
                <w:rFonts w:eastAsia="Times New Roman" w:cs="Times New Roman"/>
                <w:color w:val="000000"/>
                <w:sz w:val="22"/>
                <w:rPrChange w:id="866" w:author="tao huang" w:date="2018-01-10T18:08:00Z">
                  <w:rPr>
                    <w:ins w:id="867" w:author="tao huang" w:date="2017-12-29T15:34:00Z"/>
                    <w:rFonts w:ascii="Calibri" w:eastAsia="Times New Roman" w:hAnsi="Calibri" w:cs="Calibri"/>
                    <w:color w:val="000000"/>
                    <w:sz w:val="22"/>
                  </w:rPr>
                </w:rPrChange>
              </w:rPr>
              <w:pPrChange w:id="868"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69" w:author="tao huang" w:date="2017-12-29T15:34:00Z">
              <w:r w:rsidRPr="00C850BD">
                <w:rPr>
                  <w:rFonts w:eastAsia="Times New Roman" w:cs="Times New Roman"/>
                  <w:color w:val="000000"/>
                  <w:sz w:val="22"/>
                  <w:rPrChange w:id="870"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871" w:author="tao huang" w:date="2018-01-08T14:51:00Z">
              <w:tcPr>
                <w:tcW w:w="0" w:type="dxa"/>
                <w:shd w:val="clear" w:color="auto" w:fill="auto"/>
                <w:noWrap/>
                <w:hideMark/>
              </w:tcPr>
            </w:tcPrChange>
          </w:tcPr>
          <w:p w14:paraId="26A6B675"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72" w:author="tao huang" w:date="2017-12-29T15:34:00Z"/>
                <w:rFonts w:eastAsia="Times New Roman" w:cs="Times New Roman"/>
                <w:color w:val="000000"/>
                <w:sz w:val="22"/>
                <w:rPrChange w:id="873" w:author="tao huang" w:date="2018-01-10T18:08:00Z">
                  <w:rPr>
                    <w:ins w:id="874" w:author="tao huang" w:date="2017-12-29T15:34:00Z"/>
                    <w:rFonts w:ascii="Calibri" w:eastAsia="Times New Roman" w:hAnsi="Calibri" w:cs="Calibri"/>
                    <w:color w:val="000000"/>
                    <w:sz w:val="22"/>
                  </w:rPr>
                </w:rPrChange>
              </w:rPr>
              <w:pPrChange w:id="875"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76" w:author="tao huang" w:date="2017-12-29T15:34:00Z">
              <w:r w:rsidRPr="00C850BD">
                <w:rPr>
                  <w:rFonts w:eastAsia="Times New Roman" w:cs="Times New Roman"/>
                  <w:color w:val="000000"/>
                  <w:sz w:val="22"/>
                  <w:rPrChange w:id="877"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878" w:author="tao huang" w:date="2018-01-08T14:51:00Z">
              <w:tcPr>
                <w:tcW w:w="0" w:type="dxa"/>
                <w:shd w:val="clear" w:color="auto" w:fill="auto"/>
                <w:noWrap/>
                <w:hideMark/>
              </w:tcPr>
            </w:tcPrChange>
          </w:tcPr>
          <w:p w14:paraId="64B26943"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79" w:author="tao huang" w:date="2017-12-29T15:34:00Z"/>
                <w:rFonts w:eastAsia="Times New Roman" w:cs="Times New Roman"/>
                <w:color w:val="000000"/>
                <w:sz w:val="22"/>
                <w:rPrChange w:id="880" w:author="tao huang" w:date="2018-01-10T18:08:00Z">
                  <w:rPr>
                    <w:ins w:id="881" w:author="tao huang" w:date="2017-12-29T15:34:00Z"/>
                    <w:rFonts w:ascii="Calibri" w:eastAsia="Times New Roman" w:hAnsi="Calibri" w:cs="Calibri"/>
                    <w:color w:val="000000"/>
                    <w:sz w:val="22"/>
                  </w:rPr>
                </w:rPrChange>
              </w:rPr>
              <w:pPrChange w:id="882"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83" w:author="tao huang" w:date="2017-12-29T15:34:00Z">
              <w:r w:rsidRPr="00C850BD">
                <w:rPr>
                  <w:rFonts w:eastAsia="Times New Roman" w:cs="Times New Roman"/>
                  <w:color w:val="000000"/>
                  <w:sz w:val="22"/>
                  <w:rPrChange w:id="884"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885" w:author="tao huang" w:date="2018-01-08T14:51:00Z">
              <w:tcPr>
                <w:tcW w:w="601" w:type="dxa"/>
                <w:gridSpan w:val="2"/>
                <w:shd w:val="clear" w:color="auto" w:fill="auto"/>
                <w:noWrap/>
                <w:hideMark/>
              </w:tcPr>
            </w:tcPrChange>
          </w:tcPr>
          <w:p w14:paraId="2B7D2979"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86" w:author="tao huang" w:date="2017-12-29T15:34:00Z"/>
                <w:rFonts w:eastAsia="Times New Roman" w:cs="Times New Roman"/>
                <w:color w:val="000000"/>
                <w:sz w:val="22"/>
                <w:rPrChange w:id="887" w:author="tao huang" w:date="2018-01-10T18:08:00Z">
                  <w:rPr>
                    <w:ins w:id="888" w:author="tao huang" w:date="2017-12-29T15:34:00Z"/>
                    <w:rFonts w:ascii="Calibri" w:eastAsia="Times New Roman" w:hAnsi="Calibri" w:cs="Calibri"/>
                    <w:color w:val="000000"/>
                    <w:sz w:val="22"/>
                  </w:rPr>
                </w:rPrChange>
              </w:rPr>
              <w:pPrChange w:id="889"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90" w:author="tao huang" w:date="2017-12-29T15:34:00Z">
              <w:r w:rsidRPr="00C850BD">
                <w:rPr>
                  <w:rFonts w:eastAsia="Times New Roman" w:cs="Times New Roman"/>
                  <w:color w:val="000000"/>
                  <w:sz w:val="22"/>
                  <w:rPrChange w:id="891"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892" w:author="tao huang" w:date="2018-01-08T14:51:00Z">
              <w:tcPr>
                <w:tcW w:w="601" w:type="dxa"/>
                <w:shd w:val="clear" w:color="auto" w:fill="auto"/>
                <w:noWrap/>
                <w:hideMark/>
              </w:tcPr>
            </w:tcPrChange>
          </w:tcPr>
          <w:p w14:paraId="7BACE3A4"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893" w:author="tao huang" w:date="2017-12-29T15:34:00Z"/>
                <w:rFonts w:eastAsia="Times New Roman" w:cs="Times New Roman"/>
                <w:color w:val="000000"/>
                <w:sz w:val="22"/>
                <w:rPrChange w:id="894" w:author="tao huang" w:date="2018-01-10T18:08:00Z">
                  <w:rPr>
                    <w:ins w:id="895" w:author="tao huang" w:date="2017-12-29T15:34:00Z"/>
                    <w:rFonts w:ascii="Calibri" w:eastAsia="Times New Roman" w:hAnsi="Calibri" w:cs="Calibri"/>
                    <w:color w:val="000000"/>
                    <w:sz w:val="22"/>
                  </w:rPr>
                </w:rPrChange>
              </w:rPr>
              <w:pPrChange w:id="896"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897" w:author="tao huang" w:date="2017-12-29T15:34:00Z">
              <w:r w:rsidRPr="00C850BD">
                <w:rPr>
                  <w:rFonts w:eastAsia="Times New Roman" w:cs="Times New Roman"/>
                  <w:color w:val="000000"/>
                  <w:sz w:val="22"/>
                  <w:rPrChange w:id="898"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899" w:author="tao huang" w:date="2018-01-08T14:51:00Z">
              <w:tcPr>
                <w:tcW w:w="601" w:type="dxa"/>
                <w:shd w:val="clear" w:color="auto" w:fill="auto"/>
                <w:noWrap/>
                <w:hideMark/>
              </w:tcPr>
            </w:tcPrChange>
          </w:tcPr>
          <w:p w14:paraId="32A5FEDE"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900" w:author="tao huang" w:date="2017-12-29T15:34:00Z"/>
                <w:rFonts w:eastAsia="Times New Roman" w:cs="Times New Roman"/>
                <w:color w:val="000000"/>
                <w:sz w:val="22"/>
                <w:rPrChange w:id="901" w:author="tao huang" w:date="2018-01-10T18:08:00Z">
                  <w:rPr>
                    <w:ins w:id="902" w:author="tao huang" w:date="2017-12-29T15:34:00Z"/>
                    <w:rFonts w:ascii="Calibri" w:eastAsia="Times New Roman" w:hAnsi="Calibri" w:cs="Calibri"/>
                    <w:color w:val="000000"/>
                    <w:sz w:val="22"/>
                  </w:rPr>
                </w:rPrChange>
              </w:rPr>
              <w:pPrChange w:id="903"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904" w:author="tao huang" w:date="2017-12-29T15:34:00Z">
              <w:r w:rsidRPr="00C850BD">
                <w:rPr>
                  <w:rFonts w:eastAsia="Times New Roman" w:cs="Times New Roman"/>
                  <w:color w:val="000000"/>
                  <w:sz w:val="22"/>
                  <w:rPrChange w:id="905" w:author="tao huang" w:date="2018-01-10T18:08:00Z">
                    <w:rPr>
                      <w:rFonts w:ascii="Calibri" w:eastAsia="Times New Roman" w:hAnsi="Calibri" w:cs="Calibri"/>
                      <w:color w:val="000000"/>
                      <w:sz w:val="22"/>
                    </w:rPr>
                  </w:rPrChange>
                </w:rPr>
                <w:t>0.00</w:t>
              </w:r>
            </w:ins>
          </w:p>
        </w:tc>
      </w:tr>
      <w:tr w:rsidR="00877FDD" w:rsidRPr="00C850BD" w14:paraId="37001FA4" w14:textId="77777777" w:rsidTr="00B6020C">
        <w:tblPrEx>
          <w:tblPrExChange w:id="906" w:author="tao huang" w:date="2018-01-08T14:51:00Z">
            <w:tblPrEx>
              <w:tblW w:w="9985"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20"/>
          <w:jc w:val="center"/>
          <w:ins w:id="907" w:author="tao huang" w:date="2017-12-29T15:34:00Z"/>
          <w:trPrChange w:id="908" w:author="tao huang" w:date="2018-01-08T14:51: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316" w:type="dxa"/>
            <w:shd w:val="clear" w:color="auto" w:fill="auto"/>
            <w:noWrap/>
            <w:hideMark/>
            <w:tcPrChange w:id="909" w:author="tao huang" w:date="2018-01-08T14:51:00Z">
              <w:tcPr>
                <w:tcW w:w="0" w:type="dxa"/>
                <w:gridSpan w:val="2"/>
                <w:shd w:val="clear" w:color="auto" w:fill="auto"/>
                <w:noWrap/>
                <w:hideMark/>
              </w:tcPr>
            </w:tcPrChange>
          </w:tcPr>
          <w:p w14:paraId="25A4E74B" w14:textId="77777777" w:rsidR="00A26851" w:rsidRPr="00C850BD" w:rsidRDefault="00A26851" w:rsidP="00C850BD">
            <w:pPr>
              <w:spacing w:after="0"/>
              <w:jc w:val="center"/>
              <w:cnfStyle w:val="001000100000" w:firstRow="0" w:lastRow="0" w:firstColumn="1" w:lastColumn="0" w:oddVBand="0" w:evenVBand="0" w:oddHBand="1" w:evenHBand="0" w:firstRowFirstColumn="0" w:firstRowLastColumn="0" w:lastRowFirstColumn="0" w:lastRowLastColumn="0"/>
              <w:rPr>
                <w:ins w:id="910" w:author="tao huang" w:date="2017-12-29T15:34:00Z"/>
                <w:rFonts w:eastAsia="Times New Roman" w:cs="Times New Roman"/>
                <w:b w:val="0"/>
                <w:color w:val="000000"/>
                <w:sz w:val="22"/>
                <w:rPrChange w:id="911" w:author="tao huang" w:date="2018-01-10T18:08:00Z">
                  <w:rPr>
                    <w:ins w:id="912" w:author="tao huang" w:date="2017-12-29T15:34:00Z"/>
                    <w:rFonts w:ascii="Calibri" w:eastAsia="Times New Roman" w:hAnsi="Calibri" w:cs="Calibri"/>
                    <w:color w:val="000000"/>
                    <w:sz w:val="22"/>
                  </w:rPr>
                </w:rPrChange>
              </w:rPr>
              <w:pPrChange w:id="913" w:author="tao huang" w:date="2018-01-10T18:08:00Z">
                <w:pPr>
                  <w:spacing w:after="0" w:line="240" w:lineRule="auto"/>
                  <w:jc w:val="center"/>
                  <w:cnfStyle w:val="001000100000" w:firstRow="0" w:lastRow="0" w:firstColumn="1" w:lastColumn="0" w:oddVBand="0" w:evenVBand="0" w:oddHBand="1" w:evenHBand="0" w:firstRowFirstColumn="0" w:firstRowLastColumn="0" w:lastRowFirstColumn="0" w:lastRowLastColumn="0"/>
                </w:pPr>
              </w:pPrChange>
            </w:pPr>
            <w:ins w:id="914" w:author="tao huang" w:date="2017-12-29T15:34:00Z">
              <w:r w:rsidRPr="00C850BD">
                <w:rPr>
                  <w:rFonts w:eastAsia="Times New Roman" w:cs="Times New Roman"/>
                  <w:b w:val="0"/>
                  <w:color w:val="000000"/>
                  <w:sz w:val="22"/>
                  <w:rPrChange w:id="915" w:author="tao huang" w:date="2018-01-10T18:08:00Z">
                    <w:rPr>
                      <w:rFonts w:ascii="Calibri" w:eastAsia="Times New Roman" w:hAnsi="Calibri" w:cs="Calibri"/>
                      <w:color w:val="000000"/>
                      <w:sz w:val="22"/>
                    </w:rPr>
                  </w:rPrChange>
                </w:rPr>
                <w:t>ADL-intra</w:t>
              </w:r>
            </w:ins>
          </w:p>
        </w:tc>
        <w:tc>
          <w:tcPr>
            <w:tcW w:w="1795" w:type="dxa"/>
            <w:shd w:val="clear" w:color="auto" w:fill="auto"/>
            <w:noWrap/>
            <w:hideMark/>
            <w:tcPrChange w:id="916" w:author="tao huang" w:date="2018-01-08T14:51:00Z">
              <w:tcPr>
                <w:tcW w:w="0" w:type="dxa"/>
                <w:shd w:val="clear" w:color="auto" w:fill="auto"/>
                <w:noWrap/>
                <w:hideMark/>
              </w:tcPr>
            </w:tcPrChange>
          </w:tcPr>
          <w:p w14:paraId="4249E144" w14:textId="77777777" w:rsidR="00A26851" w:rsidRPr="00C850BD" w:rsidRDefault="00A26851" w:rsidP="00C850BD">
            <w:pPr>
              <w:spacing w:after="0"/>
              <w:cnfStyle w:val="000000100000" w:firstRow="0" w:lastRow="0" w:firstColumn="0" w:lastColumn="0" w:oddVBand="0" w:evenVBand="0" w:oddHBand="1" w:evenHBand="0" w:firstRowFirstColumn="0" w:firstRowLastColumn="0" w:lastRowFirstColumn="0" w:lastRowLastColumn="0"/>
              <w:rPr>
                <w:ins w:id="917" w:author="tao huang" w:date="2017-12-29T15:34:00Z"/>
                <w:rFonts w:eastAsia="Times New Roman" w:cs="Times New Roman"/>
                <w:color w:val="000000"/>
                <w:sz w:val="22"/>
                <w:rPrChange w:id="918" w:author="tao huang" w:date="2018-01-10T18:08:00Z">
                  <w:rPr>
                    <w:ins w:id="919" w:author="tao huang" w:date="2017-12-29T15:34:00Z"/>
                    <w:rFonts w:ascii="Calibri" w:eastAsia="Times New Roman" w:hAnsi="Calibri" w:cs="Calibri"/>
                    <w:color w:val="000000"/>
                    <w:sz w:val="22"/>
                  </w:rPr>
                </w:rPrChange>
              </w:rPr>
              <w:pPrChange w:id="920" w:author="tao huang" w:date="2018-01-10T18:08: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921" w:author="tao huang" w:date="2017-12-29T15:34:00Z">
              <w:r w:rsidRPr="00C850BD">
                <w:rPr>
                  <w:rFonts w:eastAsia="Times New Roman" w:cs="Times New Roman"/>
                  <w:color w:val="000000"/>
                  <w:sz w:val="22"/>
                  <w:rPrChange w:id="922" w:author="tao huang" w:date="2018-01-10T18:08:00Z">
                    <w:rPr>
                      <w:rFonts w:ascii="Calibri" w:eastAsia="Times New Roman" w:hAnsi="Calibri" w:cs="Calibri"/>
                      <w:color w:val="000000"/>
                      <w:sz w:val="22"/>
                    </w:rPr>
                  </w:rPrChange>
                </w:rPr>
                <w:t>ADL-intra-IC</w:t>
              </w:r>
            </w:ins>
          </w:p>
        </w:tc>
        <w:tc>
          <w:tcPr>
            <w:tcW w:w="601" w:type="dxa"/>
            <w:shd w:val="clear" w:color="auto" w:fill="auto"/>
            <w:noWrap/>
            <w:hideMark/>
            <w:tcPrChange w:id="923" w:author="tao huang" w:date="2018-01-08T14:51:00Z">
              <w:tcPr>
                <w:tcW w:w="601" w:type="dxa"/>
                <w:gridSpan w:val="2"/>
                <w:shd w:val="clear" w:color="auto" w:fill="auto"/>
                <w:noWrap/>
                <w:hideMark/>
              </w:tcPr>
            </w:tcPrChange>
          </w:tcPr>
          <w:p w14:paraId="2753D050"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24" w:author="tao huang" w:date="2017-12-29T15:34:00Z"/>
                <w:rFonts w:eastAsia="Times New Roman" w:cs="Times New Roman"/>
                <w:color w:val="000000"/>
                <w:sz w:val="22"/>
                <w:rPrChange w:id="925" w:author="tao huang" w:date="2018-01-10T18:08:00Z">
                  <w:rPr>
                    <w:ins w:id="926" w:author="tao huang" w:date="2017-12-29T15:34:00Z"/>
                    <w:rFonts w:ascii="Calibri" w:eastAsia="Times New Roman" w:hAnsi="Calibri" w:cs="Calibri"/>
                    <w:color w:val="000000"/>
                    <w:sz w:val="22"/>
                  </w:rPr>
                </w:rPrChange>
              </w:rPr>
              <w:pPrChange w:id="927"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28" w:author="tao huang" w:date="2017-12-29T15:34:00Z">
              <w:r w:rsidRPr="00C850BD">
                <w:rPr>
                  <w:rFonts w:eastAsia="Times New Roman" w:cs="Times New Roman"/>
                  <w:color w:val="000000"/>
                  <w:sz w:val="22"/>
                  <w:rPrChange w:id="929" w:author="tao huang" w:date="2018-01-10T18:08:00Z">
                    <w:rPr>
                      <w:rFonts w:ascii="Calibri" w:eastAsia="Times New Roman" w:hAnsi="Calibri" w:cs="Calibri"/>
                      <w:color w:val="000000"/>
                      <w:sz w:val="22"/>
                    </w:rPr>
                  </w:rPrChange>
                </w:rPr>
                <w:t>0.07</w:t>
              </w:r>
            </w:ins>
          </w:p>
        </w:tc>
        <w:tc>
          <w:tcPr>
            <w:tcW w:w="601" w:type="dxa"/>
            <w:shd w:val="clear" w:color="auto" w:fill="auto"/>
            <w:noWrap/>
            <w:hideMark/>
            <w:tcPrChange w:id="930" w:author="tao huang" w:date="2018-01-08T14:51:00Z">
              <w:tcPr>
                <w:tcW w:w="601" w:type="dxa"/>
                <w:shd w:val="clear" w:color="auto" w:fill="auto"/>
                <w:noWrap/>
                <w:hideMark/>
              </w:tcPr>
            </w:tcPrChange>
          </w:tcPr>
          <w:p w14:paraId="556B4209"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31" w:author="tao huang" w:date="2017-12-29T15:34:00Z"/>
                <w:rFonts w:eastAsia="Times New Roman" w:cs="Times New Roman"/>
                <w:color w:val="000000"/>
                <w:sz w:val="22"/>
                <w:rPrChange w:id="932" w:author="tao huang" w:date="2018-01-10T18:08:00Z">
                  <w:rPr>
                    <w:ins w:id="933" w:author="tao huang" w:date="2017-12-29T15:34:00Z"/>
                    <w:rFonts w:ascii="Calibri" w:eastAsia="Times New Roman" w:hAnsi="Calibri" w:cs="Calibri"/>
                    <w:color w:val="000000"/>
                    <w:sz w:val="22"/>
                  </w:rPr>
                </w:rPrChange>
              </w:rPr>
              <w:pPrChange w:id="934"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35" w:author="tao huang" w:date="2017-12-29T15:34:00Z">
              <w:r w:rsidRPr="00C850BD">
                <w:rPr>
                  <w:rFonts w:eastAsia="Times New Roman" w:cs="Times New Roman"/>
                  <w:color w:val="000000"/>
                  <w:sz w:val="22"/>
                  <w:rPrChange w:id="936" w:author="tao huang" w:date="2018-01-10T18:08:00Z">
                    <w:rPr>
                      <w:rFonts w:ascii="Calibri" w:eastAsia="Times New Roman" w:hAnsi="Calibri" w:cs="Calibri"/>
                      <w:color w:val="000000"/>
                      <w:sz w:val="22"/>
                    </w:rPr>
                  </w:rPrChange>
                </w:rPr>
                <w:t>0.73</w:t>
              </w:r>
            </w:ins>
          </w:p>
        </w:tc>
        <w:tc>
          <w:tcPr>
            <w:tcW w:w="601" w:type="dxa"/>
            <w:shd w:val="clear" w:color="auto" w:fill="auto"/>
            <w:noWrap/>
            <w:hideMark/>
            <w:tcPrChange w:id="937" w:author="tao huang" w:date="2018-01-08T14:51:00Z">
              <w:tcPr>
                <w:tcW w:w="0" w:type="dxa"/>
                <w:shd w:val="clear" w:color="auto" w:fill="auto"/>
                <w:noWrap/>
                <w:hideMark/>
              </w:tcPr>
            </w:tcPrChange>
          </w:tcPr>
          <w:p w14:paraId="0ED13D39"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38" w:author="tao huang" w:date="2017-12-29T15:34:00Z"/>
                <w:rFonts w:eastAsia="Times New Roman" w:cs="Times New Roman"/>
                <w:color w:val="000000"/>
                <w:sz w:val="22"/>
                <w:rPrChange w:id="939" w:author="tao huang" w:date="2018-01-10T18:08:00Z">
                  <w:rPr>
                    <w:ins w:id="940" w:author="tao huang" w:date="2017-12-29T15:34:00Z"/>
                    <w:rFonts w:ascii="Calibri" w:eastAsia="Times New Roman" w:hAnsi="Calibri" w:cs="Calibri"/>
                    <w:color w:val="000000"/>
                    <w:sz w:val="22"/>
                  </w:rPr>
                </w:rPrChange>
              </w:rPr>
              <w:pPrChange w:id="941"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42" w:author="tao huang" w:date="2017-12-29T15:34:00Z">
              <w:r w:rsidRPr="00C850BD">
                <w:rPr>
                  <w:rFonts w:eastAsia="Times New Roman" w:cs="Times New Roman"/>
                  <w:color w:val="000000"/>
                  <w:sz w:val="22"/>
                  <w:rPrChange w:id="943"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944" w:author="tao huang" w:date="2018-01-08T14:51:00Z">
              <w:tcPr>
                <w:tcW w:w="601" w:type="dxa"/>
                <w:shd w:val="clear" w:color="auto" w:fill="auto"/>
                <w:noWrap/>
                <w:hideMark/>
              </w:tcPr>
            </w:tcPrChange>
          </w:tcPr>
          <w:p w14:paraId="0C26610B"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45" w:author="tao huang" w:date="2017-12-29T15:34:00Z"/>
                <w:rFonts w:eastAsia="Times New Roman" w:cs="Times New Roman"/>
                <w:color w:val="000000"/>
                <w:sz w:val="22"/>
                <w:rPrChange w:id="946" w:author="tao huang" w:date="2018-01-10T18:08:00Z">
                  <w:rPr>
                    <w:ins w:id="947" w:author="tao huang" w:date="2017-12-29T15:34:00Z"/>
                    <w:rFonts w:ascii="Calibri" w:eastAsia="Times New Roman" w:hAnsi="Calibri" w:cs="Calibri"/>
                    <w:color w:val="000000"/>
                    <w:sz w:val="22"/>
                  </w:rPr>
                </w:rPrChange>
              </w:rPr>
              <w:pPrChange w:id="948"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49" w:author="tao huang" w:date="2017-12-29T15:34:00Z">
              <w:r w:rsidRPr="00C850BD">
                <w:rPr>
                  <w:rFonts w:eastAsia="Times New Roman" w:cs="Times New Roman"/>
                  <w:color w:val="000000"/>
                  <w:sz w:val="22"/>
                  <w:rPrChange w:id="950" w:author="tao huang" w:date="2018-01-10T18:08:00Z">
                    <w:rPr>
                      <w:rFonts w:ascii="Calibri" w:eastAsia="Times New Roman" w:hAnsi="Calibri" w:cs="Calibri"/>
                      <w:color w:val="000000"/>
                      <w:sz w:val="22"/>
                    </w:rPr>
                  </w:rPrChange>
                </w:rPr>
                <w:t>0.04</w:t>
              </w:r>
            </w:ins>
          </w:p>
        </w:tc>
        <w:tc>
          <w:tcPr>
            <w:tcW w:w="601" w:type="dxa"/>
            <w:shd w:val="clear" w:color="auto" w:fill="auto"/>
            <w:noWrap/>
            <w:hideMark/>
            <w:tcPrChange w:id="951" w:author="tao huang" w:date="2018-01-08T14:51:00Z">
              <w:tcPr>
                <w:tcW w:w="0" w:type="dxa"/>
                <w:gridSpan w:val="2"/>
                <w:shd w:val="clear" w:color="auto" w:fill="auto"/>
                <w:noWrap/>
                <w:hideMark/>
              </w:tcPr>
            </w:tcPrChange>
          </w:tcPr>
          <w:p w14:paraId="3765925A"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52" w:author="tao huang" w:date="2017-12-29T15:34:00Z"/>
                <w:rFonts w:eastAsia="Times New Roman" w:cs="Times New Roman"/>
                <w:color w:val="000000"/>
                <w:sz w:val="22"/>
                <w:rPrChange w:id="953" w:author="tao huang" w:date="2018-01-10T18:08:00Z">
                  <w:rPr>
                    <w:ins w:id="954" w:author="tao huang" w:date="2017-12-29T15:34:00Z"/>
                    <w:rFonts w:ascii="Calibri" w:eastAsia="Times New Roman" w:hAnsi="Calibri" w:cs="Calibri"/>
                    <w:color w:val="000000"/>
                    <w:sz w:val="22"/>
                  </w:rPr>
                </w:rPrChange>
              </w:rPr>
              <w:pPrChange w:id="955"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56" w:author="tao huang" w:date="2017-12-29T15:34:00Z">
              <w:r w:rsidRPr="00C850BD">
                <w:rPr>
                  <w:rFonts w:eastAsia="Times New Roman" w:cs="Times New Roman"/>
                  <w:color w:val="000000"/>
                  <w:sz w:val="22"/>
                  <w:rPrChange w:id="957" w:author="tao huang" w:date="2018-01-10T18:08:00Z">
                    <w:rPr>
                      <w:rFonts w:ascii="Calibri" w:eastAsia="Times New Roman" w:hAnsi="Calibri" w:cs="Calibri"/>
                      <w:color w:val="000000"/>
                      <w:sz w:val="22"/>
                    </w:rPr>
                  </w:rPrChange>
                </w:rPr>
                <w:t>0.43</w:t>
              </w:r>
            </w:ins>
          </w:p>
        </w:tc>
        <w:tc>
          <w:tcPr>
            <w:tcW w:w="864" w:type="dxa"/>
            <w:shd w:val="clear" w:color="auto" w:fill="auto"/>
            <w:noWrap/>
            <w:hideMark/>
            <w:tcPrChange w:id="958" w:author="tao huang" w:date="2018-01-08T14:51:00Z">
              <w:tcPr>
                <w:tcW w:w="397" w:type="dxa"/>
                <w:shd w:val="clear" w:color="auto" w:fill="auto"/>
                <w:noWrap/>
                <w:hideMark/>
              </w:tcPr>
            </w:tcPrChange>
          </w:tcPr>
          <w:p w14:paraId="4EAC58BE"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59" w:author="tao huang" w:date="2017-12-29T15:34:00Z"/>
                <w:rFonts w:eastAsia="Times New Roman" w:cs="Times New Roman"/>
                <w:color w:val="000000"/>
                <w:sz w:val="22"/>
                <w:rPrChange w:id="960" w:author="tao huang" w:date="2018-01-10T18:08:00Z">
                  <w:rPr>
                    <w:ins w:id="961" w:author="tao huang" w:date="2017-12-29T15:34:00Z"/>
                    <w:rFonts w:ascii="Calibri" w:eastAsia="Times New Roman" w:hAnsi="Calibri" w:cs="Calibri"/>
                    <w:color w:val="000000"/>
                    <w:sz w:val="22"/>
                  </w:rPr>
                </w:rPrChange>
              </w:rPr>
              <w:pPrChange w:id="962"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63" w:author="tao huang" w:date="2017-12-29T15:34:00Z">
              <w:r w:rsidRPr="00C850BD">
                <w:rPr>
                  <w:rFonts w:eastAsia="Times New Roman" w:cs="Times New Roman"/>
                  <w:color w:val="000000"/>
                  <w:sz w:val="22"/>
                  <w:rPrChange w:id="964" w:author="tao huang" w:date="2018-01-10T18:08:00Z">
                    <w:rPr>
                      <w:rFonts w:ascii="Calibri" w:eastAsia="Times New Roman" w:hAnsi="Calibri" w:cs="Calibri"/>
                      <w:color w:val="000000"/>
                      <w:sz w:val="22"/>
                    </w:rPr>
                  </w:rPrChange>
                </w:rPr>
                <w:t>0.09</w:t>
              </w:r>
            </w:ins>
          </w:p>
        </w:tc>
        <w:tc>
          <w:tcPr>
            <w:tcW w:w="601" w:type="dxa"/>
            <w:shd w:val="clear" w:color="auto" w:fill="auto"/>
            <w:noWrap/>
            <w:hideMark/>
            <w:tcPrChange w:id="965" w:author="tao huang" w:date="2018-01-08T14:51:00Z">
              <w:tcPr>
                <w:tcW w:w="0" w:type="dxa"/>
                <w:gridSpan w:val="2"/>
                <w:shd w:val="clear" w:color="auto" w:fill="auto"/>
                <w:noWrap/>
                <w:hideMark/>
              </w:tcPr>
            </w:tcPrChange>
          </w:tcPr>
          <w:p w14:paraId="44D546E4"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66" w:author="tao huang" w:date="2017-12-29T15:34:00Z"/>
                <w:rFonts w:eastAsia="Times New Roman" w:cs="Times New Roman"/>
                <w:color w:val="000000"/>
                <w:sz w:val="22"/>
                <w:rPrChange w:id="967" w:author="tao huang" w:date="2018-01-10T18:08:00Z">
                  <w:rPr>
                    <w:ins w:id="968" w:author="tao huang" w:date="2017-12-29T15:34:00Z"/>
                    <w:rFonts w:ascii="Calibri" w:eastAsia="Times New Roman" w:hAnsi="Calibri" w:cs="Calibri"/>
                    <w:color w:val="000000"/>
                    <w:sz w:val="22"/>
                  </w:rPr>
                </w:rPrChange>
              </w:rPr>
              <w:pPrChange w:id="969"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70" w:author="tao huang" w:date="2017-12-29T15:34:00Z">
              <w:r w:rsidRPr="00C850BD">
                <w:rPr>
                  <w:rFonts w:eastAsia="Times New Roman" w:cs="Times New Roman"/>
                  <w:color w:val="000000"/>
                  <w:sz w:val="22"/>
                  <w:rPrChange w:id="971" w:author="tao huang" w:date="2018-01-10T18:08:00Z">
                    <w:rPr>
                      <w:rFonts w:ascii="Calibri" w:eastAsia="Times New Roman" w:hAnsi="Calibri" w:cs="Calibri"/>
                      <w:color w:val="000000"/>
                      <w:sz w:val="22"/>
                    </w:rPr>
                  </w:rPrChange>
                </w:rPr>
                <w:t>0.08</w:t>
              </w:r>
            </w:ins>
          </w:p>
        </w:tc>
        <w:tc>
          <w:tcPr>
            <w:tcW w:w="601" w:type="dxa"/>
            <w:shd w:val="clear" w:color="auto" w:fill="auto"/>
            <w:noWrap/>
            <w:hideMark/>
            <w:tcPrChange w:id="972" w:author="tao huang" w:date="2018-01-08T14:51:00Z">
              <w:tcPr>
                <w:tcW w:w="0" w:type="dxa"/>
                <w:shd w:val="clear" w:color="auto" w:fill="auto"/>
                <w:noWrap/>
                <w:hideMark/>
              </w:tcPr>
            </w:tcPrChange>
          </w:tcPr>
          <w:p w14:paraId="450D78D0"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73" w:author="tao huang" w:date="2017-12-29T15:34:00Z"/>
                <w:rFonts w:eastAsia="Times New Roman" w:cs="Times New Roman"/>
                <w:color w:val="000000"/>
                <w:sz w:val="22"/>
                <w:rPrChange w:id="974" w:author="tao huang" w:date="2018-01-10T18:08:00Z">
                  <w:rPr>
                    <w:ins w:id="975" w:author="tao huang" w:date="2017-12-29T15:34:00Z"/>
                    <w:rFonts w:ascii="Calibri" w:eastAsia="Times New Roman" w:hAnsi="Calibri" w:cs="Calibri"/>
                    <w:color w:val="000000"/>
                    <w:sz w:val="22"/>
                  </w:rPr>
                </w:rPrChange>
              </w:rPr>
              <w:pPrChange w:id="976"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77" w:author="tao huang" w:date="2017-12-29T15:34:00Z">
              <w:r w:rsidRPr="00C850BD">
                <w:rPr>
                  <w:rFonts w:eastAsia="Times New Roman" w:cs="Times New Roman"/>
                  <w:color w:val="000000"/>
                  <w:sz w:val="22"/>
                  <w:rPrChange w:id="978" w:author="tao huang" w:date="2018-01-10T18:08:00Z">
                    <w:rPr>
                      <w:rFonts w:ascii="Calibri" w:eastAsia="Times New Roman" w:hAnsi="Calibri" w:cs="Calibri"/>
                      <w:color w:val="000000"/>
                      <w:sz w:val="22"/>
                    </w:rPr>
                  </w:rPrChange>
                </w:rPr>
                <w:t>0.89</w:t>
              </w:r>
            </w:ins>
          </w:p>
        </w:tc>
        <w:tc>
          <w:tcPr>
            <w:tcW w:w="601" w:type="dxa"/>
            <w:shd w:val="clear" w:color="auto" w:fill="auto"/>
            <w:noWrap/>
            <w:hideMark/>
            <w:tcPrChange w:id="979" w:author="tao huang" w:date="2018-01-08T14:51:00Z">
              <w:tcPr>
                <w:tcW w:w="0" w:type="dxa"/>
                <w:shd w:val="clear" w:color="auto" w:fill="auto"/>
                <w:noWrap/>
                <w:hideMark/>
              </w:tcPr>
            </w:tcPrChange>
          </w:tcPr>
          <w:p w14:paraId="30E09131"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80" w:author="tao huang" w:date="2017-12-29T15:34:00Z"/>
                <w:rFonts w:eastAsia="Times New Roman" w:cs="Times New Roman"/>
                <w:color w:val="000000"/>
                <w:sz w:val="22"/>
                <w:rPrChange w:id="981" w:author="tao huang" w:date="2018-01-10T18:08:00Z">
                  <w:rPr>
                    <w:ins w:id="982" w:author="tao huang" w:date="2017-12-29T15:34:00Z"/>
                    <w:rFonts w:ascii="Calibri" w:eastAsia="Times New Roman" w:hAnsi="Calibri" w:cs="Calibri"/>
                    <w:color w:val="000000"/>
                    <w:sz w:val="22"/>
                  </w:rPr>
                </w:rPrChange>
              </w:rPr>
              <w:pPrChange w:id="983"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84" w:author="tao huang" w:date="2017-12-29T15:34:00Z">
              <w:r w:rsidRPr="00C850BD">
                <w:rPr>
                  <w:rFonts w:eastAsia="Times New Roman" w:cs="Times New Roman"/>
                  <w:color w:val="000000"/>
                  <w:sz w:val="22"/>
                  <w:rPrChange w:id="985" w:author="tao huang" w:date="2018-01-10T18:08:00Z">
                    <w:rPr>
                      <w:rFonts w:ascii="Calibri" w:eastAsia="Times New Roman" w:hAnsi="Calibri" w:cs="Calibri"/>
                      <w:color w:val="000000"/>
                      <w:sz w:val="22"/>
                    </w:rPr>
                  </w:rPrChange>
                </w:rPr>
                <w:t>0.02</w:t>
              </w:r>
            </w:ins>
          </w:p>
        </w:tc>
        <w:tc>
          <w:tcPr>
            <w:tcW w:w="601" w:type="dxa"/>
            <w:shd w:val="clear" w:color="auto" w:fill="auto"/>
            <w:noWrap/>
            <w:hideMark/>
            <w:tcPrChange w:id="986" w:author="tao huang" w:date="2018-01-08T14:51:00Z">
              <w:tcPr>
                <w:tcW w:w="0" w:type="dxa"/>
                <w:gridSpan w:val="2"/>
                <w:shd w:val="clear" w:color="auto" w:fill="auto"/>
                <w:noWrap/>
                <w:hideMark/>
              </w:tcPr>
            </w:tcPrChange>
          </w:tcPr>
          <w:p w14:paraId="322EBF2C"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87" w:author="tao huang" w:date="2017-12-29T15:34:00Z"/>
                <w:rFonts w:eastAsia="Times New Roman" w:cs="Times New Roman"/>
                <w:color w:val="000000"/>
                <w:sz w:val="22"/>
                <w:rPrChange w:id="988" w:author="tao huang" w:date="2018-01-10T18:08:00Z">
                  <w:rPr>
                    <w:ins w:id="989" w:author="tao huang" w:date="2017-12-29T15:34:00Z"/>
                    <w:rFonts w:ascii="Calibri" w:eastAsia="Times New Roman" w:hAnsi="Calibri" w:cs="Calibri"/>
                    <w:color w:val="000000"/>
                    <w:sz w:val="22"/>
                  </w:rPr>
                </w:rPrChange>
              </w:rPr>
              <w:pPrChange w:id="990"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91" w:author="tao huang" w:date="2017-12-29T15:34:00Z">
              <w:r w:rsidRPr="00C850BD">
                <w:rPr>
                  <w:rFonts w:eastAsia="Times New Roman" w:cs="Times New Roman"/>
                  <w:color w:val="000000"/>
                  <w:sz w:val="22"/>
                  <w:rPrChange w:id="992" w:author="tao huang" w:date="2018-01-10T18:08:00Z">
                    <w:rPr>
                      <w:rFonts w:ascii="Calibri" w:eastAsia="Times New Roman" w:hAnsi="Calibri" w:cs="Calibri"/>
                      <w:color w:val="000000"/>
                      <w:sz w:val="22"/>
                    </w:rPr>
                  </w:rPrChange>
                </w:rPr>
                <w:t>0.16</w:t>
              </w:r>
            </w:ins>
          </w:p>
        </w:tc>
        <w:tc>
          <w:tcPr>
            <w:tcW w:w="601" w:type="dxa"/>
            <w:shd w:val="clear" w:color="auto" w:fill="auto"/>
            <w:noWrap/>
            <w:hideMark/>
            <w:tcPrChange w:id="993" w:author="tao huang" w:date="2018-01-08T14:51:00Z">
              <w:tcPr>
                <w:tcW w:w="0" w:type="dxa"/>
                <w:shd w:val="clear" w:color="auto" w:fill="auto"/>
                <w:noWrap/>
                <w:hideMark/>
              </w:tcPr>
            </w:tcPrChange>
          </w:tcPr>
          <w:p w14:paraId="4668C191"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994" w:author="tao huang" w:date="2017-12-29T15:34:00Z"/>
                <w:rFonts w:eastAsia="Times New Roman" w:cs="Times New Roman"/>
                <w:color w:val="000000"/>
                <w:sz w:val="22"/>
                <w:rPrChange w:id="995" w:author="tao huang" w:date="2018-01-10T18:08:00Z">
                  <w:rPr>
                    <w:ins w:id="996" w:author="tao huang" w:date="2017-12-29T15:34:00Z"/>
                    <w:rFonts w:ascii="Calibri" w:eastAsia="Times New Roman" w:hAnsi="Calibri" w:cs="Calibri"/>
                    <w:color w:val="000000"/>
                    <w:sz w:val="22"/>
                  </w:rPr>
                </w:rPrChange>
              </w:rPr>
              <w:pPrChange w:id="997"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998" w:author="tao huang" w:date="2017-12-29T15:34:00Z">
              <w:r w:rsidRPr="00C850BD">
                <w:rPr>
                  <w:rFonts w:eastAsia="Times New Roman" w:cs="Times New Roman"/>
                  <w:color w:val="000000"/>
                  <w:sz w:val="22"/>
                  <w:rPrChange w:id="999" w:author="tao huang" w:date="2018-01-10T18:08:00Z">
                    <w:rPr>
                      <w:rFonts w:ascii="Calibri" w:eastAsia="Times New Roman" w:hAnsi="Calibri" w:cs="Calibri"/>
                      <w:color w:val="000000"/>
                      <w:sz w:val="22"/>
                    </w:rPr>
                  </w:rPrChange>
                </w:rPr>
                <w:t>0.65</w:t>
              </w:r>
            </w:ins>
          </w:p>
        </w:tc>
        <w:tc>
          <w:tcPr>
            <w:tcW w:w="601" w:type="dxa"/>
            <w:shd w:val="clear" w:color="auto" w:fill="auto"/>
            <w:noWrap/>
            <w:hideMark/>
            <w:tcPrChange w:id="1000" w:author="tao huang" w:date="2018-01-08T14:51:00Z">
              <w:tcPr>
                <w:tcW w:w="0" w:type="dxa"/>
                <w:shd w:val="clear" w:color="auto" w:fill="auto"/>
                <w:noWrap/>
                <w:hideMark/>
              </w:tcPr>
            </w:tcPrChange>
          </w:tcPr>
          <w:p w14:paraId="3BD6B590"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001" w:author="tao huang" w:date="2017-12-29T15:34:00Z"/>
                <w:rFonts w:eastAsia="Times New Roman" w:cs="Times New Roman"/>
                <w:color w:val="000000"/>
                <w:sz w:val="22"/>
                <w:rPrChange w:id="1002" w:author="tao huang" w:date="2018-01-10T18:08:00Z">
                  <w:rPr>
                    <w:ins w:id="1003" w:author="tao huang" w:date="2017-12-29T15:34:00Z"/>
                    <w:rFonts w:ascii="Calibri" w:eastAsia="Times New Roman" w:hAnsi="Calibri" w:cs="Calibri"/>
                    <w:color w:val="000000"/>
                    <w:sz w:val="22"/>
                  </w:rPr>
                </w:rPrChange>
              </w:rPr>
              <w:pPrChange w:id="1004"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005" w:author="tao huang" w:date="2017-12-29T15:34:00Z">
              <w:r w:rsidRPr="00C850BD">
                <w:rPr>
                  <w:rFonts w:eastAsia="Times New Roman" w:cs="Times New Roman"/>
                  <w:color w:val="000000"/>
                  <w:sz w:val="22"/>
                  <w:rPrChange w:id="1006" w:author="tao huang" w:date="2018-01-10T18:08:00Z">
                    <w:rPr>
                      <w:rFonts w:ascii="Calibri" w:eastAsia="Times New Roman" w:hAnsi="Calibri" w:cs="Calibri"/>
                      <w:color w:val="000000"/>
                      <w:sz w:val="22"/>
                    </w:rPr>
                  </w:rPrChange>
                </w:rPr>
                <w:t>0.00</w:t>
              </w:r>
            </w:ins>
          </w:p>
        </w:tc>
      </w:tr>
      <w:tr w:rsidR="00877FDD" w:rsidRPr="00C850BD" w14:paraId="5BA9B6AC" w14:textId="77777777" w:rsidTr="00B6020C">
        <w:tblPrEx>
          <w:tblPrExChange w:id="1007" w:author="tao huang" w:date="2018-01-08T14:51:00Z">
            <w:tblPrEx>
              <w:tblW w:w="9985" w:type="dxa"/>
              <w:jc w:val="center"/>
            </w:tblPrEx>
          </w:tblPrExChange>
        </w:tblPrEx>
        <w:trPr>
          <w:trHeight w:val="20"/>
          <w:jc w:val="center"/>
          <w:ins w:id="1008" w:author="tao huang" w:date="2017-12-29T15:34:00Z"/>
          <w:trPrChange w:id="1009" w:author="tao huang" w:date="2018-01-08T14:51: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316" w:type="dxa"/>
            <w:shd w:val="clear" w:color="auto" w:fill="auto"/>
            <w:noWrap/>
            <w:hideMark/>
            <w:tcPrChange w:id="1010" w:author="tao huang" w:date="2018-01-08T14:51:00Z">
              <w:tcPr>
                <w:tcW w:w="0" w:type="dxa"/>
                <w:gridSpan w:val="2"/>
                <w:shd w:val="clear" w:color="auto" w:fill="auto"/>
                <w:noWrap/>
                <w:hideMark/>
              </w:tcPr>
            </w:tcPrChange>
          </w:tcPr>
          <w:p w14:paraId="1ACAB79D" w14:textId="77777777" w:rsidR="00A26851" w:rsidRPr="00C850BD" w:rsidRDefault="00A26851" w:rsidP="00C850BD">
            <w:pPr>
              <w:spacing w:after="0"/>
              <w:jc w:val="center"/>
              <w:rPr>
                <w:ins w:id="1011" w:author="tao huang" w:date="2017-12-29T15:34:00Z"/>
                <w:rFonts w:eastAsia="Times New Roman" w:cs="Times New Roman"/>
                <w:b w:val="0"/>
                <w:color w:val="000000"/>
                <w:sz w:val="22"/>
                <w:rPrChange w:id="1012" w:author="tao huang" w:date="2018-01-10T18:08:00Z">
                  <w:rPr>
                    <w:ins w:id="1013" w:author="tao huang" w:date="2017-12-29T15:34:00Z"/>
                    <w:rFonts w:ascii="Calibri" w:eastAsia="Times New Roman" w:hAnsi="Calibri" w:cs="Calibri"/>
                    <w:color w:val="000000"/>
                    <w:sz w:val="22"/>
                  </w:rPr>
                </w:rPrChange>
              </w:rPr>
              <w:pPrChange w:id="1014" w:author="tao huang" w:date="2018-01-10T18:08:00Z">
                <w:pPr>
                  <w:spacing w:after="0" w:line="240" w:lineRule="auto"/>
                  <w:jc w:val="center"/>
                </w:pPr>
              </w:pPrChange>
            </w:pPr>
            <w:ins w:id="1015" w:author="tao huang" w:date="2017-12-29T15:34:00Z">
              <w:r w:rsidRPr="00C850BD">
                <w:rPr>
                  <w:rFonts w:eastAsia="Times New Roman" w:cs="Times New Roman"/>
                  <w:b w:val="0"/>
                  <w:color w:val="000000"/>
                  <w:sz w:val="22"/>
                  <w:rPrChange w:id="1016" w:author="tao huang" w:date="2018-01-10T18:08:00Z">
                    <w:rPr>
                      <w:rFonts w:ascii="Calibri" w:eastAsia="Times New Roman" w:hAnsi="Calibri" w:cs="Calibri"/>
                      <w:color w:val="000000"/>
                      <w:sz w:val="22"/>
                    </w:rPr>
                  </w:rPrChange>
                </w:rPr>
                <w:t>ADL-own</w:t>
              </w:r>
            </w:ins>
          </w:p>
        </w:tc>
        <w:tc>
          <w:tcPr>
            <w:tcW w:w="1795" w:type="dxa"/>
            <w:shd w:val="clear" w:color="auto" w:fill="auto"/>
            <w:noWrap/>
            <w:hideMark/>
            <w:tcPrChange w:id="1017" w:author="tao huang" w:date="2018-01-08T14:51:00Z">
              <w:tcPr>
                <w:tcW w:w="0" w:type="dxa"/>
                <w:shd w:val="clear" w:color="auto" w:fill="auto"/>
                <w:noWrap/>
                <w:hideMark/>
              </w:tcPr>
            </w:tcPrChange>
          </w:tcPr>
          <w:p w14:paraId="6DF2BE20" w14:textId="77777777" w:rsidR="00A26851" w:rsidRPr="00C850BD" w:rsidRDefault="00A26851" w:rsidP="00C850BD">
            <w:pPr>
              <w:spacing w:after="0"/>
              <w:cnfStyle w:val="000000000000" w:firstRow="0" w:lastRow="0" w:firstColumn="0" w:lastColumn="0" w:oddVBand="0" w:evenVBand="0" w:oddHBand="0" w:evenHBand="0" w:firstRowFirstColumn="0" w:firstRowLastColumn="0" w:lastRowFirstColumn="0" w:lastRowLastColumn="0"/>
              <w:rPr>
                <w:ins w:id="1018" w:author="tao huang" w:date="2017-12-29T15:34:00Z"/>
                <w:rFonts w:eastAsia="Times New Roman" w:cs="Times New Roman"/>
                <w:color w:val="000000"/>
                <w:sz w:val="22"/>
                <w:rPrChange w:id="1019" w:author="tao huang" w:date="2018-01-10T18:08:00Z">
                  <w:rPr>
                    <w:ins w:id="1020" w:author="tao huang" w:date="2017-12-29T15:34:00Z"/>
                    <w:rFonts w:ascii="Calibri" w:eastAsia="Times New Roman" w:hAnsi="Calibri" w:cs="Calibri"/>
                    <w:color w:val="000000"/>
                    <w:sz w:val="22"/>
                  </w:rPr>
                </w:rPrChange>
              </w:rPr>
              <w:pPrChange w:id="1021" w:author="tao huang" w:date="2018-01-10T18:08: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1022" w:author="tao huang" w:date="2017-12-29T15:34:00Z">
              <w:r w:rsidRPr="00C850BD">
                <w:rPr>
                  <w:rFonts w:eastAsia="Times New Roman" w:cs="Times New Roman"/>
                  <w:color w:val="000000"/>
                  <w:sz w:val="22"/>
                  <w:rPrChange w:id="1023" w:author="tao huang" w:date="2018-01-10T18:08:00Z">
                    <w:rPr>
                      <w:rFonts w:ascii="Calibri" w:eastAsia="Times New Roman" w:hAnsi="Calibri" w:cs="Calibri"/>
                      <w:color w:val="000000"/>
                      <w:sz w:val="22"/>
                    </w:rPr>
                  </w:rPrChange>
                </w:rPr>
                <w:t>ADL-own-EWC</w:t>
              </w:r>
            </w:ins>
          </w:p>
        </w:tc>
        <w:tc>
          <w:tcPr>
            <w:tcW w:w="601" w:type="dxa"/>
            <w:shd w:val="clear" w:color="auto" w:fill="auto"/>
            <w:noWrap/>
            <w:hideMark/>
            <w:tcPrChange w:id="1024" w:author="tao huang" w:date="2018-01-08T14:51:00Z">
              <w:tcPr>
                <w:tcW w:w="601" w:type="dxa"/>
                <w:gridSpan w:val="2"/>
                <w:shd w:val="clear" w:color="auto" w:fill="auto"/>
                <w:noWrap/>
                <w:hideMark/>
              </w:tcPr>
            </w:tcPrChange>
          </w:tcPr>
          <w:p w14:paraId="1474C564"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25" w:author="tao huang" w:date="2017-12-29T15:34:00Z"/>
                <w:rFonts w:eastAsia="Times New Roman" w:cs="Times New Roman"/>
                <w:color w:val="000000"/>
                <w:sz w:val="22"/>
                <w:rPrChange w:id="1026" w:author="tao huang" w:date="2018-01-10T18:08:00Z">
                  <w:rPr>
                    <w:ins w:id="1027" w:author="tao huang" w:date="2017-12-29T15:34:00Z"/>
                    <w:rFonts w:ascii="Calibri" w:eastAsia="Times New Roman" w:hAnsi="Calibri" w:cs="Calibri"/>
                    <w:color w:val="000000"/>
                    <w:sz w:val="22"/>
                  </w:rPr>
                </w:rPrChange>
              </w:rPr>
              <w:pPrChange w:id="1028"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29" w:author="tao huang" w:date="2017-12-29T15:34:00Z">
              <w:r w:rsidRPr="00C850BD">
                <w:rPr>
                  <w:rFonts w:eastAsia="Times New Roman" w:cs="Times New Roman"/>
                  <w:color w:val="000000"/>
                  <w:sz w:val="22"/>
                  <w:rPrChange w:id="1030"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031" w:author="tao huang" w:date="2018-01-08T14:51:00Z">
              <w:tcPr>
                <w:tcW w:w="601" w:type="dxa"/>
                <w:shd w:val="clear" w:color="auto" w:fill="auto"/>
                <w:noWrap/>
                <w:hideMark/>
              </w:tcPr>
            </w:tcPrChange>
          </w:tcPr>
          <w:p w14:paraId="5EC5593B"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32" w:author="tao huang" w:date="2017-12-29T15:34:00Z"/>
                <w:rFonts w:eastAsia="Times New Roman" w:cs="Times New Roman"/>
                <w:color w:val="000000"/>
                <w:sz w:val="22"/>
                <w:rPrChange w:id="1033" w:author="tao huang" w:date="2018-01-10T18:08:00Z">
                  <w:rPr>
                    <w:ins w:id="1034" w:author="tao huang" w:date="2017-12-29T15:34:00Z"/>
                    <w:rFonts w:ascii="Calibri" w:eastAsia="Times New Roman" w:hAnsi="Calibri" w:cs="Calibri"/>
                    <w:color w:val="000000"/>
                    <w:sz w:val="22"/>
                  </w:rPr>
                </w:rPrChange>
              </w:rPr>
              <w:pPrChange w:id="1035"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36" w:author="tao huang" w:date="2017-12-29T15:34:00Z">
              <w:r w:rsidRPr="00C850BD">
                <w:rPr>
                  <w:rFonts w:eastAsia="Times New Roman" w:cs="Times New Roman"/>
                  <w:color w:val="000000"/>
                  <w:sz w:val="22"/>
                  <w:rPrChange w:id="1037"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038" w:author="tao huang" w:date="2018-01-08T14:51:00Z">
              <w:tcPr>
                <w:tcW w:w="0" w:type="dxa"/>
                <w:shd w:val="clear" w:color="auto" w:fill="auto"/>
                <w:noWrap/>
                <w:hideMark/>
              </w:tcPr>
            </w:tcPrChange>
          </w:tcPr>
          <w:p w14:paraId="53FD0659"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39" w:author="tao huang" w:date="2017-12-29T15:34:00Z"/>
                <w:rFonts w:eastAsia="Times New Roman" w:cs="Times New Roman"/>
                <w:color w:val="000000"/>
                <w:sz w:val="22"/>
                <w:rPrChange w:id="1040" w:author="tao huang" w:date="2018-01-10T18:08:00Z">
                  <w:rPr>
                    <w:ins w:id="1041" w:author="tao huang" w:date="2017-12-29T15:34:00Z"/>
                    <w:rFonts w:ascii="Calibri" w:eastAsia="Times New Roman" w:hAnsi="Calibri" w:cs="Calibri"/>
                    <w:color w:val="000000"/>
                    <w:sz w:val="22"/>
                  </w:rPr>
                </w:rPrChange>
              </w:rPr>
              <w:pPrChange w:id="1042"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43" w:author="tao huang" w:date="2017-12-29T15:34:00Z">
              <w:r w:rsidRPr="00C850BD">
                <w:rPr>
                  <w:rFonts w:eastAsia="Times New Roman" w:cs="Times New Roman"/>
                  <w:color w:val="000000"/>
                  <w:sz w:val="22"/>
                  <w:rPrChange w:id="1044"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045" w:author="tao huang" w:date="2018-01-08T14:51:00Z">
              <w:tcPr>
                <w:tcW w:w="601" w:type="dxa"/>
                <w:shd w:val="clear" w:color="auto" w:fill="auto"/>
                <w:noWrap/>
                <w:hideMark/>
              </w:tcPr>
            </w:tcPrChange>
          </w:tcPr>
          <w:p w14:paraId="2CE95CF9"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46" w:author="tao huang" w:date="2017-12-29T15:34:00Z"/>
                <w:rFonts w:eastAsia="Times New Roman" w:cs="Times New Roman"/>
                <w:color w:val="000000"/>
                <w:sz w:val="22"/>
                <w:rPrChange w:id="1047" w:author="tao huang" w:date="2018-01-10T18:08:00Z">
                  <w:rPr>
                    <w:ins w:id="1048" w:author="tao huang" w:date="2017-12-29T15:34:00Z"/>
                    <w:rFonts w:ascii="Calibri" w:eastAsia="Times New Roman" w:hAnsi="Calibri" w:cs="Calibri"/>
                    <w:color w:val="000000"/>
                    <w:sz w:val="22"/>
                  </w:rPr>
                </w:rPrChange>
              </w:rPr>
              <w:pPrChange w:id="1049"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50" w:author="tao huang" w:date="2017-12-29T15:34:00Z">
              <w:r w:rsidRPr="00C850BD">
                <w:rPr>
                  <w:rFonts w:eastAsia="Times New Roman" w:cs="Times New Roman"/>
                  <w:color w:val="000000"/>
                  <w:sz w:val="22"/>
                  <w:rPrChange w:id="1051"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052" w:author="tao huang" w:date="2018-01-08T14:51:00Z">
              <w:tcPr>
                <w:tcW w:w="0" w:type="dxa"/>
                <w:gridSpan w:val="2"/>
                <w:shd w:val="clear" w:color="auto" w:fill="auto"/>
                <w:noWrap/>
                <w:hideMark/>
              </w:tcPr>
            </w:tcPrChange>
          </w:tcPr>
          <w:p w14:paraId="0FA091BB"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53" w:author="tao huang" w:date="2017-12-29T15:34:00Z"/>
                <w:rFonts w:eastAsia="Times New Roman" w:cs="Times New Roman"/>
                <w:color w:val="000000"/>
                <w:sz w:val="22"/>
                <w:rPrChange w:id="1054" w:author="tao huang" w:date="2018-01-10T18:08:00Z">
                  <w:rPr>
                    <w:ins w:id="1055" w:author="tao huang" w:date="2017-12-29T15:34:00Z"/>
                    <w:rFonts w:ascii="Calibri" w:eastAsia="Times New Roman" w:hAnsi="Calibri" w:cs="Calibri"/>
                    <w:color w:val="000000"/>
                    <w:sz w:val="22"/>
                  </w:rPr>
                </w:rPrChange>
              </w:rPr>
              <w:pPrChange w:id="1056"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57" w:author="tao huang" w:date="2017-12-29T15:34:00Z">
              <w:r w:rsidRPr="00C850BD">
                <w:rPr>
                  <w:rFonts w:eastAsia="Times New Roman" w:cs="Times New Roman"/>
                  <w:color w:val="000000"/>
                  <w:sz w:val="22"/>
                  <w:rPrChange w:id="1058" w:author="tao huang" w:date="2018-01-10T18:08:00Z">
                    <w:rPr>
                      <w:rFonts w:ascii="Calibri" w:eastAsia="Times New Roman" w:hAnsi="Calibri" w:cs="Calibri"/>
                      <w:color w:val="000000"/>
                      <w:sz w:val="22"/>
                    </w:rPr>
                  </w:rPrChange>
                </w:rPr>
                <w:t>0.00</w:t>
              </w:r>
            </w:ins>
          </w:p>
        </w:tc>
        <w:tc>
          <w:tcPr>
            <w:tcW w:w="864" w:type="dxa"/>
            <w:shd w:val="clear" w:color="auto" w:fill="auto"/>
            <w:noWrap/>
            <w:hideMark/>
            <w:tcPrChange w:id="1059" w:author="tao huang" w:date="2018-01-08T14:51:00Z">
              <w:tcPr>
                <w:tcW w:w="397" w:type="dxa"/>
                <w:shd w:val="clear" w:color="auto" w:fill="auto"/>
                <w:noWrap/>
                <w:hideMark/>
              </w:tcPr>
            </w:tcPrChange>
          </w:tcPr>
          <w:p w14:paraId="1E035B2C"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60" w:author="tao huang" w:date="2017-12-29T15:34:00Z"/>
                <w:rFonts w:eastAsia="Times New Roman" w:cs="Times New Roman"/>
                <w:color w:val="000000"/>
                <w:sz w:val="22"/>
                <w:rPrChange w:id="1061" w:author="tao huang" w:date="2018-01-10T18:08:00Z">
                  <w:rPr>
                    <w:ins w:id="1062" w:author="tao huang" w:date="2017-12-29T15:34:00Z"/>
                    <w:rFonts w:ascii="Calibri" w:eastAsia="Times New Roman" w:hAnsi="Calibri" w:cs="Calibri"/>
                    <w:color w:val="000000"/>
                    <w:sz w:val="22"/>
                  </w:rPr>
                </w:rPrChange>
              </w:rPr>
              <w:pPrChange w:id="1063"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64" w:author="tao huang" w:date="2017-12-29T15:34:00Z">
              <w:r w:rsidRPr="00C850BD">
                <w:rPr>
                  <w:rFonts w:eastAsia="Times New Roman" w:cs="Times New Roman"/>
                  <w:color w:val="000000"/>
                  <w:sz w:val="22"/>
                  <w:rPrChange w:id="1065"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066" w:author="tao huang" w:date="2018-01-08T14:51:00Z">
              <w:tcPr>
                <w:tcW w:w="0" w:type="dxa"/>
                <w:gridSpan w:val="2"/>
                <w:shd w:val="clear" w:color="auto" w:fill="auto"/>
                <w:noWrap/>
                <w:hideMark/>
              </w:tcPr>
            </w:tcPrChange>
          </w:tcPr>
          <w:p w14:paraId="01CD6F38"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67" w:author="tao huang" w:date="2017-12-29T15:34:00Z"/>
                <w:rFonts w:eastAsia="Times New Roman" w:cs="Times New Roman"/>
                <w:color w:val="000000"/>
                <w:sz w:val="22"/>
                <w:rPrChange w:id="1068" w:author="tao huang" w:date="2018-01-10T18:08:00Z">
                  <w:rPr>
                    <w:ins w:id="1069" w:author="tao huang" w:date="2017-12-29T15:34:00Z"/>
                    <w:rFonts w:ascii="Calibri" w:eastAsia="Times New Roman" w:hAnsi="Calibri" w:cs="Calibri"/>
                    <w:color w:val="000000"/>
                    <w:sz w:val="22"/>
                  </w:rPr>
                </w:rPrChange>
              </w:rPr>
              <w:pPrChange w:id="1070"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71" w:author="tao huang" w:date="2017-12-29T15:34:00Z">
              <w:r w:rsidRPr="00C850BD">
                <w:rPr>
                  <w:rFonts w:eastAsia="Times New Roman" w:cs="Times New Roman"/>
                  <w:color w:val="000000"/>
                  <w:sz w:val="22"/>
                  <w:rPrChange w:id="1072"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073" w:author="tao huang" w:date="2018-01-08T14:51:00Z">
              <w:tcPr>
                <w:tcW w:w="0" w:type="dxa"/>
                <w:shd w:val="clear" w:color="auto" w:fill="auto"/>
                <w:noWrap/>
                <w:hideMark/>
              </w:tcPr>
            </w:tcPrChange>
          </w:tcPr>
          <w:p w14:paraId="41306EB7"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74" w:author="tao huang" w:date="2017-12-29T15:34:00Z"/>
                <w:rFonts w:eastAsia="Times New Roman" w:cs="Times New Roman"/>
                <w:color w:val="000000"/>
                <w:sz w:val="22"/>
                <w:rPrChange w:id="1075" w:author="tao huang" w:date="2018-01-10T18:08:00Z">
                  <w:rPr>
                    <w:ins w:id="1076" w:author="tao huang" w:date="2017-12-29T15:34:00Z"/>
                    <w:rFonts w:ascii="Calibri" w:eastAsia="Times New Roman" w:hAnsi="Calibri" w:cs="Calibri"/>
                    <w:color w:val="000000"/>
                    <w:sz w:val="22"/>
                  </w:rPr>
                </w:rPrChange>
              </w:rPr>
              <w:pPrChange w:id="1077"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78" w:author="tao huang" w:date="2017-12-29T15:34:00Z">
              <w:r w:rsidRPr="00C850BD">
                <w:rPr>
                  <w:rFonts w:eastAsia="Times New Roman" w:cs="Times New Roman"/>
                  <w:color w:val="000000"/>
                  <w:sz w:val="22"/>
                  <w:rPrChange w:id="1079"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080" w:author="tao huang" w:date="2018-01-08T14:51:00Z">
              <w:tcPr>
                <w:tcW w:w="0" w:type="dxa"/>
                <w:shd w:val="clear" w:color="auto" w:fill="auto"/>
                <w:noWrap/>
                <w:hideMark/>
              </w:tcPr>
            </w:tcPrChange>
          </w:tcPr>
          <w:p w14:paraId="7A14453C"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81" w:author="tao huang" w:date="2017-12-29T15:34:00Z"/>
                <w:rFonts w:eastAsia="Times New Roman" w:cs="Times New Roman"/>
                <w:color w:val="000000"/>
                <w:sz w:val="22"/>
                <w:rPrChange w:id="1082" w:author="tao huang" w:date="2018-01-10T18:08:00Z">
                  <w:rPr>
                    <w:ins w:id="1083" w:author="tao huang" w:date="2017-12-29T15:34:00Z"/>
                    <w:rFonts w:ascii="Calibri" w:eastAsia="Times New Roman" w:hAnsi="Calibri" w:cs="Calibri"/>
                    <w:color w:val="000000"/>
                    <w:sz w:val="22"/>
                  </w:rPr>
                </w:rPrChange>
              </w:rPr>
              <w:pPrChange w:id="1084"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85" w:author="tao huang" w:date="2017-12-29T15:34:00Z">
              <w:r w:rsidRPr="00C850BD">
                <w:rPr>
                  <w:rFonts w:eastAsia="Times New Roman" w:cs="Times New Roman"/>
                  <w:color w:val="000000"/>
                  <w:sz w:val="22"/>
                  <w:rPrChange w:id="1086"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087" w:author="tao huang" w:date="2018-01-08T14:51:00Z">
              <w:tcPr>
                <w:tcW w:w="601" w:type="dxa"/>
                <w:gridSpan w:val="2"/>
                <w:shd w:val="clear" w:color="auto" w:fill="auto"/>
                <w:noWrap/>
                <w:hideMark/>
              </w:tcPr>
            </w:tcPrChange>
          </w:tcPr>
          <w:p w14:paraId="76B10F12"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88" w:author="tao huang" w:date="2017-12-29T15:34:00Z"/>
                <w:rFonts w:eastAsia="Times New Roman" w:cs="Times New Roman"/>
                <w:color w:val="000000"/>
                <w:sz w:val="22"/>
                <w:rPrChange w:id="1089" w:author="tao huang" w:date="2018-01-10T18:08:00Z">
                  <w:rPr>
                    <w:ins w:id="1090" w:author="tao huang" w:date="2017-12-29T15:34:00Z"/>
                    <w:rFonts w:ascii="Calibri" w:eastAsia="Times New Roman" w:hAnsi="Calibri" w:cs="Calibri"/>
                    <w:color w:val="000000"/>
                    <w:sz w:val="22"/>
                  </w:rPr>
                </w:rPrChange>
              </w:rPr>
              <w:pPrChange w:id="1091"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92" w:author="tao huang" w:date="2017-12-29T15:34:00Z">
              <w:r w:rsidRPr="00C850BD">
                <w:rPr>
                  <w:rFonts w:eastAsia="Times New Roman" w:cs="Times New Roman"/>
                  <w:color w:val="000000"/>
                  <w:sz w:val="22"/>
                  <w:rPrChange w:id="1093"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094" w:author="tao huang" w:date="2018-01-08T14:51:00Z">
              <w:tcPr>
                <w:tcW w:w="601" w:type="dxa"/>
                <w:shd w:val="clear" w:color="auto" w:fill="auto"/>
                <w:noWrap/>
                <w:hideMark/>
              </w:tcPr>
            </w:tcPrChange>
          </w:tcPr>
          <w:p w14:paraId="019C248C"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095" w:author="tao huang" w:date="2017-12-29T15:34:00Z"/>
                <w:rFonts w:eastAsia="Times New Roman" w:cs="Times New Roman"/>
                <w:color w:val="000000"/>
                <w:sz w:val="22"/>
                <w:rPrChange w:id="1096" w:author="tao huang" w:date="2018-01-10T18:08:00Z">
                  <w:rPr>
                    <w:ins w:id="1097" w:author="tao huang" w:date="2017-12-29T15:34:00Z"/>
                    <w:rFonts w:ascii="Calibri" w:eastAsia="Times New Roman" w:hAnsi="Calibri" w:cs="Calibri"/>
                    <w:color w:val="000000"/>
                    <w:sz w:val="22"/>
                  </w:rPr>
                </w:rPrChange>
              </w:rPr>
              <w:pPrChange w:id="1098"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099" w:author="tao huang" w:date="2017-12-29T15:34:00Z">
              <w:r w:rsidRPr="00C850BD">
                <w:rPr>
                  <w:rFonts w:eastAsia="Times New Roman" w:cs="Times New Roman"/>
                  <w:color w:val="000000"/>
                  <w:sz w:val="22"/>
                  <w:rPrChange w:id="1100"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101" w:author="tao huang" w:date="2018-01-08T14:51:00Z">
              <w:tcPr>
                <w:tcW w:w="601" w:type="dxa"/>
                <w:shd w:val="clear" w:color="auto" w:fill="auto"/>
                <w:noWrap/>
                <w:hideMark/>
              </w:tcPr>
            </w:tcPrChange>
          </w:tcPr>
          <w:p w14:paraId="5E32BDD7"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102" w:author="tao huang" w:date="2017-12-29T15:34:00Z"/>
                <w:rFonts w:eastAsia="Times New Roman" w:cs="Times New Roman"/>
                <w:color w:val="000000"/>
                <w:sz w:val="22"/>
                <w:rPrChange w:id="1103" w:author="tao huang" w:date="2018-01-10T18:08:00Z">
                  <w:rPr>
                    <w:ins w:id="1104" w:author="tao huang" w:date="2017-12-29T15:34:00Z"/>
                    <w:rFonts w:ascii="Calibri" w:eastAsia="Times New Roman" w:hAnsi="Calibri" w:cs="Calibri"/>
                    <w:color w:val="000000"/>
                    <w:sz w:val="22"/>
                  </w:rPr>
                </w:rPrChange>
              </w:rPr>
              <w:pPrChange w:id="1105"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106" w:author="tao huang" w:date="2017-12-29T15:34:00Z">
              <w:r w:rsidRPr="00C850BD">
                <w:rPr>
                  <w:rFonts w:eastAsia="Times New Roman" w:cs="Times New Roman"/>
                  <w:color w:val="000000"/>
                  <w:sz w:val="22"/>
                  <w:rPrChange w:id="1107" w:author="tao huang" w:date="2018-01-10T18:08:00Z">
                    <w:rPr>
                      <w:rFonts w:ascii="Calibri" w:eastAsia="Times New Roman" w:hAnsi="Calibri" w:cs="Calibri"/>
                      <w:color w:val="000000"/>
                      <w:sz w:val="22"/>
                    </w:rPr>
                  </w:rPrChange>
                </w:rPr>
                <w:t>0.00</w:t>
              </w:r>
            </w:ins>
          </w:p>
        </w:tc>
      </w:tr>
      <w:tr w:rsidR="00877FDD" w:rsidRPr="00C850BD" w14:paraId="0A84BEF6" w14:textId="77777777" w:rsidTr="00B6020C">
        <w:tblPrEx>
          <w:tblPrExChange w:id="1108" w:author="tao huang" w:date="2018-01-08T14:51:00Z">
            <w:tblPrEx>
              <w:tblW w:w="9985"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20"/>
          <w:jc w:val="center"/>
          <w:ins w:id="1109" w:author="tao huang" w:date="2017-12-29T15:34:00Z"/>
          <w:trPrChange w:id="1110" w:author="tao huang" w:date="2018-01-08T14:51: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316" w:type="dxa"/>
            <w:shd w:val="clear" w:color="auto" w:fill="auto"/>
            <w:noWrap/>
            <w:hideMark/>
            <w:tcPrChange w:id="1111" w:author="tao huang" w:date="2018-01-08T14:51:00Z">
              <w:tcPr>
                <w:tcW w:w="0" w:type="dxa"/>
                <w:gridSpan w:val="2"/>
                <w:shd w:val="clear" w:color="auto" w:fill="auto"/>
                <w:noWrap/>
                <w:hideMark/>
              </w:tcPr>
            </w:tcPrChange>
          </w:tcPr>
          <w:p w14:paraId="18D1DA6D" w14:textId="77777777" w:rsidR="00A26851" w:rsidRPr="00C850BD" w:rsidRDefault="00A26851" w:rsidP="00C850BD">
            <w:pPr>
              <w:spacing w:after="0"/>
              <w:jc w:val="center"/>
              <w:cnfStyle w:val="001000100000" w:firstRow="0" w:lastRow="0" w:firstColumn="1" w:lastColumn="0" w:oddVBand="0" w:evenVBand="0" w:oddHBand="1" w:evenHBand="0" w:firstRowFirstColumn="0" w:firstRowLastColumn="0" w:lastRowFirstColumn="0" w:lastRowLastColumn="0"/>
              <w:rPr>
                <w:ins w:id="1112" w:author="tao huang" w:date="2017-12-29T15:34:00Z"/>
                <w:rFonts w:eastAsia="Times New Roman" w:cs="Times New Roman"/>
                <w:b w:val="0"/>
                <w:color w:val="000000"/>
                <w:sz w:val="22"/>
                <w:rPrChange w:id="1113" w:author="tao huang" w:date="2018-01-10T18:08:00Z">
                  <w:rPr>
                    <w:ins w:id="1114" w:author="tao huang" w:date="2017-12-29T15:34:00Z"/>
                    <w:rFonts w:ascii="Calibri" w:eastAsia="Times New Roman" w:hAnsi="Calibri" w:cs="Calibri"/>
                    <w:color w:val="000000"/>
                    <w:sz w:val="22"/>
                  </w:rPr>
                </w:rPrChange>
              </w:rPr>
              <w:pPrChange w:id="1115" w:author="tao huang" w:date="2018-01-10T18:08:00Z">
                <w:pPr>
                  <w:spacing w:after="0" w:line="240" w:lineRule="auto"/>
                  <w:jc w:val="center"/>
                  <w:cnfStyle w:val="001000100000" w:firstRow="0" w:lastRow="0" w:firstColumn="1" w:lastColumn="0" w:oddVBand="0" w:evenVBand="0" w:oddHBand="1" w:evenHBand="0" w:firstRowFirstColumn="0" w:firstRowLastColumn="0" w:lastRowFirstColumn="0" w:lastRowLastColumn="0"/>
                </w:pPr>
              </w:pPrChange>
            </w:pPr>
            <w:ins w:id="1116" w:author="tao huang" w:date="2017-12-29T15:34:00Z">
              <w:r w:rsidRPr="00C850BD">
                <w:rPr>
                  <w:rFonts w:eastAsia="Times New Roman" w:cs="Times New Roman"/>
                  <w:b w:val="0"/>
                  <w:color w:val="000000"/>
                  <w:sz w:val="22"/>
                  <w:rPrChange w:id="1117" w:author="tao huang" w:date="2018-01-10T18:08:00Z">
                    <w:rPr>
                      <w:rFonts w:ascii="Calibri" w:eastAsia="Times New Roman" w:hAnsi="Calibri" w:cs="Calibri"/>
                      <w:color w:val="000000"/>
                      <w:sz w:val="22"/>
                    </w:rPr>
                  </w:rPrChange>
                </w:rPr>
                <w:t>ADL-own</w:t>
              </w:r>
            </w:ins>
          </w:p>
        </w:tc>
        <w:tc>
          <w:tcPr>
            <w:tcW w:w="1795" w:type="dxa"/>
            <w:shd w:val="clear" w:color="auto" w:fill="auto"/>
            <w:noWrap/>
            <w:hideMark/>
            <w:tcPrChange w:id="1118" w:author="tao huang" w:date="2018-01-08T14:51:00Z">
              <w:tcPr>
                <w:tcW w:w="0" w:type="dxa"/>
                <w:shd w:val="clear" w:color="auto" w:fill="auto"/>
                <w:noWrap/>
                <w:hideMark/>
              </w:tcPr>
            </w:tcPrChange>
          </w:tcPr>
          <w:p w14:paraId="45B53754" w14:textId="77777777" w:rsidR="00A26851" w:rsidRPr="00C850BD" w:rsidRDefault="00A26851" w:rsidP="00C850BD">
            <w:pPr>
              <w:spacing w:after="0"/>
              <w:cnfStyle w:val="000000100000" w:firstRow="0" w:lastRow="0" w:firstColumn="0" w:lastColumn="0" w:oddVBand="0" w:evenVBand="0" w:oddHBand="1" w:evenHBand="0" w:firstRowFirstColumn="0" w:firstRowLastColumn="0" w:lastRowFirstColumn="0" w:lastRowLastColumn="0"/>
              <w:rPr>
                <w:ins w:id="1119" w:author="tao huang" w:date="2017-12-29T15:34:00Z"/>
                <w:rFonts w:eastAsia="Times New Roman" w:cs="Times New Roman"/>
                <w:color w:val="000000"/>
                <w:sz w:val="22"/>
                <w:rPrChange w:id="1120" w:author="tao huang" w:date="2018-01-10T18:08:00Z">
                  <w:rPr>
                    <w:ins w:id="1121" w:author="tao huang" w:date="2017-12-29T15:34:00Z"/>
                    <w:rFonts w:ascii="Calibri" w:eastAsia="Times New Roman" w:hAnsi="Calibri" w:cs="Calibri"/>
                    <w:color w:val="000000"/>
                    <w:sz w:val="22"/>
                  </w:rPr>
                </w:rPrChange>
              </w:rPr>
              <w:pPrChange w:id="1122" w:author="tao huang" w:date="2018-01-10T18:08: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1123" w:author="tao huang" w:date="2017-12-29T15:34:00Z">
              <w:r w:rsidRPr="00C850BD">
                <w:rPr>
                  <w:rFonts w:eastAsia="Times New Roman" w:cs="Times New Roman"/>
                  <w:color w:val="000000"/>
                  <w:sz w:val="22"/>
                  <w:rPrChange w:id="1124" w:author="tao huang" w:date="2018-01-10T18:08:00Z">
                    <w:rPr>
                      <w:rFonts w:ascii="Calibri" w:eastAsia="Times New Roman" w:hAnsi="Calibri" w:cs="Calibri"/>
                      <w:color w:val="000000"/>
                      <w:sz w:val="22"/>
                    </w:rPr>
                  </w:rPrChange>
                </w:rPr>
                <w:t>ADL-own-IC</w:t>
              </w:r>
            </w:ins>
          </w:p>
        </w:tc>
        <w:tc>
          <w:tcPr>
            <w:tcW w:w="601" w:type="dxa"/>
            <w:shd w:val="clear" w:color="auto" w:fill="auto"/>
            <w:noWrap/>
            <w:hideMark/>
            <w:tcPrChange w:id="1125" w:author="tao huang" w:date="2018-01-08T14:51:00Z">
              <w:tcPr>
                <w:tcW w:w="601" w:type="dxa"/>
                <w:gridSpan w:val="2"/>
                <w:shd w:val="clear" w:color="auto" w:fill="auto"/>
                <w:noWrap/>
                <w:hideMark/>
              </w:tcPr>
            </w:tcPrChange>
          </w:tcPr>
          <w:p w14:paraId="5418600A"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26" w:author="tao huang" w:date="2017-12-29T15:34:00Z"/>
                <w:rFonts w:eastAsia="Times New Roman" w:cs="Times New Roman"/>
                <w:color w:val="000000"/>
                <w:sz w:val="22"/>
                <w:rPrChange w:id="1127" w:author="tao huang" w:date="2018-01-10T18:08:00Z">
                  <w:rPr>
                    <w:ins w:id="1128" w:author="tao huang" w:date="2017-12-29T15:34:00Z"/>
                    <w:rFonts w:ascii="Calibri" w:eastAsia="Times New Roman" w:hAnsi="Calibri" w:cs="Calibri"/>
                    <w:color w:val="000000"/>
                    <w:sz w:val="22"/>
                  </w:rPr>
                </w:rPrChange>
              </w:rPr>
              <w:pPrChange w:id="1129"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130" w:author="tao huang" w:date="2017-12-29T15:34:00Z">
              <w:r w:rsidRPr="00C850BD">
                <w:rPr>
                  <w:rFonts w:eastAsia="Times New Roman" w:cs="Times New Roman"/>
                  <w:color w:val="000000"/>
                  <w:sz w:val="22"/>
                  <w:rPrChange w:id="1131" w:author="tao huang" w:date="2018-01-10T18:08:00Z">
                    <w:rPr>
                      <w:rFonts w:ascii="Calibri" w:eastAsia="Times New Roman" w:hAnsi="Calibri" w:cs="Calibri"/>
                      <w:color w:val="000000"/>
                      <w:sz w:val="22"/>
                    </w:rPr>
                  </w:rPrChange>
                </w:rPr>
                <w:t>0.36</w:t>
              </w:r>
            </w:ins>
          </w:p>
        </w:tc>
        <w:tc>
          <w:tcPr>
            <w:tcW w:w="601" w:type="dxa"/>
            <w:shd w:val="clear" w:color="auto" w:fill="auto"/>
            <w:noWrap/>
            <w:hideMark/>
            <w:tcPrChange w:id="1132" w:author="tao huang" w:date="2018-01-08T14:51:00Z">
              <w:tcPr>
                <w:tcW w:w="601" w:type="dxa"/>
                <w:shd w:val="clear" w:color="auto" w:fill="auto"/>
                <w:noWrap/>
                <w:hideMark/>
              </w:tcPr>
            </w:tcPrChange>
          </w:tcPr>
          <w:p w14:paraId="46294742"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33" w:author="tao huang" w:date="2017-12-29T15:34:00Z"/>
                <w:rFonts w:eastAsia="Times New Roman" w:cs="Times New Roman"/>
                <w:color w:val="000000"/>
                <w:sz w:val="22"/>
                <w:rPrChange w:id="1134" w:author="tao huang" w:date="2018-01-10T18:08:00Z">
                  <w:rPr>
                    <w:ins w:id="1135" w:author="tao huang" w:date="2017-12-29T15:34:00Z"/>
                    <w:rFonts w:ascii="Calibri" w:eastAsia="Times New Roman" w:hAnsi="Calibri" w:cs="Calibri"/>
                    <w:color w:val="000000"/>
                    <w:sz w:val="22"/>
                  </w:rPr>
                </w:rPrChange>
              </w:rPr>
              <w:pPrChange w:id="1136"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137" w:author="tao huang" w:date="2017-12-29T15:34:00Z">
              <w:r w:rsidRPr="00C850BD">
                <w:rPr>
                  <w:rFonts w:eastAsia="Times New Roman" w:cs="Times New Roman"/>
                  <w:color w:val="000000"/>
                  <w:sz w:val="22"/>
                  <w:rPrChange w:id="1138" w:author="tao huang" w:date="2018-01-10T18:08:00Z">
                    <w:rPr>
                      <w:rFonts w:ascii="Calibri" w:eastAsia="Times New Roman" w:hAnsi="Calibri" w:cs="Calibri"/>
                      <w:color w:val="000000"/>
                      <w:sz w:val="22"/>
                    </w:rPr>
                  </w:rPrChange>
                </w:rPr>
                <w:t>0.31</w:t>
              </w:r>
            </w:ins>
          </w:p>
        </w:tc>
        <w:tc>
          <w:tcPr>
            <w:tcW w:w="601" w:type="dxa"/>
            <w:shd w:val="clear" w:color="auto" w:fill="auto"/>
            <w:noWrap/>
            <w:hideMark/>
            <w:tcPrChange w:id="1139" w:author="tao huang" w:date="2018-01-08T14:51:00Z">
              <w:tcPr>
                <w:tcW w:w="0" w:type="dxa"/>
                <w:shd w:val="clear" w:color="auto" w:fill="auto"/>
                <w:noWrap/>
                <w:hideMark/>
              </w:tcPr>
            </w:tcPrChange>
          </w:tcPr>
          <w:p w14:paraId="389F90D5"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40" w:author="tao huang" w:date="2017-12-29T15:34:00Z"/>
                <w:rFonts w:eastAsia="Times New Roman" w:cs="Times New Roman"/>
                <w:color w:val="000000"/>
                <w:sz w:val="22"/>
                <w:rPrChange w:id="1141" w:author="tao huang" w:date="2018-01-10T18:08:00Z">
                  <w:rPr>
                    <w:ins w:id="1142" w:author="tao huang" w:date="2017-12-29T15:34:00Z"/>
                    <w:rFonts w:ascii="Calibri" w:eastAsia="Times New Roman" w:hAnsi="Calibri" w:cs="Calibri"/>
                    <w:color w:val="000000"/>
                    <w:sz w:val="22"/>
                  </w:rPr>
                </w:rPrChange>
              </w:rPr>
              <w:pPrChange w:id="1143"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144" w:author="tao huang" w:date="2017-12-29T15:34:00Z">
              <w:r w:rsidRPr="00C850BD">
                <w:rPr>
                  <w:rFonts w:eastAsia="Times New Roman" w:cs="Times New Roman"/>
                  <w:color w:val="000000"/>
                  <w:sz w:val="22"/>
                  <w:rPrChange w:id="1145"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146" w:author="tao huang" w:date="2018-01-08T14:51:00Z">
              <w:tcPr>
                <w:tcW w:w="601" w:type="dxa"/>
                <w:shd w:val="clear" w:color="auto" w:fill="auto"/>
                <w:noWrap/>
                <w:hideMark/>
              </w:tcPr>
            </w:tcPrChange>
          </w:tcPr>
          <w:p w14:paraId="5C841DC2"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47" w:author="tao huang" w:date="2017-12-29T15:34:00Z"/>
                <w:rFonts w:eastAsia="Times New Roman" w:cs="Times New Roman"/>
                <w:color w:val="000000"/>
                <w:sz w:val="22"/>
                <w:rPrChange w:id="1148" w:author="tao huang" w:date="2018-01-10T18:08:00Z">
                  <w:rPr>
                    <w:ins w:id="1149" w:author="tao huang" w:date="2017-12-29T15:34:00Z"/>
                    <w:rFonts w:ascii="Calibri" w:eastAsia="Times New Roman" w:hAnsi="Calibri" w:cs="Calibri"/>
                    <w:color w:val="000000"/>
                    <w:sz w:val="22"/>
                  </w:rPr>
                </w:rPrChange>
              </w:rPr>
              <w:pPrChange w:id="1150"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151" w:author="tao huang" w:date="2017-12-29T15:34:00Z">
              <w:r w:rsidRPr="00C850BD">
                <w:rPr>
                  <w:rFonts w:eastAsia="Times New Roman" w:cs="Times New Roman"/>
                  <w:color w:val="000000"/>
                  <w:sz w:val="22"/>
                  <w:rPrChange w:id="1152" w:author="tao huang" w:date="2018-01-10T18:08:00Z">
                    <w:rPr>
                      <w:rFonts w:ascii="Calibri" w:eastAsia="Times New Roman" w:hAnsi="Calibri" w:cs="Calibri"/>
                      <w:color w:val="000000"/>
                      <w:sz w:val="22"/>
                    </w:rPr>
                  </w:rPrChange>
                </w:rPr>
                <w:t>0.04</w:t>
              </w:r>
            </w:ins>
          </w:p>
        </w:tc>
        <w:tc>
          <w:tcPr>
            <w:tcW w:w="601" w:type="dxa"/>
            <w:shd w:val="clear" w:color="auto" w:fill="auto"/>
            <w:noWrap/>
            <w:hideMark/>
            <w:tcPrChange w:id="1153" w:author="tao huang" w:date="2018-01-08T14:51:00Z">
              <w:tcPr>
                <w:tcW w:w="0" w:type="dxa"/>
                <w:gridSpan w:val="2"/>
                <w:shd w:val="clear" w:color="auto" w:fill="auto"/>
                <w:noWrap/>
                <w:hideMark/>
              </w:tcPr>
            </w:tcPrChange>
          </w:tcPr>
          <w:p w14:paraId="53768846"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54" w:author="tao huang" w:date="2017-12-29T15:34:00Z"/>
                <w:rFonts w:eastAsia="Times New Roman" w:cs="Times New Roman"/>
                <w:color w:val="000000"/>
                <w:sz w:val="22"/>
                <w:rPrChange w:id="1155" w:author="tao huang" w:date="2018-01-10T18:08:00Z">
                  <w:rPr>
                    <w:ins w:id="1156" w:author="tao huang" w:date="2017-12-29T15:34:00Z"/>
                    <w:rFonts w:ascii="Calibri" w:eastAsia="Times New Roman" w:hAnsi="Calibri" w:cs="Calibri"/>
                    <w:color w:val="000000"/>
                    <w:sz w:val="22"/>
                  </w:rPr>
                </w:rPrChange>
              </w:rPr>
              <w:pPrChange w:id="1157"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158" w:author="tao huang" w:date="2017-12-29T15:34:00Z">
              <w:r w:rsidRPr="00C850BD">
                <w:rPr>
                  <w:rFonts w:eastAsia="Times New Roman" w:cs="Times New Roman"/>
                  <w:color w:val="000000"/>
                  <w:sz w:val="22"/>
                  <w:rPrChange w:id="1159" w:author="tao huang" w:date="2018-01-10T18:08:00Z">
                    <w:rPr>
                      <w:rFonts w:ascii="Calibri" w:eastAsia="Times New Roman" w:hAnsi="Calibri" w:cs="Calibri"/>
                      <w:color w:val="000000"/>
                      <w:sz w:val="22"/>
                    </w:rPr>
                  </w:rPrChange>
                </w:rPr>
                <w:t>0.69</w:t>
              </w:r>
            </w:ins>
          </w:p>
        </w:tc>
        <w:tc>
          <w:tcPr>
            <w:tcW w:w="864" w:type="dxa"/>
            <w:shd w:val="clear" w:color="auto" w:fill="auto"/>
            <w:noWrap/>
            <w:hideMark/>
            <w:tcPrChange w:id="1160" w:author="tao huang" w:date="2018-01-08T14:51:00Z">
              <w:tcPr>
                <w:tcW w:w="397" w:type="dxa"/>
                <w:shd w:val="clear" w:color="auto" w:fill="auto"/>
                <w:noWrap/>
                <w:hideMark/>
              </w:tcPr>
            </w:tcPrChange>
          </w:tcPr>
          <w:p w14:paraId="0556B562"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61" w:author="tao huang" w:date="2017-12-29T15:34:00Z"/>
                <w:rFonts w:eastAsia="Times New Roman" w:cs="Times New Roman"/>
                <w:color w:val="000000"/>
                <w:sz w:val="22"/>
                <w:rPrChange w:id="1162" w:author="tao huang" w:date="2018-01-10T18:08:00Z">
                  <w:rPr>
                    <w:ins w:id="1163" w:author="tao huang" w:date="2017-12-29T15:34:00Z"/>
                    <w:rFonts w:ascii="Calibri" w:eastAsia="Times New Roman" w:hAnsi="Calibri" w:cs="Calibri"/>
                    <w:color w:val="000000"/>
                    <w:sz w:val="22"/>
                  </w:rPr>
                </w:rPrChange>
              </w:rPr>
              <w:pPrChange w:id="1164"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165" w:author="tao huang" w:date="2017-12-29T15:34:00Z">
              <w:r w:rsidRPr="00C850BD">
                <w:rPr>
                  <w:rFonts w:eastAsia="Times New Roman" w:cs="Times New Roman"/>
                  <w:color w:val="000000"/>
                  <w:sz w:val="22"/>
                  <w:rPrChange w:id="1166" w:author="tao huang" w:date="2018-01-10T18:08:00Z">
                    <w:rPr>
                      <w:rFonts w:ascii="Calibri" w:eastAsia="Times New Roman" w:hAnsi="Calibri" w:cs="Calibri"/>
                      <w:color w:val="000000"/>
                      <w:sz w:val="22"/>
                    </w:rPr>
                  </w:rPrChange>
                </w:rPr>
                <w:t>0.04</w:t>
              </w:r>
            </w:ins>
          </w:p>
        </w:tc>
        <w:tc>
          <w:tcPr>
            <w:tcW w:w="601" w:type="dxa"/>
            <w:shd w:val="clear" w:color="auto" w:fill="auto"/>
            <w:noWrap/>
            <w:hideMark/>
            <w:tcPrChange w:id="1167" w:author="tao huang" w:date="2018-01-08T14:51:00Z">
              <w:tcPr>
                <w:tcW w:w="0" w:type="dxa"/>
                <w:gridSpan w:val="2"/>
                <w:shd w:val="clear" w:color="auto" w:fill="auto"/>
                <w:noWrap/>
                <w:hideMark/>
              </w:tcPr>
            </w:tcPrChange>
          </w:tcPr>
          <w:p w14:paraId="6A791CCF"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68" w:author="tao huang" w:date="2017-12-29T15:34:00Z"/>
                <w:rFonts w:eastAsia="Times New Roman" w:cs="Times New Roman"/>
                <w:color w:val="000000"/>
                <w:sz w:val="22"/>
                <w:rPrChange w:id="1169" w:author="tao huang" w:date="2018-01-10T18:08:00Z">
                  <w:rPr>
                    <w:ins w:id="1170" w:author="tao huang" w:date="2017-12-29T15:34:00Z"/>
                    <w:rFonts w:ascii="Calibri" w:eastAsia="Times New Roman" w:hAnsi="Calibri" w:cs="Calibri"/>
                    <w:color w:val="000000"/>
                    <w:sz w:val="22"/>
                  </w:rPr>
                </w:rPrChange>
              </w:rPr>
              <w:pPrChange w:id="1171"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172" w:author="tao huang" w:date="2017-12-29T15:34:00Z">
              <w:r w:rsidRPr="00C850BD">
                <w:rPr>
                  <w:rFonts w:eastAsia="Times New Roman" w:cs="Times New Roman"/>
                  <w:color w:val="000000"/>
                  <w:sz w:val="22"/>
                  <w:rPrChange w:id="1173" w:author="tao huang" w:date="2018-01-10T18:08:00Z">
                    <w:rPr>
                      <w:rFonts w:ascii="Calibri" w:eastAsia="Times New Roman" w:hAnsi="Calibri" w:cs="Calibri"/>
                      <w:color w:val="000000"/>
                      <w:sz w:val="22"/>
                    </w:rPr>
                  </w:rPrChange>
                </w:rPr>
                <w:t>0.14</w:t>
              </w:r>
            </w:ins>
          </w:p>
        </w:tc>
        <w:tc>
          <w:tcPr>
            <w:tcW w:w="601" w:type="dxa"/>
            <w:shd w:val="clear" w:color="auto" w:fill="auto"/>
            <w:noWrap/>
            <w:hideMark/>
            <w:tcPrChange w:id="1174" w:author="tao huang" w:date="2018-01-08T14:51:00Z">
              <w:tcPr>
                <w:tcW w:w="0" w:type="dxa"/>
                <w:shd w:val="clear" w:color="auto" w:fill="auto"/>
                <w:noWrap/>
                <w:hideMark/>
              </w:tcPr>
            </w:tcPrChange>
          </w:tcPr>
          <w:p w14:paraId="4353117B"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75" w:author="tao huang" w:date="2017-12-29T15:34:00Z"/>
                <w:rFonts w:eastAsia="Times New Roman" w:cs="Times New Roman"/>
                <w:color w:val="000000"/>
                <w:sz w:val="22"/>
                <w:rPrChange w:id="1176" w:author="tao huang" w:date="2018-01-10T18:08:00Z">
                  <w:rPr>
                    <w:ins w:id="1177" w:author="tao huang" w:date="2017-12-29T15:34:00Z"/>
                    <w:rFonts w:ascii="Calibri" w:eastAsia="Times New Roman" w:hAnsi="Calibri" w:cs="Calibri"/>
                    <w:color w:val="000000"/>
                    <w:sz w:val="22"/>
                  </w:rPr>
                </w:rPrChange>
              </w:rPr>
              <w:pPrChange w:id="1178"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179" w:author="tao huang" w:date="2017-12-29T15:34:00Z">
              <w:r w:rsidRPr="00C850BD">
                <w:rPr>
                  <w:rFonts w:eastAsia="Times New Roman" w:cs="Times New Roman"/>
                  <w:color w:val="000000"/>
                  <w:sz w:val="22"/>
                  <w:rPrChange w:id="1180" w:author="tao huang" w:date="2018-01-10T18:08:00Z">
                    <w:rPr>
                      <w:rFonts w:ascii="Calibri" w:eastAsia="Times New Roman" w:hAnsi="Calibri" w:cs="Calibri"/>
                      <w:color w:val="000000"/>
                      <w:sz w:val="22"/>
                    </w:rPr>
                  </w:rPrChange>
                </w:rPr>
                <w:t>0.68</w:t>
              </w:r>
            </w:ins>
          </w:p>
        </w:tc>
        <w:tc>
          <w:tcPr>
            <w:tcW w:w="601" w:type="dxa"/>
            <w:shd w:val="clear" w:color="auto" w:fill="auto"/>
            <w:noWrap/>
            <w:hideMark/>
            <w:tcPrChange w:id="1181" w:author="tao huang" w:date="2018-01-08T14:51:00Z">
              <w:tcPr>
                <w:tcW w:w="0" w:type="dxa"/>
                <w:shd w:val="clear" w:color="auto" w:fill="auto"/>
                <w:noWrap/>
                <w:hideMark/>
              </w:tcPr>
            </w:tcPrChange>
          </w:tcPr>
          <w:p w14:paraId="64D2852E"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82" w:author="tao huang" w:date="2017-12-29T15:34:00Z"/>
                <w:rFonts w:eastAsia="Times New Roman" w:cs="Times New Roman"/>
                <w:color w:val="000000"/>
                <w:sz w:val="22"/>
                <w:rPrChange w:id="1183" w:author="tao huang" w:date="2018-01-10T18:08:00Z">
                  <w:rPr>
                    <w:ins w:id="1184" w:author="tao huang" w:date="2017-12-29T15:34:00Z"/>
                    <w:rFonts w:ascii="Calibri" w:eastAsia="Times New Roman" w:hAnsi="Calibri" w:cs="Calibri"/>
                    <w:color w:val="000000"/>
                    <w:sz w:val="22"/>
                  </w:rPr>
                </w:rPrChange>
              </w:rPr>
              <w:pPrChange w:id="1185"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186" w:author="tao huang" w:date="2017-12-29T15:34:00Z">
              <w:r w:rsidRPr="00C850BD">
                <w:rPr>
                  <w:rFonts w:eastAsia="Times New Roman" w:cs="Times New Roman"/>
                  <w:color w:val="000000"/>
                  <w:sz w:val="22"/>
                  <w:rPrChange w:id="1187" w:author="tao huang" w:date="2018-01-10T18:08:00Z">
                    <w:rPr>
                      <w:rFonts w:ascii="Calibri" w:eastAsia="Times New Roman" w:hAnsi="Calibri" w:cs="Calibri"/>
                      <w:color w:val="000000"/>
                      <w:sz w:val="22"/>
                    </w:rPr>
                  </w:rPrChange>
                </w:rPr>
                <w:t>0.01</w:t>
              </w:r>
            </w:ins>
          </w:p>
        </w:tc>
        <w:tc>
          <w:tcPr>
            <w:tcW w:w="601" w:type="dxa"/>
            <w:shd w:val="clear" w:color="auto" w:fill="auto"/>
            <w:noWrap/>
            <w:hideMark/>
            <w:tcPrChange w:id="1188" w:author="tao huang" w:date="2018-01-08T14:51:00Z">
              <w:tcPr>
                <w:tcW w:w="0" w:type="dxa"/>
                <w:gridSpan w:val="2"/>
                <w:shd w:val="clear" w:color="auto" w:fill="auto"/>
                <w:noWrap/>
                <w:hideMark/>
              </w:tcPr>
            </w:tcPrChange>
          </w:tcPr>
          <w:p w14:paraId="7B4C2C52"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89" w:author="tao huang" w:date="2017-12-29T15:34:00Z"/>
                <w:rFonts w:eastAsia="Times New Roman" w:cs="Times New Roman"/>
                <w:color w:val="000000"/>
                <w:sz w:val="22"/>
                <w:rPrChange w:id="1190" w:author="tao huang" w:date="2018-01-10T18:08:00Z">
                  <w:rPr>
                    <w:ins w:id="1191" w:author="tao huang" w:date="2017-12-29T15:34:00Z"/>
                    <w:rFonts w:ascii="Calibri" w:eastAsia="Times New Roman" w:hAnsi="Calibri" w:cs="Calibri"/>
                    <w:color w:val="000000"/>
                    <w:sz w:val="22"/>
                  </w:rPr>
                </w:rPrChange>
              </w:rPr>
              <w:pPrChange w:id="1192"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193" w:author="tao huang" w:date="2017-12-29T15:34:00Z">
              <w:r w:rsidRPr="00C850BD">
                <w:rPr>
                  <w:rFonts w:eastAsia="Times New Roman" w:cs="Times New Roman"/>
                  <w:color w:val="000000"/>
                  <w:sz w:val="22"/>
                  <w:rPrChange w:id="1194" w:author="tao huang" w:date="2018-01-10T18:08:00Z">
                    <w:rPr>
                      <w:rFonts w:ascii="Calibri" w:eastAsia="Times New Roman" w:hAnsi="Calibri" w:cs="Calibri"/>
                      <w:color w:val="000000"/>
                      <w:sz w:val="22"/>
                    </w:rPr>
                  </w:rPrChange>
                </w:rPr>
                <w:t>0.29</w:t>
              </w:r>
            </w:ins>
          </w:p>
        </w:tc>
        <w:tc>
          <w:tcPr>
            <w:tcW w:w="601" w:type="dxa"/>
            <w:shd w:val="clear" w:color="auto" w:fill="auto"/>
            <w:noWrap/>
            <w:hideMark/>
            <w:tcPrChange w:id="1195" w:author="tao huang" w:date="2018-01-08T14:51:00Z">
              <w:tcPr>
                <w:tcW w:w="0" w:type="dxa"/>
                <w:shd w:val="clear" w:color="auto" w:fill="auto"/>
                <w:noWrap/>
                <w:hideMark/>
              </w:tcPr>
            </w:tcPrChange>
          </w:tcPr>
          <w:p w14:paraId="344D343C"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196" w:author="tao huang" w:date="2017-12-29T15:34:00Z"/>
                <w:rFonts w:eastAsia="Times New Roman" w:cs="Times New Roman"/>
                <w:color w:val="000000"/>
                <w:sz w:val="22"/>
                <w:rPrChange w:id="1197" w:author="tao huang" w:date="2018-01-10T18:08:00Z">
                  <w:rPr>
                    <w:ins w:id="1198" w:author="tao huang" w:date="2017-12-29T15:34:00Z"/>
                    <w:rFonts w:ascii="Calibri" w:eastAsia="Times New Roman" w:hAnsi="Calibri" w:cs="Calibri"/>
                    <w:color w:val="000000"/>
                    <w:sz w:val="22"/>
                  </w:rPr>
                </w:rPrChange>
              </w:rPr>
              <w:pPrChange w:id="1199"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200" w:author="tao huang" w:date="2017-12-29T15:34:00Z">
              <w:r w:rsidRPr="00C850BD">
                <w:rPr>
                  <w:rFonts w:eastAsia="Times New Roman" w:cs="Times New Roman"/>
                  <w:color w:val="000000"/>
                  <w:sz w:val="22"/>
                  <w:rPrChange w:id="1201" w:author="tao huang" w:date="2018-01-10T18:08:00Z">
                    <w:rPr>
                      <w:rFonts w:ascii="Calibri" w:eastAsia="Times New Roman" w:hAnsi="Calibri" w:cs="Calibri"/>
                      <w:color w:val="000000"/>
                      <w:sz w:val="22"/>
                    </w:rPr>
                  </w:rPrChange>
                </w:rPr>
                <w:t>0.20</w:t>
              </w:r>
            </w:ins>
          </w:p>
        </w:tc>
        <w:tc>
          <w:tcPr>
            <w:tcW w:w="601" w:type="dxa"/>
            <w:shd w:val="clear" w:color="auto" w:fill="auto"/>
            <w:noWrap/>
            <w:hideMark/>
            <w:tcPrChange w:id="1202" w:author="tao huang" w:date="2018-01-08T14:51:00Z">
              <w:tcPr>
                <w:tcW w:w="0" w:type="dxa"/>
                <w:shd w:val="clear" w:color="auto" w:fill="auto"/>
                <w:noWrap/>
                <w:hideMark/>
              </w:tcPr>
            </w:tcPrChange>
          </w:tcPr>
          <w:p w14:paraId="10D9B1C0"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203" w:author="tao huang" w:date="2017-12-29T15:34:00Z"/>
                <w:rFonts w:eastAsia="Times New Roman" w:cs="Times New Roman"/>
                <w:color w:val="000000"/>
                <w:sz w:val="22"/>
                <w:rPrChange w:id="1204" w:author="tao huang" w:date="2018-01-10T18:08:00Z">
                  <w:rPr>
                    <w:ins w:id="1205" w:author="tao huang" w:date="2017-12-29T15:34:00Z"/>
                    <w:rFonts w:ascii="Calibri" w:eastAsia="Times New Roman" w:hAnsi="Calibri" w:cs="Calibri"/>
                    <w:color w:val="000000"/>
                    <w:sz w:val="22"/>
                  </w:rPr>
                </w:rPrChange>
              </w:rPr>
              <w:pPrChange w:id="1206"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207" w:author="tao huang" w:date="2017-12-29T15:34:00Z">
              <w:r w:rsidRPr="00C850BD">
                <w:rPr>
                  <w:rFonts w:eastAsia="Times New Roman" w:cs="Times New Roman"/>
                  <w:color w:val="000000"/>
                  <w:sz w:val="22"/>
                  <w:rPrChange w:id="1208" w:author="tao huang" w:date="2018-01-10T18:08:00Z">
                    <w:rPr>
                      <w:rFonts w:ascii="Calibri" w:eastAsia="Times New Roman" w:hAnsi="Calibri" w:cs="Calibri"/>
                      <w:color w:val="000000"/>
                      <w:sz w:val="22"/>
                    </w:rPr>
                  </w:rPrChange>
                </w:rPr>
                <w:t>0.00</w:t>
              </w:r>
            </w:ins>
          </w:p>
        </w:tc>
      </w:tr>
      <w:tr w:rsidR="00877FDD" w:rsidRPr="00C850BD" w14:paraId="7101F935" w14:textId="77777777" w:rsidTr="00B6020C">
        <w:tblPrEx>
          <w:tblPrExChange w:id="1209" w:author="tao huang" w:date="2018-01-08T14:51:00Z">
            <w:tblPrEx>
              <w:tblW w:w="9985" w:type="dxa"/>
              <w:jc w:val="center"/>
            </w:tblPrEx>
          </w:tblPrExChange>
        </w:tblPrEx>
        <w:trPr>
          <w:trHeight w:val="20"/>
          <w:jc w:val="center"/>
          <w:ins w:id="1210" w:author="tao huang" w:date="2017-12-29T15:34:00Z"/>
          <w:trPrChange w:id="1211" w:author="tao huang" w:date="2018-01-08T14:51: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316" w:type="dxa"/>
            <w:shd w:val="clear" w:color="auto" w:fill="auto"/>
            <w:noWrap/>
            <w:hideMark/>
            <w:tcPrChange w:id="1212" w:author="tao huang" w:date="2018-01-08T14:51:00Z">
              <w:tcPr>
                <w:tcW w:w="0" w:type="dxa"/>
                <w:gridSpan w:val="2"/>
                <w:shd w:val="clear" w:color="auto" w:fill="auto"/>
                <w:noWrap/>
                <w:hideMark/>
              </w:tcPr>
            </w:tcPrChange>
          </w:tcPr>
          <w:p w14:paraId="219E9D4A" w14:textId="77777777" w:rsidR="00A26851" w:rsidRPr="00C850BD" w:rsidRDefault="00A26851" w:rsidP="00C850BD">
            <w:pPr>
              <w:spacing w:after="0"/>
              <w:jc w:val="center"/>
              <w:rPr>
                <w:ins w:id="1213" w:author="tao huang" w:date="2017-12-29T15:34:00Z"/>
                <w:rFonts w:eastAsia="Times New Roman" w:cs="Times New Roman"/>
                <w:b w:val="0"/>
                <w:color w:val="000000"/>
                <w:sz w:val="22"/>
                <w:rPrChange w:id="1214" w:author="tao huang" w:date="2018-01-10T18:08:00Z">
                  <w:rPr>
                    <w:ins w:id="1215" w:author="tao huang" w:date="2017-12-29T15:34:00Z"/>
                    <w:rFonts w:ascii="Calibri" w:eastAsia="Times New Roman" w:hAnsi="Calibri" w:cs="Calibri"/>
                    <w:color w:val="000000"/>
                    <w:sz w:val="22"/>
                  </w:rPr>
                </w:rPrChange>
              </w:rPr>
              <w:pPrChange w:id="1216" w:author="tao huang" w:date="2018-01-10T18:08:00Z">
                <w:pPr>
                  <w:spacing w:after="0" w:line="240" w:lineRule="auto"/>
                  <w:jc w:val="center"/>
                </w:pPr>
              </w:pPrChange>
            </w:pPr>
            <w:ins w:id="1217" w:author="tao huang" w:date="2017-12-29T15:34:00Z">
              <w:r w:rsidRPr="00C850BD">
                <w:rPr>
                  <w:rFonts w:eastAsia="Times New Roman" w:cs="Times New Roman"/>
                  <w:b w:val="0"/>
                  <w:color w:val="000000"/>
                  <w:sz w:val="22"/>
                  <w:rPrChange w:id="1218" w:author="tao huang" w:date="2018-01-10T18:08:00Z">
                    <w:rPr>
                      <w:rFonts w:ascii="Calibri" w:eastAsia="Times New Roman" w:hAnsi="Calibri" w:cs="Calibri"/>
                      <w:color w:val="000000"/>
                      <w:sz w:val="22"/>
                    </w:rPr>
                  </w:rPrChange>
                </w:rPr>
                <w:t>ADL-own</w:t>
              </w:r>
            </w:ins>
          </w:p>
        </w:tc>
        <w:tc>
          <w:tcPr>
            <w:tcW w:w="1795" w:type="dxa"/>
            <w:shd w:val="clear" w:color="auto" w:fill="auto"/>
            <w:noWrap/>
            <w:hideMark/>
            <w:tcPrChange w:id="1219" w:author="tao huang" w:date="2018-01-08T14:51:00Z">
              <w:tcPr>
                <w:tcW w:w="0" w:type="dxa"/>
                <w:shd w:val="clear" w:color="auto" w:fill="auto"/>
                <w:noWrap/>
                <w:hideMark/>
              </w:tcPr>
            </w:tcPrChange>
          </w:tcPr>
          <w:p w14:paraId="5D04E304" w14:textId="77777777" w:rsidR="00A26851" w:rsidRPr="00C850BD" w:rsidRDefault="00A26851" w:rsidP="00C850BD">
            <w:pPr>
              <w:spacing w:after="0"/>
              <w:cnfStyle w:val="000000000000" w:firstRow="0" w:lastRow="0" w:firstColumn="0" w:lastColumn="0" w:oddVBand="0" w:evenVBand="0" w:oddHBand="0" w:evenHBand="0" w:firstRowFirstColumn="0" w:firstRowLastColumn="0" w:lastRowFirstColumn="0" w:lastRowLastColumn="0"/>
              <w:rPr>
                <w:ins w:id="1220" w:author="tao huang" w:date="2017-12-29T15:34:00Z"/>
                <w:rFonts w:eastAsia="Times New Roman" w:cs="Times New Roman"/>
                <w:color w:val="000000"/>
                <w:sz w:val="22"/>
                <w:rPrChange w:id="1221" w:author="tao huang" w:date="2018-01-10T18:08:00Z">
                  <w:rPr>
                    <w:ins w:id="1222" w:author="tao huang" w:date="2017-12-29T15:34:00Z"/>
                    <w:rFonts w:ascii="Calibri" w:eastAsia="Times New Roman" w:hAnsi="Calibri" w:cs="Calibri"/>
                    <w:color w:val="000000"/>
                    <w:sz w:val="22"/>
                  </w:rPr>
                </w:rPrChange>
              </w:rPr>
              <w:pPrChange w:id="1223" w:author="tao huang" w:date="2018-01-10T18:08: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1224" w:author="tao huang" w:date="2017-12-29T15:34:00Z">
              <w:r w:rsidRPr="00C850BD">
                <w:rPr>
                  <w:rFonts w:eastAsia="Times New Roman" w:cs="Times New Roman"/>
                  <w:color w:val="000000"/>
                  <w:sz w:val="22"/>
                  <w:rPrChange w:id="1225" w:author="tao huang" w:date="2018-01-10T18:08:00Z">
                    <w:rPr>
                      <w:rFonts w:ascii="Calibri" w:eastAsia="Times New Roman" w:hAnsi="Calibri" w:cs="Calibri"/>
                      <w:color w:val="000000"/>
                      <w:sz w:val="22"/>
                    </w:rPr>
                  </w:rPrChange>
                </w:rPr>
                <w:t>ADL-intra</w:t>
              </w:r>
            </w:ins>
          </w:p>
        </w:tc>
        <w:tc>
          <w:tcPr>
            <w:tcW w:w="601" w:type="dxa"/>
            <w:shd w:val="clear" w:color="auto" w:fill="auto"/>
            <w:noWrap/>
            <w:hideMark/>
            <w:tcPrChange w:id="1226" w:author="tao huang" w:date="2018-01-08T14:51:00Z">
              <w:tcPr>
                <w:tcW w:w="601" w:type="dxa"/>
                <w:gridSpan w:val="2"/>
                <w:shd w:val="clear" w:color="auto" w:fill="auto"/>
                <w:noWrap/>
                <w:hideMark/>
              </w:tcPr>
            </w:tcPrChange>
          </w:tcPr>
          <w:p w14:paraId="1F860711"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27" w:author="tao huang" w:date="2017-12-29T15:34:00Z"/>
                <w:rFonts w:eastAsia="Times New Roman" w:cs="Times New Roman"/>
                <w:color w:val="000000"/>
                <w:sz w:val="22"/>
                <w:rPrChange w:id="1228" w:author="tao huang" w:date="2018-01-10T18:08:00Z">
                  <w:rPr>
                    <w:ins w:id="1229" w:author="tao huang" w:date="2017-12-29T15:34:00Z"/>
                    <w:rFonts w:ascii="Calibri" w:eastAsia="Times New Roman" w:hAnsi="Calibri" w:cs="Calibri"/>
                    <w:color w:val="000000"/>
                    <w:sz w:val="22"/>
                  </w:rPr>
                </w:rPrChange>
              </w:rPr>
              <w:pPrChange w:id="1230"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231" w:author="tao huang" w:date="2017-12-29T15:34:00Z">
              <w:r w:rsidRPr="00C850BD">
                <w:rPr>
                  <w:rFonts w:eastAsia="Times New Roman" w:cs="Times New Roman"/>
                  <w:color w:val="000000"/>
                  <w:sz w:val="22"/>
                  <w:rPrChange w:id="1232" w:author="tao huang" w:date="2018-01-10T18:08:00Z">
                    <w:rPr>
                      <w:rFonts w:ascii="Calibri" w:eastAsia="Times New Roman" w:hAnsi="Calibri" w:cs="Calibri"/>
                      <w:color w:val="000000"/>
                      <w:sz w:val="22"/>
                    </w:rPr>
                  </w:rPrChange>
                </w:rPr>
                <w:t>0.02</w:t>
              </w:r>
            </w:ins>
          </w:p>
        </w:tc>
        <w:tc>
          <w:tcPr>
            <w:tcW w:w="601" w:type="dxa"/>
            <w:shd w:val="clear" w:color="auto" w:fill="auto"/>
            <w:noWrap/>
            <w:hideMark/>
            <w:tcPrChange w:id="1233" w:author="tao huang" w:date="2018-01-08T14:51:00Z">
              <w:tcPr>
                <w:tcW w:w="601" w:type="dxa"/>
                <w:shd w:val="clear" w:color="auto" w:fill="auto"/>
                <w:noWrap/>
                <w:hideMark/>
              </w:tcPr>
            </w:tcPrChange>
          </w:tcPr>
          <w:p w14:paraId="73C9DF41"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34" w:author="tao huang" w:date="2017-12-29T15:34:00Z"/>
                <w:rFonts w:eastAsia="Times New Roman" w:cs="Times New Roman"/>
                <w:color w:val="000000"/>
                <w:sz w:val="22"/>
                <w:rPrChange w:id="1235" w:author="tao huang" w:date="2018-01-10T18:08:00Z">
                  <w:rPr>
                    <w:ins w:id="1236" w:author="tao huang" w:date="2017-12-29T15:34:00Z"/>
                    <w:rFonts w:ascii="Calibri" w:eastAsia="Times New Roman" w:hAnsi="Calibri" w:cs="Calibri"/>
                    <w:color w:val="000000"/>
                    <w:sz w:val="22"/>
                  </w:rPr>
                </w:rPrChange>
              </w:rPr>
              <w:pPrChange w:id="1237"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238" w:author="tao huang" w:date="2017-12-29T15:34:00Z">
              <w:r w:rsidRPr="00C850BD">
                <w:rPr>
                  <w:rFonts w:eastAsia="Times New Roman" w:cs="Times New Roman"/>
                  <w:color w:val="000000"/>
                  <w:sz w:val="22"/>
                  <w:rPrChange w:id="1239" w:author="tao huang" w:date="2018-01-10T18:08:00Z">
                    <w:rPr>
                      <w:rFonts w:ascii="Calibri" w:eastAsia="Times New Roman" w:hAnsi="Calibri" w:cs="Calibri"/>
                      <w:color w:val="000000"/>
                      <w:sz w:val="22"/>
                    </w:rPr>
                  </w:rPrChange>
                </w:rPr>
                <w:t>0.11</w:t>
              </w:r>
            </w:ins>
          </w:p>
        </w:tc>
        <w:tc>
          <w:tcPr>
            <w:tcW w:w="601" w:type="dxa"/>
            <w:shd w:val="clear" w:color="auto" w:fill="auto"/>
            <w:noWrap/>
            <w:hideMark/>
            <w:tcPrChange w:id="1240" w:author="tao huang" w:date="2018-01-08T14:51:00Z">
              <w:tcPr>
                <w:tcW w:w="0" w:type="dxa"/>
                <w:shd w:val="clear" w:color="auto" w:fill="auto"/>
                <w:noWrap/>
                <w:hideMark/>
              </w:tcPr>
            </w:tcPrChange>
          </w:tcPr>
          <w:p w14:paraId="2286B6C7"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41" w:author="tao huang" w:date="2017-12-29T15:34:00Z"/>
                <w:rFonts w:eastAsia="Times New Roman" w:cs="Times New Roman"/>
                <w:color w:val="000000"/>
                <w:sz w:val="22"/>
                <w:rPrChange w:id="1242" w:author="tao huang" w:date="2018-01-10T18:08:00Z">
                  <w:rPr>
                    <w:ins w:id="1243" w:author="tao huang" w:date="2017-12-29T15:34:00Z"/>
                    <w:rFonts w:ascii="Calibri" w:eastAsia="Times New Roman" w:hAnsi="Calibri" w:cs="Calibri"/>
                    <w:color w:val="000000"/>
                    <w:sz w:val="22"/>
                  </w:rPr>
                </w:rPrChange>
              </w:rPr>
              <w:pPrChange w:id="1244"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245" w:author="tao huang" w:date="2017-12-29T15:34:00Z">
              <w:r w:rsidRPr="00C850BD">
                <w:rPr>
                  <w:rFonts w:eastAsia="Times New Roman" w:cs="Times New Roman"/>
                  <w:color w:val="000000"/>
                  <w:sz w:val="22"/>
                  <w:rPrChange w:id="1246" w:author="tao huang" w:date="2018-01-10T18:08:00Z">
                    <w:rPr>
                      <w:rFonts w:ascii="Calibri" w:eastAsia="Times New Roman" w:hAnsi="Calibri" w:cs="Calibri"/>
                      <w:color w:val="000000"/>
                      <w:sz w:val="22"/>
                    </w:rPr>
                  </w:rPrChange>
                </w:rPr>
                <w:t>0.26</w:t>
              </w:r>
            </w:ins>
          </w:p>
        </w:tc>
        <w:tc>
          <w:tcPr>
            <w:tcW w:w="601" w:type="dxa"/>
            <w:shd w:val="clear" w:color="auto" w:fill="auto"/>
            <w:noWrap/>
            <w:hideMark/>
            <w:tcPrChange w:id="1247" w:author="tao huang" w:date="2018-01-08T14:51:00Z">
              <w:tcPr>
                <w:tcW w:w="601" w:type="dxa"/>
                <w:shd w:val="clear" w:color="auto" w:fill="auto"/>
                <w:noWrap/>
                <w:hideMark/>
              </w:tcPr>
            </w:tcPrChange>
          </w:tcPr>
          <w:p w14:paraId="251EB501"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48" w:author="tao huang" w:date="2017-12-29T15:34:00Z"/>
                <w:rFonts w:eastAsia="Times New Roman" w:cs="Times New Roman"/>
                <w:color w:val="000000"/>
                <w:sz w:val="22"/>
                <w:rPrChange w:id="1249" w:author="tao huang" w:date="2018-01-10T18:08:00Z">
                  <w:rPr>
                    <w:ins w:id="1250" w:author="tao huang" w:date="2017-12-29T15:34:00Z"/>
                    <w:rFonts w:ascii="Calibri" w:eastAsia="Times New Roman" w:hAnsi="Calibri" w:cs="Calibri"/>
                    <w:color w:val="000000"/>
                    <w:sz w:val="22"/>
                  </w:rPr>
                </w:rPrChange>
              </w:rPr>
              <w:pPrChange w:id="1251"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252" w:author="tao huang" w:date="2017-12-29T15:34:00Z">
              <w:r w:rsidRPr="00C850BD">
                <w:rPr>
                  <w:rFonts w:eastAsia="Times New Roman" w:cs="Times New Roman"/>
                  <w:color w:val="000000"/>
                  <w:sz w:val="22"/>
                  <w:rPrChange w:id="1253"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254" w:author="tao huang" w:date="2018-01-08T14:51:00Z">
              <w:tcPr>
                <w:tcW w:w="0" w:type="dxa"/>
                <w:gridSpan w:val="2"/>
                <w:shd w:val="clear" w:color="auto" w:fill="auto"/>
                <w:noWrap/>
                <w:hideMark/>
              </w:tcPr>
            </w:tcPrChange>
          </w:tcPr>
          <w:p w14:paraId="2612B07F"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55" w:author="tao huang" w:date="2017-12-29T15:34:00Z"/>
                <w:rFonts w:eastAsia="Times New Roman" w:cs="Times New Roman"/>
                <w:color w:val="000000"/>
                <w:sz w:val="22"/>
                <w:rPrChange w:id="1256" w:author="tao huang" w:date="2018-01-10T18:08:00Z">
                  <w:rPr>
                    <w:ins w:id="1257" w:author="tao huang" w:date="2017-12-29T15:34:00Z"/>
                    <w:rFonts w:ascii="Calibri" w:eastAsia="Times New Roman" w:hAnsi="Calibri" w:cs="Calibri"/>
                    <w:color w:val="000000"/>
                    <w:sz w:val="22"/>
                  </w:rPr>
                </w:rPrChange>
              </w:rPr>
              <w:pPrChange w:id="1258"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259" w:author="tao huang" w:date="2017-12-29T15:34:00Z">
              <w:r w:rsidRPr="00C850BD">
                <w:rPr>
                  <w:rFonts w:eastAsia="Times New Roman" w:cs="Times New Roman"/>
                  <w:color w:val="000000"/>
                  <w:sz w:val="22"/>
                  <w:rPrChange w:id="1260" w:author="tao huang" w:date="2018-01-10T18:08:00Z">
                    <w:rPr>
                      <w:rFonts w:ascii="Calibri" w:eastAsia="Times New Roman" w:hAnsi="Calibri" w:cs="Calibri"/>
                      <w:color w:val="000000"/>
                      <w:sz w:val="22"/>
                    </w:rPr>
                  </w:rPrChange>
                </w:rPr>
                <w:t>0.01</w:t>
              </w:r>
            </w:ins>
          </w:p>
        </w:tc>
        <w:tc>
          <w:tcPr>
            <w:tcW w:w="864" w:type="dxa"/>
            <w:shd w:val="clear" w:color="auto" w:fill="auto"/>
            <w:noWrap/>
            <w:hideMark/>
            <w:tcPrChange w:id="1261" w:author="tao huang" w:date="2018-01-08T14:51:00Z">
              <w:tcPr>
                <w:tcW w:w="397" w:type="dxa"/>
                <w:shd w:val="clear" w:color="auto" w:fill="auto"/>
                <w:noWrap/>
                <w:hideMark/>
              </w:tcPr>
            </w:tcPrChange>
          </w:tcPr>
          <w:p w14:paraId="3609B667"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62" w:author="tao huang" w:date="2017-12-29T15:34:00Z"/>
                <w:rFonts w:eastAsia="Times New Roman" w:cs="Times New Roman"/>
                <w:color w:val="000000"/>
                <w:sz w:val="22"/>
                <w:rPrChange w:id="1263" w:author="tao huang" w:date="2018-01-10T18:08:00Z">
                  <w:rPr>
                    <w:ins w:id="1264" w:author="tao huang" w:date="2017-12-29T15:34:00Z"/>
                    <w:rFonts w:ascii="Calibri" w:eastAsia="Times New Roman" w:hAnsi="Calibri" w:cs="Calibri"/>
                    <w:color w:val="000000"/>
                    <w:sz w:val="22"/>
                  </w:rPr>
                </w:rPrChange>
              </w:rPr>
              <w:pPrChange w:id="1265"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266" w:author="tao huang" w:date="2017-12-29T15:34:00Z">
              <w:r w:rsidRPr="00C850BD">
                <w:rPr>
                  <w:rFonts w:eastAsia="Times New Roman" w:cs="Times New Roman"/>
                  <w:color w:val="000000"/>
                  <w:sz w:val="22"/>
                  <w:rPrChange w:id="1267" w:author="tao huang" w:date="2018-01-10T18:08:00Z">
                    <w:rPr>
                      <w:rFonts w:ascii="Calibri" w:eastAsia="Times New Roman" w:hAnsi="Calibri" w:cs="Calibri"/>
                      <w:color w:val="000000"/>
                      <w:sz w:val="22"/>
                    </w:rPr>
                  </w:rPrChange>
                </w:rPr>
                <w:t>0.04</w:t>
              </w:r>
            </w:ins>
          </w:p>
        </w:tc>
        <w:tc>
          <w:tcPr>
            <w:tcW w:w="601" w:type="dxa"/>
            <w:shd w:val="clear" w:color="auto" w:fill="auto"/>
            <w:noWrap/>
            <w:hideMark/>
            <w:tcPrChange w:id="1268" w:author="tao huang" w:date="2018-01-08T14:51:00Z">
              <w:tcPr>
                <w:tcW w:w="0" w:type="dxa"/>
                <w:gridSpan w:val="2"/>
                <w:shd w:val="clear" w:color="auto" w:fill="auto"/>
                <w:noWrap/>
                <w:hideMark/>
              </w:tcPr>
            </w:tcPrChange>
          </w:tcPr>
          <w:p w14:paraId="2DA76516"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69" w:author="tao huang" w:date="2017-12-29T15:34:00Z"/>
                <w:rFonts w:eastAsia="Times New Roman" w:cs="Times New Roman"/>
                <w:color w:val="000000"/>
                <w:sz w:val="22"/>
                <w:rPrChange w:id="1270" w:author="tao huang" w:date="2018-01-10T18:08:00Z">
                  <w:rPr>
                    <w:ins w:id="1271" w:author="tao huang" w:date="2017-12-29T15:34:00Z"/>
                    <w:rFonts w:ascii="Calibri" w:eastAsia="Times New Roman" w:hAnsi="Calibri" w:cs="Calibri"/>
                    <w:color w:val="000000"/>
                    <w:sz w:val="22"/>
                  </w:rPr>
                </w:rPrChange>
              </w:rPr>
              <w:pPrChange w:id="1272"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273" w:author="tao huang" w:date="2017-12-29T15:34:00Z">
              <w:r w:rsidRPr="00C850BD">
                <w:rPr>
                  <w:rFonts w:eastAsia="Times New Roman" w:cs="Times New Roman"/>
                  <w:color w:val="000000"/>
                  <w:sz w:val="22"/>
                  <w:rPrChange w:id="1274" w:author="tao huang" w:date="2018-01-10T18:08:00Z">
                    <w:rPr>
                      <w:rFonts w:ascii="Calibri" w:eastAsia="Times New Roman" w:hAnsi="Calibri" w:cs="Calibri"/>
                      <w:color w:val="000000"/>
                      <w:sz w:val="22"/>
                    </w:rPr>
                  </w:rPrChange>
                </w:rPr>
                <w:t>0.02</w:t>
              </w:r>
            </w:ins>
          </w:p>
        </w:tc>
        <w:tc>
          <w:tcPr>
            <w:tcW w:w="601" w:type="dxa"/>
            <w:shd w:val="clear" w:color="auto" w:fill="auto"/>
            <w:noWrap/>
            <w:hideMark/>
            <w:tcPrChange w:id="1275" w:author="tao huang" w:date="2018-01-08T14:51:00Z">
              <w:tcPr>
                <w:tcW w:w="0" w:type="dxa"/>
                <w:shd w:val="clear" w:color="auto" w:fill="auto"/>
                <w:noWrap/>
                <w:hideMark/>
              </w:tcPr>
            </w:tcPrChange>
          </w:tcPr>
          <w:p w14:paraId="09DDC467"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76" w:author="tao huang" w:date="2017-12-29T15:34:00Z"/>
                <w:rFonts w:eastAsia="Times New Roman" w:cs="Times New Roman"/>
                <w:color w:val="000000"/>
                <w:sz w:val="22"/>
                <w:rPrChange w:id="1277" w:author="tao huang" w:date="2018-01-10T18:08:00Z">
                  <w:rPr>
                    <w:ins w:id="1278" w:author="tao huang" w:date="2017-12-29T15:34:00Z"/>
                    <w:rFonts w:ascii="Calibri" w:eastAsia="Times New Roman" w:hAnsi="Calibri" w:cs="Calibri"/>
                    <w:color w:val="000000"/>
                    <w:sz w:val="22"/>
                  </w:rPr>
                </w:rPrChange>
              </w:rPr>
              <w:pPrChange w:id="1279"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280" w:author="tao huang" w:date="2017-12-29T15:34:00Z">
              <w:r w:rsidRPr="00C850BD">
                <w:rPr>
                  <w:rFonts w:eastAsia="Times New Roman" w:cs="Times New Roman"/>
                  <w:color w:val="000000"/>
                  <w:sz w:val="22"/>
                  <w:rPrChange w:id="1281" w:author="tao huang" w:date="2018-01-10T18:08:00Z">
                    <w:rPr>
                      <w:rFonts w:ascii="Calibri" w:eastAsia="Times New Roman" w:hAnsi="Calibri" w:cs="Calibri"/>
                      <w:color w:val="000000"/>
                      <w:sz w:val="22"/>
                    </w:rPr>
                  </w:rPrChange>
                </w:rPr>
                <w:t>0.14</w:t>
              </w:r>
            </w:ins>
          </w:p>
        </w:tc>
        <w:tc>
          <w:tcPr>
            <w:tcW w:w="601" w:type="dxa"/>
            <w:shd w:val="clear" w:color="auto" w:fill="auto"/>
            <w:noWrap/>
            <w:hideMark/>
            <w:tcPrChange w:id="1282" w:author="tao huang" w:date="2018-01-08T14:51:00Z">
              <w:tcPr>
                <w:tcW w:w="0" w:type="dxa"/>
                <w:shd w:val="clear" w:color="auto" w:fill="auto"/>
                <w:noWrap/>
                <w:hideMark/>
              </w:tcPr>
            </w:tcPrChange>
          </w:tcPr>
          <w:p w14:paraId="1BC45ADE"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83" w:author="tao huang" w:date="2017-12-29T15:34:00Z"/>
                <w:rFonts w:eastAsia="Times New Roman" w:cs="Times New Roman"/>
                <w:color w:val="000000"/>
                <w:sz w:val="22"/>
                <w:rPrChange w:id="1284" w:author="tao huang" w:date="2018-01-10T18:08:00Z">
                  <w:rPr>
                    <w:ins w:id="1285" w:author="tao huang" w:date="2017-12-29T15:34:00Z"/>
                    <w:rFonts w:ascii="Calibri" w:eastAsia="Times New Roman" w:hAnsi="Calibri" w:cs="Calibri"/>
                    <w:color w:val="000000"/>
                    <w:sz w:val="22"/>
                  </w:rPr>
                </w:rPrChange>
              </w:rPr>
              <w:pPrChange w:id="1286"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287" w:author="tao huang" w:date="2017-12-29T15:34:00Z">
              <w:r w:rsidRPr="00C850BD">
                <w:rPr>
                  <w:rFonts w:eastAsia="Times New Roman" w:cs="Times New Roman"/>
                  <w:color w:val="000000"/>
                  <w:sz w:val="22"/>
                  <w:rPrChange w:id="1288" w:author="tao huang" w:date="2018-01-10T18:08:00Z">
                    <w:rPr>
                      <w:rFonts w:ascii="Calibri" w:eastAsia="Times New Roman" w:hAnsi="Calibri" w:cs="Calibri"/>
                      <w:color w:val="000000"/>
                      <w:sz w:val="22"/>
                    </w:rPr>
                  </w:rPrChange>
                </w:rPr>
                <w:t>0.29</w:t>
              </w:r>
            </w:ins>
          </w:p>
        </w:tc>
        <w:tc>
          <w:tcPr>
            <w:tcW w:w="601" w:type="dxa"/>
            <w:shd w:val="clear" w:color="auto" w:fill="auto"/>
            <w:noWrap/>
            <w:hideMark/>
            <w:tcPrChange w:id="1289" w:author="tao huang" w:date="2018-01-08T14:51:00Z">
              <w:tcPr>
                <w:tcW w:w="601" w:type="dxa"/>
                <w:gridSpan w:val="2"/>
                <w:shd w:val="clear" w:color="auto" w:fill="auto"/>
                <w:noWrap/>
                <w:hideMark/>
              </w:tcPr>
            </w:tcPrChange>
          </w:tcPr>
          <w:p w14:paraId="56DEBA02"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90" w:author="tao huang" w:date="2017-12-29T15:34:00Z"/>
                <w:rFonts w:eastAsia="Times New Roman" w:cs="Times New Roman"/>
                <w:color w:val="000000"/>
                <w:sz w:val="22"/>
                <w:rPrChange w:id="1291" w:author="tao huang" w:date="2018-01-10T18:08:00Z">
                  <w:rPr>
                    <w:ins w:id="1292" w:author="tao huang" w:date="2017-12-29T15:34:00Z"/>
                    <w:rFonts w:ascii="Calibri" w:eastAsia="Times New Roman" w:hAnsi="Calibri" w:cs="Calibri"/>
                    <w:color w:val="000000"/>
                    <w:sz w:val="22"/>
                  </w:rPr>
                </w:rPrChange>
              </w:rPr>
              <w:pPrChange w:id="1293"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294" w:author="tao huang" w:date="2017-12-29T15:34:00Z">
              <w:r w:rsidRPr="00C850BD">
                <w:rPr>
                  <w:rFonts w:eastAsia="Times New Roman" w:cs="Times New Roman"/>
                  <w:color w:val="000000"/>
                  <w:sz w:val="22"/>
                  <w:rPrChange w:id="1295" w:author="tao huang" w:date="2018-01-10T18:08:00Z">
                    <w:rPr>
                      <w:rFonts w:ascii="Calibri" w:eastAsia="Times New Roman" w:hAnsi="Calibri" w:cs="Calibri"/>
                      <w:color w:val="000000"/>
                      <w:sz w:val="22"/>
                    </w:rPr>
                  </w:rPrChange>
                </w:rPr>
                <w:t>0.04</w:t>
              </w:r>
            </w:ins>
          </w:p>
        </w:tc>
        <w:tc>
          <w:tcPr>
            <w:tcW w:w="601" w:type="dxa"/>
            <w:shd w:val="clear" w:color="auto" w:fill="auto"/>
            <w:noWrap/>
            <w:hideMark/>
            <w:tcPrChange w:id="1296" w:author="tao huang" w:date="2018-01-08T14:51:00Z">
              <w:tcPr>
                <w:tcW w:w="601" w:type="dxa"/>
                <w:shd w:val="clear" w:color="auto" w:fill="auto"/>
                <w:noWrap/>
                <w:hideMark/>
              </w:tcPr>
            </w:tcPrChange>
          </w:tcPr>
          <w:p w14:paraId="3992C3E1"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297" w:author="tao huang" w:date="2017-12-29T15:34:00Z"/>
                <w:rFonts w:eastAsia="Times New Roman" w:cs="Times New Roman"/>
                <w:color w:val="000000"/>
                <w:sz w:val="22"/>
                <w:rPrChange w:id="1298" w:author="tao huang" w:date="2018-01-10T18:08:00Z">
                  <w:rPr>
                    <w:ins w:id="1299" w:author="tao huang" w:date="2017-12-29T15:34:00Z"/>
                    <w:rFonts w:ascii="Calibri" w:eastAsia="Times New Roman" w:hAnsi="Calibri" w:cs="Calibri"/>
                    <w:color w:val="000000"/>
                    <w:sz w:val="22"/>
                  </w:rPr>
                </w:rPrChange>
              </w:rPr>
              <w:pPrChange w:id="1300"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301" w:author="tao huang" w:date="2017-12-29T15:34:00Z">
              <w:r w:rsidRPr="00C850BD">
                <w:rPr>
                  <w:rFonts w:eastAsia="Times New Roman" w:cs="Times New Roman"/>
                  <w:color w:val="000000"/>
                  <w:sz w:val="22"/>
                  <w:rPrChange w:id="1302" w:author="tao huang" w:date="2018-01-10T18:08:00Z">
                    <w:rPr>
                      <w:rFonts w:ascii="Calibri" w:eastAsia="Times New Roman" w:hAnsi="Calibri" w:cs="Calibri"/>
                      <w:color w:val="000000"/>
                      <w:sz w:val="22"/>
                    </w:rPr>
                  </w:rPrChange>
                </w:rPr>
                <w:t>0.55</w:t>
              </w:r>
            </w:ins>
          </w:p>
        </w:tc>
        <w:tc>
          <w:tcPr>
            <w:tcW w:w="601" w:type="dxa"/>
            <w:shd w:val="clear" w:color="auto" w:fill="auto"/>
            <w:noWrap/>
            <w:hideMark/>
            <w:tcPrChange w:id="1303" w:author="tao huang" w:date="2018-01-08T14:51:00Z">
              <w:tcPr>
                <w:tcW w:w="601" w:type="dxa"/>
                <w:shd w:val="clear" w:color="auto" w:fill="auto"/>
                <w:noWrap/>
                <w:hideMark/>
              </w:tcPr>
            </w:tcPrChange>
          </w:tcPr>
          <w:p w14:paraId="4E7170D2"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304" w:author="tao huang" w:date="2017-12-29T15:34:00Z"/>
                <w:rFonts w:eastAsia="Times New Roman" w:cs="Times New Roman"/>
                <w:color w:val="000000"/>
                <w:sz w:val="22"/>
                <w:rPrChange w:id="1305" w:author="tao huang" w:date="2018-01-10T18:08:00Z">
                  <w:rPr>
                    <w:ins w:id="1306" w:author="tao huang" w:date="2017-12-29T15:34:00Z"/>
                    <w:rFonts w:ascii="Calibri" w:eastAsia="Times New Roman" w:hAnsi="Calibri" w:cs="Calibri"/>
                    <w:color w:val="000000"/>
                    <w:sz w:val="22"/>
                  </w:rPr>
                </w:rPrChange>
              </w:rPr>
              <w:pPrChange w:id="1307"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308" w:author="tao huang" w:date="2017-12-29T15:34:00Z">
              <w:r w:rsidRPr="00C850BD">
                <w:rPr>
                  <w:rFonts w:eastAsia="Times New Roman" w:cs="Times New Roman"/>
                  <w:color w:val="000000"/>
                  <w:sz w:val="22"/>
                  <w:rPrChange w:id="1309" w:author="tao huang" w:date="2018-01-10T18:08:00Z">
                    <w:rPr>
                      <w:rFonts w:ascii="Calibri" w:eastAsia="Times New Roman" w:hAnsi="Calibri" w:cs="Calibri"/>
                      <w:color w:val="000000"/>
                      <w:sz w:val="22"/>
                    </w:rPr>
                  </w:rPrChange>
                </w:rPr>
                <w:t>0.91</w:t>
              </w:r>
            </w:ins>
          </w:p>
        </w:tc>
      </w:tr>
      <w:tr w:rsidR="00877FDD" w:rsidRPr="00C850BD" w14:paraId="2F180147" w14:textId="77777777" w:rsidTr="00B6020C">
        <w:tblPrEx>
          <w:tblPrExChange w:id="1310" w:author="tao huang" w:date="2018-01-08T14:51:00Z">
            <w:tblPrEx>
              <w:tblW w:w="9985"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20"/>
          <w:jc w:val="center"/>
          <w:ins w:id="1311" w:author="tao huang" w:date="2017-12-29T15:34:00Z"/>
          <w:trPrChange w:id="1312" w:author="tao huang" w:date="2018-01-08T14:51: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316" w:type="dxa"/>
            <w:shd w:val="clear" w:color="auto" w:fill="auto"/>
            <w:noWrap/>
            <w:hideMark/>
            <w:tcPrChange w:id="1313" w:author="tao huang" w:date="2018-01-08T14:51:00Z">
              <w:tcPr>
                <w:tcW w:w="0" w:type="dxa"/>
                <w:gridSpan w:val="2"/>
                <w:shd w:val="clear" w:color="auto" w:fill="auto"/>
                <w:noWrap/>
                <w:hideMark/>
              </w:tcPr>
            </w:tcPrChange>
          </w:tcPr>
          <w:p w14:paraId="73C26D0C" w14:textId="77777777" w:rsidR="00A26851" w:rsidRPr="00C850BD" w:rsidRDefault="00A26851" w:rsidP="00C850BD">
            <w:pPr>
              <w:spacing w:after="0"/>
              <w:jc w:val="center"/>
              <w:cnfStyle w:val="001000100000" w:firstRow="0" w:lastRow="0" w:firstColumn="1" w:lastColumn="0" w:oddVBand="0" w:evenVBand="0" w:oddHBand="1" w:evenHBand="0" w:firstRowFirstColumn="0" w:firstRowLastColumn="0" w:lastRowFirstColumn="0" w:lastRowLastColumn="0"/>
              <w:rPr>
                <w:ins w:id="1314" w:author="tao huang" w:date="2017-12-29T15:34:00Z"/>
                <w:rFonts w:eastAsia="Times New Roman" w:cs="Times New Roman"/>
                <w:b w:val="0"/>
                <w:color w:val="000000"/>
                <w:sz w:val="22"/>
                <w:rPrChange w:id="1315" w:author="tao huang" w:date="2018-01-10T18:08:00Z">
                  <w:rPr>
                    <w:ins w:id="1316" w:author="tao huang" w:date="2017-12-29T15:34:00Z"/>
                    <w:rFonts w:ascii="Calibri" w:eastAsia="Times New Roman" w:hAnsi="Calibri" w:cs="Calibri"/>
                    <w:color w:val="000000"/>
                    <w:sz w:val="22"/>
                  </w:rPr>
                </w:rPrChange>
              </w:rPr>
              <w:pPrChange w:id="1317" w:author="tao huang" w:date="2018-01-10T18:08:00Z">
                <w:pPr>
                  <w:spacing w:after="0" w:line="240" w:lineRule="auto"/>
                  <w:jc w:val="center"/>
                  <w:cnfStyle w:val="001000100000" w:firstRow="0" w:lastRow="0" w:firstColumn="1" w:lastColumn="0" w:oddVBand="0" w:evenVBand="0" w:oddHBand="1" w:evenHBand="0" w:firstRowFirstColumn="0" w:firstRowLastColumn="0" w:lastRowFirstColumn="0" w:lastRowLastColumn="0"/>
                </w:pPr>
              </w:pPrChange>
            </w:pPr>
            <w:ins w:id="1318" w:author="tao huang" w:date="2017-12-29T15:34:00Z">
              <w:r w:rsidRPr="00C850BD">
                <w:rPr>
                  <w:rFonts w:eastAsia="Times New Roman" w:cs="Times New Roman"/>
                  <w:b w:val="0"/>
                  <w:color w:val="000000"/>
                  <w:sz w:val="22"/>
                  <w:rPrChange w:id="1319" w:author="tao huang" w:date="2018-01-10T18:08:00Z">
                    <w:rPr>
                      <w:rFonts w:ascii="Calibri" w:eastAsia="Times New Roman" w:hAnsi="Calibri" w:cs="Calibri"/>
                      <w:color w:val="000000"/>
                      <w:sz w:val="22"/>
                    </w:rPr>
                  </w:rPrChange>
                </w:rPr>
                <w:t>ADL-own</w:t>
              </w:r>
            </w:ins>
          </w:p>
        </w:tc>
        <w:tc>
          <w:tcPr>
            <w:tcW w:w="1795" w:type="dxa"/>
            <w:shd w:val="clear" w:color="auto" w:fill="auto"/>
            <w:noWrap/>
            <w:hideMark/>
            <w:tcPrChange w:id="1320" w:author="tao huang" w:date="2018-01-08T14:51:00Z">
              <w:tcPr>
                <w:tcW w:w="0" w:type="dxa"/>
                <w:shd w:val="clear" w:color="auto" w:fill="auto"/>
                <w:noWrap/>
                <w:hideMark/>
              </w:tcPr>
            </w:tcPrChange>
          </w:tcPr>
          <w:p w14:paraId="04DE5CE0" w14:textId="77777777" w:rsidR="00A26851" w:rsidRPr="00C850BD" w:rsidRDefault="00A26851" w:rsidP="00C850BD">
            <w:pPr>
              <w:spacing w:after="0"/>
              <w:cnfStyle w:val="000000100000" w:firstRow="0" w:lastRow="0" w:firstColumn="0" w:lastColumn="0" w:oddVBand="0" w:evenVBand="0" w:oddHBand="1" w:evenHBand="0" w:firstRowFirstColumn="0" w:firstRowLastColumn="0" w:lastRowFirstColumn="0" w:lastRowLastColumn="0"/>
              <w:rPr>
                <w:ins w:id="1321" w:author="tao huang" w:date="2017-12-29T15:34:00Z"/>
                <w:rFonts w:eastAsia="Times New Roman" w:cs="Times New Roman"/>
                <w:color w:val="000000"/>
                <w:sz w:val="22"/>
                <w:rPrChange w:id="1322" w:author="tao huang" w:date="2018-01-10T18:08:00Z">
                  <w:rPr>
                    <w:ins w:id="1323" w:author="tao huang" w:date="2017-12-29T15:34:00Z"/>
                    <w:rFonts w:ascii="Calibri" w:eastAsia="Times New Roman" w:hAnsi="Calibri" w:cs="Calibri"/>
                    <w:color w:val="000000"/>
                    <w:sz w:val="22"/>
                  </w:rPr>
                </w:rPrChange>
              </w:rPr>
              <w:pPrChange w:id="1324" w:author="tao huang" w:date="2018-01-10T18:08: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1325" w:author="tao huang" w:date="2017-12-29T15:34:00Z">
              <w:r w:rsidRPr="00C850BD">
                <w:rPr>
                  <w:rFonts w:eastAsia="Times New Roman" w:cs="Times New Roman"/>
                  <w:color w:val="000000"/>
                  <w:sz w:val="22"/>
                  <w:rPrChange w:id="1326" w:author="tao huang" w:date="2018-01-10T18:08:00Z">
                    <w:rPr>
                      <w:rFonts w:ascii="Calibri" w:eastAsia="Times New Roman" w:hAnsi="Calibri" w:cs="Calibri"/>
                      <w:color w:val="000000"/>
                      <w:sz w:val="22"/>
                    </w:rPr>
                  </w:rPrChange>
                </w:rPr>
                <w:t>Base-lift</w:t>
              </w:r>
            </w:ins>
          </w:p>
        </w:tc>
        <w:tc>
          <w:tcPr>
            <w:tcW w:w="601" w:type="dxa"/>
            <w:shd w:val="clear" w:color="auto" w:fill="auto"/>
            <w:noWrap/>
            <w:hideMark/>
            <w:tcPrChange w:id="1327" w:author="tao huang" w:date="2018-01-08T14:51:00Z">
              <w:tcPr>
                <w:tcW w:w="601" w:type="dxa"/>
                <w:gridSpan w:val="2"/>
                <w:shd w:val="clear" w:color="auto" w:fill="auto"/>
                <w:noWrap/>
                <w:hideMark/>
              </w:tcPr>
            </w:tcPrChange>
          </w:tcPr>
          <w:p w14:paraId="619DA60F"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28" w:author="tao huang" w:date="2017-12-29T15:34:00Z"/>
                <w:rFonts w:eastAsia="Times New Roman" w:cs="Times New Roman"/>
                <w:color w:val="000000"/>
                <w:sz w:val="22"/>
                <w:rPrChange w:id="1329" w:author="tao huang" w:date="2018-01-10T18:08:00Z">
                  <w:rPr>
                    <w:ins w:id="1330" w:author="tao huang" w:date="2017-12-29T15:34:00Z"/>
                    <w:rFonts w:ascii="Calibri" w:eastAsia="Times New Roman" w:hAnsi="Calibri" w:cs="Calibri"/>
                    <w:color w:val="000000"/>
                    <w:sz w:val="22"/>
                  </w:rPr>
                </w:rPrChange>
              </w:rPr>
              <w:pPrChange w:id="1331"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332" w:author="tao huang" w:date="2017-12-29T15:34:00Z">
              <w:r w:rsidRPr="00C850BD">
                <w:rPr>
                  <w:rFonts w:eastAsia="Times New Roman" w:cs="Times New Roman"/>
                  <w:color w:val="000000"/>
                  <w:sz w:val="22"/>
                  <w:rPrChange w:id="1333"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334" w:author="tao huang" w:date="2018-01-08T14:51:00Z">
              <w:tcPr>
                <w:tcW w:w="601" w:type="dxa"/>
                <w:shd w:val="clear" w:color="auto" w:fill="auto"/>
                <w:noWrap/>
                <w:hideMark/>
              </w:tcPr>
            </w:tcPrChange>
          </w:tcPr>
          <w:p w14:paraId="77F87F7D"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35" w:author="tao huang" w:date="2017-12-29T15:34:00Z"/>
                <w:rFonts w:eastAsia="Times New Roman" w:cs="Times New Roman"/>
                <w:color w:val="000000"/>
                <w:sz w:val="22"/>
                <w:rPrChange w:id="1336" w:author="tao huang" w:date="2018-01-10T18:08:00Z">
                  <w:rPr>
                    <w:ins w:id="1337" w:author="tao huang" w:date="2017-12-29T15:34:00Z"/>
                    <w:rFonts w:ascii="Calibri" w:eastAsia="Times New Roman" w:hAnsi="Calibri" w:cs="Calibri"/>
                    <w:color w:val="000000"/>
                    <w:sz w:val="22"/>
                  </w:rPr>
                </w:rPrChange>
              </w:rPr>
              <w:pPrChange w:id="1338"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339" w:author="tao huang" w:date="2017-12-29T15:34:00Z">
              <w:r w:rsidRPr="00C850BD">
                <w:rPr>
                  <w:rFonts w:eastAsia="Times New Roman" w:cs="Times New Roman"/>
                  <w:color w:val="000000"/>
                  <w:sz w:val="22"/>
                  <w:rPrChange w:id="1340"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341" w:author="tao huang" w:date="2018-01-08T14:51:00Z">
              <w:tcPr>
                <w:tcW w:w="0" w:type="dxa"/>
                <w:shd w:val="clear" w:color="auto" w:fill="auto"/>
                <w:noWrap/>
                <w:hideMark/>
              </w:tcPr>
            </w:tcPrChange>
          </w:tcPr>
          <w:p w14:paraId="133FC9C9"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42" w:author="tao huang" w:date="2017-12-29T15:34:00Z"/>
                <w:rFonts w:eastAsia="Times New Roman" w:cs="Times New Roman"/>
                <w:color w:val="000000"/>
                <w:sz w:val="22"/>
                <w:rPrChange w:id="1343" w:author="tao huang" w:date="2018-01-10T18:08:00Z">
                  <w:rPr>
                    <w:ins w:id="1344" w:author="tao huang" w:date="2017-12-29T15:34:00Z"/>
                    <w:rFonts w:ascii="Calibri" w:eastAsia="Times New Roman" w:hAnsi="Calibri" w:cs="Calibri"/>
                    <w:color w:val="000000"/>
                    <w:sz w:val="22"/>
                  </w:rPr>
                </w:rPrChange>
              </w:rPr>
              <w:pPrChange w:id="1345"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346" w:author="tao huang" w:date="2017-12-29T15:34:00Z">
              <w:r w:rsidRPr="00C850BD">
                <w:rPr>
                  <w:rFonts w:eastAsia="Times New Roman" w:cs="Times New Roman"/>
                  <w:color w:val="000000"/>
                  <w:sz w:val="22"/>
                  <w:rPrChange w:id="1347"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348" w:author="tao huang" w:date="2018-01-08T14:51:00Z">
              <w:tcPr>
                <w:tcW w:w="601" w:type="dxa"/>
                <w:shd w:val="clear" w:color="auto" w:fill="auto"/>
                <w:noWrap/>
                <w:hideMark/>
              </w:tcPr>
            </w:tcPrChange>
          </w:tcPr>
          <w:p w14:paraId="112CE2BD"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49" w:author="tao huang" w:date="2017-12-29T15:34:00Z"/>
                <w:rFonts w:eastAsia="Times New Roman" w:cs="Times New Roman"/>
                <w:color w:val="000000"/>
                <w:sz w:val="22"/>
                <w:rPrChange w:id="1350" w:author="tao huang" w:date="2018-01-10T18:08:00Z">
                  <w:rPr>
                    <w:ins w:id="1351" w:author="tao huang" w:date="2017-12-29T15:34:00Z"/>
                    <w:rFonts w:ascii="Calibri" w:eastAsia="Times New Roman" w:hAnsi="Calibri" w:cs="Calibri"/>
                    <w:color w:val="000000"/>
                    <w:sz w:val="22"/>
                  </w:rPr>
                </w:rPrChange>
              </w:rPr>
              <w:pPrChange w:id="1352"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353" w:author="tao huang" w:date="2017-12-29T15:34:00Z">
              <w:r w:rsidRPr="00C850BD">
                <w:rPr>
                  <w:rFonts w:eastAsia="Times New Roman" w:cs="Times New Roman"/>
                  <w:color w:val="000000"/>
                  <w:sz w:val="22"/>
                  <w:rPrChange w:id="1354"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355" w:author="tao huang" w:date="2018-01-08T14:51:00Z">
              <w:tcPr>
                <w:tcW w:w="0" w:type="dxa"/>
                <w:gridSpan w:val="2"/>
                <w:shd w:val="clear" w:color="auto" w:fill="auto"/>
                <w:noWrap/>
                <w:hideMark/>
              </w:tcPr>
            </w:tcPrChange>
          </w:tcPr>
          <w:p w14:paraId="0203216A"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56" w:author="tao huang" w:date="2017-12-29T15:34:00Z"/>
                <w:rFonts w:eastAsia="Times New Roman" w:cs="Times New Roman"/>
                <w:color w:val="000000"/>
                <w:sz w:val="22"/>
                <w:rPrChange w:id="1357" w:author="tao huang" w:date="2018-01-10T18:08:00Z">
                  <w:rPr>
                    <w:ins w:id="1358" w:author="tao huang" w:date="2017-12-29T15:34:00Z"/>
                    <w:rFonts w:ascii="Calibri" w:eastAsia="Times New Roman" w:hAnsi="Calibri" w:cs="Calibri"/>
                    <w:color w:val="000000"/>
                    <w:sz w:val="22"/>
                  </w:rPr>
                </w:rPrChange>
              </w:rPr>
              <w:pPrChange w:id="1359"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360" w:author="tao huang" w:date="2017-12-29T15:34:00Z">
              <w:r w:rsidRPr="00C850BD">
                <w:rPr>
                  <w:rFonts w:eastAsia="Times New Roman" w:cs="Times New Roman"/>
                  <w:color w:val="000000"/>
                  <w:sz w:val="22"/>
                  <w:rPrChange w:id="1361" w:author="tao huang" w:date="2018-01-10T18:08:00Z">
                    <w:rPr>
                      <w:rFonts w:ascii="Calibri" w:eastAsia="Times New Roman" w:hAnsi="Calibri" w:cs="Calibri"/>
                      <w:color w:val="000000"/>
                      <w:sz w:val="22"/>
                    </w:rPr>
                  </w:rPrChange>
                </w:rPr>
                <w:t>0.00</w:t>
              </w:r>
            </w:ins>
          </w:p>
        </w:tc>
        <w:tc>
          <w:tcPr>
            <w:tcW w:w="864" w:type="dxa"/>
            <w:shd w:val="clear" w:color="auto" w:fill="auto"/>
            <w:noWrap/>
            <w:hideMark/>
            <w:tcPrChange w:id="1362" w:author="tao huang" w:date="2018-01-08T14:51:00Z">
              <w:tcPr>
                <w:tcW w:w="397" w:type="dxa"/>
                <w:shd w:val="clear" w:color="auto" w:fill="auto"/>
                <w:noWrap/>
                <w:hideMark/>
              </w:tcPr>
            </w:tcPrChange>
          </w:tcPr>
          <w:p w14:paraId="4D258E30"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63" w:author="tao huang" w:date="2017-12-29T15:34:00Z"/>
                <w:rFonts w:eastAsia="Times New Roman" w:cs="Times New Roman"/>
                <w:color w:val="000000"/>
                <w:sz w:val="22"/>
                <w:rPrChange w:id="1364" w:author="tao huang" w:date="2018-01-10T18:08:00Z">
                  <w:rPr>
                    <w:ins w:id="1365" w:author="tao huang" w:date="2017-12-29T15:34:00Z"/>
                    <w:rFonts w:ascii="Calibri" w:eastAsia="Times New Roman" w:hAnsi="Calibri" w:cs="Calibri"/>
                    <w:color w:val="000000"/>
                    <w:sz w:val="22"/>
                  </w:rPr>
                </w:rPrChange>
              </w:rPr>
              <w:pPrChange w:id="1366"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367" w:author="tao huang" w:date="2017-12-29T15:34:00Z">
              <w:r w:rsidRPr="00C850BD">
                <w:rPr>
                  <w:rFonts w:eastAsia="Times New Roman" w:cs="Times New Roman"/>
                  <w:color w:val="000000"/>
                  <w:sz w:val="22"/>
                  <w:rPrChange w:id="1368"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369" w:author="tao huang" w:date="2018-01-08T14:51:00Z">
              <w:tcPr>
                <w:tcW w:w="0" w:type="dxa"/>
                <w:gridSpan w:val="2"/>
                <w:shd w:val="clear" w:color="auto" w:fill="auto"/>
                <w:noWrap/>
                <w:hideMark/>
              </w:tcPr>
            </w:tcPrChange>
          </w:tcPr>
          <w:p w14:paraId="34CCA780"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70" w:author="tao huang" w:date="2017-12-29T15:34:00Z"/>
                <w:rFonts w:eastAsia="Times New Roman" w:cs="Times New Roman"/>
                <w:color w:val="000000"/>
                <w:sz w:val="22"/>
                <w:rPrChange w:id="1371" w:author="tao huang" w:date="2018-01-10T18:08:00Z">
                  <w:rPr>
                    <w:ins w:id="1372" w:author="tao huang" w:date="2017-12-29T15:34:00Z"/>
                    <w:rFonts w:ascii="Calibri" w:eastAsia="Times New Roman" w:hAnsi="Calibri" w:cs="Calibri"/>
                    <w:color w:val="000000"/>
                    <w:sz w:val="22"/>
                  </w:rPr>
                </w:rPrChange>
              </w:rPr>
              <w:pPrChange w:id="1373"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374" w:author="tao huang" w:date="2017-12-29T15:34:00Z">
              <w:r w:rsidRPr="00C850BD">
                <w:rPr>
                  <w:rFonts w:eastAsia="Times New Roman" w:cs="Times New Roman"/>
                  <w:color w:val="000000"/>
                  <w:sz w:val="22"/>
                  <w:rPrChange w:id="1375"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376" w:author="tao huang" w:date="2018-01-08T14:51:00Z">
              <w:tcPr>
                <w:tcW w:w="0" w:type="dxa"/>
                <w:shd w:val="clear" w:color="auto" w:fill="auto"/>
                <w:noWrap/>
                <w:hideMark/>
              </w:tcPr>
            </w:tcPrChange>
          </w:tcPr>
          <w:p w14:paraId="2A429EBC"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77" w:author="tao huang" w:date="2017-12-29T15:34:00Z"/>
                <w:rFonts w:eastAsia="Times New Roman" w:cs="Times New Roman"/>
                <w:color w:val="000000"/>
                <w:sz w:val="22"/>
                <w:rPrChange w:id="1378" w:author="tao huang" w:date="2018-01-10T18:08:00Z">
                  <w:rPr>
                    <w:ins w:id="1379" w:author="tao huang" w:date="2017-12-29T15:34:00Z"/>
                    <w:rFonts w:ascii="Calibri" w:eastAsia="Times New Roman" w:hAnsi="Calibri" w:cs="Calibri"/>
                    <w:color w:val="000000"/>
                    <w:sz w:val="22"/>
                  </w:rPr>
                </w:rPrChange>
              </w:rPr>
              <w:pPrChange w:id="1380"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381" w:author="tao huang" w:date="2017-12-29T15:34:00Z">
              <w:r w:rsidRPr="00C850BD">
                <w:rPr>
                  <w:rFonts w:eastAsia="Times New Roman" w:cs="Times New Roman"/>
                  <w:color w:val="000000"/>
                  <w:sz w:val="22"/>
                  <w:rPrChange w:id="1382"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383" w:author="tao huang" w:date="2018-01-08T14:51:00Z">
              <w:tcPr>
                <w:tcW w:w="0" w:type="dxa"/>
                <w:shd w:val="clear" w:color="auto" w:fill="auto"/>
                <w:noWrap/>
                <w:hideMark/>
              </w:tcPr>
            </w:tcPrChange>
          </w:tcPr>
          <w:p w14:paraId="58D065D7"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84" w:author="tao huang" w:date="2017-12-29T15:34:00Z"/>
                <w:rFonts w:eastAsia="Times New Roman" w:cs="Times New Roman"/>
                <w:color w:val="000000"/>
                <w:sz w:val="22"/>
                <w:rPrChange w:id="1385" w:author="tao huang" w:date="2018-01-10T18:08:00Z">
                  <w:rPr>
                    <w:ins w:id="1386" w:author="tao huang" w:date="2017-12-29T15:34:00Z"/>
                    <w:rFonts w:ascii="Calibri" w:eastAsia="Times New Roman" w:hAnsi="Calibri" w:cs="Calibri"/>
                    <w:color w:val="000000"/>
                    <w:sz w:val="22"/>
                  </w:rPr>
                </w:rPrChange>
              </w:rPr>
              <w:pPrChange w:id="1387"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388" w:author="tao huang" w:date="2017-12-29T15:34:00Z">
              <w:r w:rsidRPr="00C850BD">
                <w:rPr>
                  <w:rFonts w:eastAsia="Times New Roman" w:cs="Times New Roman"/>
                  <w:color w:val="000000"/>
                  <w:sz w:val="22"/>
                  <w:rPrChange w:id="1389"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390" w:author="tao huang" w:date="2018-01-08T14:51:00Z">
              <w:tcPr>
                <w:tcW w:w="0" w:type="dxa"/>
                <w:gridSpan w:val="2"/>
                <w:shd w:val="clear" w:color="auto" w:fill="auto"/>
                <w:noWrap/>
                <w:hideMark/>
              </w:tcPr>
            </w:tcPrChange>
          </w:tcPr>
          <w:p w14:paraId="4DDFD740"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91" w:author="tao huang" w:date="2017-12-29T15:34:00Z"/>
                <w:rFonts w:eastAsia="Times New Roman" w:cs="Times New Roman"/>
                <w:color w:val="000000"/>
                <w:sz w:val="22"/>
                <w:rPrChange w:id="1392" w:author="tao huang" w:date="2018-01-10T18:08:00Z">
                  <w:rPr>
                    <w:ins w:id="1393" w:author="tao huang" w:date="2017-12-29T15:34:00Z"/>
                    <w:rFonts w:ascii="Calibri" w:eastAsia="Times New Roman" w:hAnsi="Calibri" w:cs="Calibri"/>
                    <w:color w:val="000000"/>
                    <w:sz w:val="22"/>
                  </w:rPr>
                </w:rPrChange>
              </w:rPr>
              <w:pPrChange w:id="1394"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395" w:author="tao huang" w:date="2017-12-29T15:34:00Z">
              <w:r w:rsidRPr="00C850BD">
                <w:rPr>
                  <w:rFonts w:eastAsia="Times New Roman" w:cs="Times New Roman"/>
                  <w:color w:val="000000"/>
                  <w:sz w:val="22"/>
                  <w:rPrChange w:id="1396"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397" w:author="tao huang" w:date="2018-01-08T14:51:00Z">
              <w:tcPr>
                <w:tcW w:w="0" w:type="dxa"/>
                <w:shd w:val="clear" w:color="auto" w:fill="auto"/>
                <w:noWrap/>
                <w:hideMark/>
              </w:tcPr>
            </w:tcPrChange>
          </w:tcPr>
          <w:p w14:paraId="1F518C8A"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398" w:author="tao huang" w:date="2017-12-29T15:34:00Z"/>
                <w:rFonts w:eastAsia="Times New Roman" w:cs="Times New Roman"/>
                <w:color w:val="000000"/>
                <w:sz w:val="22"/>
                <w:rPrChange w:id="1399" w:author="tao huang" w:date="2018-01-10T18:08:00Z">
                  <w:rPr>
                    <w:ins w:id="1400" w:author="tao huang" w:date="2017-12-29T15:34:00Z"/>
                    <w:rFonts w:ascii="Calibri" w:eastAsia="Times New Roman" w:hAnsi="Calibri" w:cs="Calibri"/>
                    <w:color w:val="000000"/>
                    <w:sz w:val="22"/>
                  </w:rPr>
                </w:rPrChange>
              </w:rPr>
              <w:pPrChange w:id="1401"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402" w:author="tao huang" w:date="2017-12-29T15:34:00Z">
              <w:r w:rsidRPr="00C850BD">
                <w:rPr>
                  <w:rFonts w:eastAsia="Times New Roman" w:cs="Times New Roman"/>
                  <w:color w:val="000000"/>
                  <w:sz w:val="22"/>
                  <w:rPrChange w:id="1403" w:author="tao huang" w:date="2018-01-10T18:08:00Z">
                    <w:rPr>
                      <w:rFonts w:ascii="Calibri" w:eastAsia="Times New Roman" w:hAnsi="Calibri" w:cs="Calibri"/>
                      <w:color w:val="000000"/>
                      <w:sz w:val="22"/>
                    </w:rPr>
                  </w:rPrChange>
                </w:rPr>
                <w:t>0.00</w:t>
              </w:r>
            </w:ins>
          </w:p>
        </w:tc>
        <w:tc>
          <w:tcPr>
            <w:tcW w:w="601" w:type="dxa"/>
            <w:shd w:val="clear" w:color="auto" w:fill="auto"/>
            <w:noWrap/>
            <w:hideMark/>
            <w:tcPrChange w:id="1404" w:author="tao huang" w:date="2018-01-08T14:51:00Z">
              <w:tcPr>
                <w:tcW w:w="0" w:type="dxa"/>
                <w:shd w:val="clear" w:color="auto" w:fill="auto"/>
                <w:noWrap/>
                <w:hideMark/>
              </w:tcPr>
            </w:tcPrChange>
          </w:tcPr>
          <w:p w14:paraId="16895F41" w14:textId="77777777" w:rsidR="00A26851" w:rsidRPr="00C850BD" w:rsidRDefault="00A26851" w:rsidP="00C850BD">
            <w:pPr>
              <w:spacing w:after="0"/>
              <w:jc w:val="center"/>
              <w:cnfStyle w:val="000000100000" w:firstRow="0" w:lastRow="0" w:firstColumn="0" w:lastColumn="0" w:oddVBand="0" w:evenVBand="0" w:oddHBand="1" w:evenHBand="0" w:firstRowFirstColumn="0" w:firstRowLastColumn="0" w:lastRowFirstColumn="0" w:lastRowLastColumn="0"/>
              <w:rPr>
                <w:ins w:id="1405" w:author="tao huang" w:date="2017-12-29T15:34:00Z"/>
                <w:rFonts w:eastAsia="Times New Roman" w:cs="Times New Roman"/>
                <w:color w:val="000000"/>
                <w:sz w:val="22"/>
                <w:rPrChange w:id="1406" w:author="tao huang" w:date="2018-01-10T18:08:00Z">
                  <w:rPr>
                    <w:ins w:id="1407" w:author="tao huang" w:date="2017-12-29T15:34:00Z"/>
                    <w:rFonts w:ascii="Calibri" w:eastAsia="Times New Roman" w:hAnsi="Calibri" w:cs="Calibri"/>
                    <w:color w:val="000000"/>
                    <w:sz w:val="22"/>
                  </w:rPr>
                </w:rPrChange>
              </w:rPr>
              <w:pPrChange w:id="1408" w:author="tao huang" w:date="2018-01-10T18: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1409" w:author="tao huang" w:date="2017-12-29T15:34:00Z">
              <w:r w:rsidRPr="00C850BD">
                <w:rPr>
                  <w:rFonts w:eastAsia="Times New Roman" w:cs="Times New Roman"/>
                  <w:color w:val="000000"/>
                  <w:sz w:val="22"/>
                  <w:rPrChange w:id="1410" w:author="tao huang" w:date="2018-01-10T18:08:00Z">
                    <w:rPr>
                      <w:rFonts w:ascii="Calibri" w:eastAsia="Times New Roman" w:hAnsi="Calibri" w:cs="Calibri"/>
                      <w:color w:val="000000"/>
                      <w:sz w:val="22"/>
                    </w:rPr>
                  </w:rPrChange>
                </w:rPr>
                <w:t>0.00</w:t>
              </w:r>
            </w:ins>
          </w:p>
        </w:tc>
      </w:tr>
      <w:tr w:rsidR="00877FDD" w:rsidRPr="00C850BD" w14:paraId="74630B26" w14:textId="77777777" w:rsidTr="00B6020C">
        <w:tblPrEx>
          <w:tblPrExChange w:id="1411" w:author="tao huang" w:date="2018-01-08T14:51:00Z">
            <w:tblPrEx>
              <w:tblW w:w="9985" w:type="dxa"/>
              <w:jc w:val="center"/>
            </w:tblPrEx>
          </w:tblPrExChange>
        </w:tblPrEx>
        <w:trPr>
          <w:trHeight w:val="20"/>
          <w:jc w:val="center"/>
          <w:ins w:id="1412" w:author="tao huang" w:date="2017-12-29T15:34:00Z"/>
          <w:trPrChange w:id="1413" w:author="tao huang" w:date="2018-01-08T14:51: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316" w:type="dxa"/>
            <w:shd w:val="clear" w:color="auto" w:fill="auto"/>
            <w:noWrap/>
            <w:hideMark/>
            <w:tcPrChange w:id="1414" w:author="tao huang" w:date="2018-01-08T14:51:00Z">
              <w:tcPr>
                <w:tcW w:w="0" w:type="dxa"/>
                <w:gridSpan w:val="2"/>
                <w:shd w:val="clear" w:color="auto" w:fill="auto"/>
                <w:noWrap/>
                <w:hideMark/>
              </w:tcPr>
            </w:tcPrChange>
          </w:tcPr>
          <w:p w14:paraId="46F5D144" w14:textId="77777777" w:rsidR="00A26851" w:rsidRPr="00C850BD" w:rsidRDefault="00A26851" w:rsidP="00C850BD">
            <w:pPr>
              <w:spacing w:after="0"/>
              <w:jc w:val="center"/>
              <w:rPr>
                <w:ins w:id="1415" w:author="tao huang" w:date="2017-12-29T15:34:00Z"/>
                <w:rFonts w:eastAsia="Times New Roman" w:cs="Times New Roman"/>
                <w:b w:val="0"/>
                <w:color w:val="000000"/>
                <w:sz w:val="22"/>
                <w:rPrChange w:id="1416" w:author="tao huang" w:date="2018-01-10T18:08:00Z">
                  <w:rPr>
                    <w:ins w:id="1417" w:author="tao huang" w:date="2017-12-29T15:34:00Z"/>
                    <w:rFonts w:ascii="Calibri" w:eastAsia="Times New Roman" w:hAnsi="Calibri" w:cs="Calibri"/>
                    <w:color w:val="000000"/>
                    <w:sz w:val="22"/>
                  </w:rPr>
                </w:rPrChange>
              </w:rPr>
              <w:pPrChange w:id="1418" w:author="tao huang" w:date="2018-01-10T18:08:00Z">
                <w:pPr>
                  <w:spacing w:after="0" w:line="240" w:lineRule="auto"/>
                  <w:jc w:val="center"/>
                </w:pPr>
              </w:pPrChange>
            </w:pPr>
            <w:ins w:id="1419" w:author="tao huang" w:date="2017-12-29T15:34:00Z">
              <w:r w:rsidRPr="00C850BD">
                <w:rPr>
                  <w:rFonts w:eastAsia="Times New Roman" w:cs="Times New Roman"/>
                  <w:b w:val="0"/>
                  <w:color w:val="000000"/>
                  <w:sz w:val="22"/>
                  <w:rPrChange w:id="1420" w:author="tao huang" w:date="2018-01-10T18:08:00Z">
                    <w:rPr>
                      <w:rFonts w:ascii="Calibri" w:eastAsia="Times New Roman" w:hAnsi="Calibri" w:cs="Calibri"/>
                      <w:color w:val="000000"/>
                      <w:sz w:val="22"/>
                    </w:rPr>
                  </w:rPrChange>
                </w:rPr>
                <w:t>ADL-intra</w:t>
              </w:r>
            </w:ins>
          </w:p>
        </w:tc>
        <w:tc>
          <w:tcPr>
            <w:tcW w:w="1795" w:type="dxa"/>
            <w:shd w:val="clear" w:color="auto" w:fill="auto"/>
            <w:noWrap/>
            <w:hideMark/>
            <w:tcPrChange w:id="1421" w:author="tao huang" w:date="2018-01-08T14:51:00Z">
              <w:tcPr>
                <w:tcW w:w="0" w:type="dxa"/>
                <w:shd w:val="clear" w:color="auto" w:fill="auto"/>
                <w:noWrap/>
                <w:hideMark/>
              </w:tcPr>
            </w:tcPrChange>
          </w:tcPr>
          <w:p w14:paraId="5F69FAB0" w14:textId="77777777" w:rsidR="00A26851" w:rsidRPr="00C850BD" w:rsidRDefault="00A26851" w:rsidP="00C850BD">
            <w:pPr>
              <w:spacing w:after="0"/>
              <w:cnfStyle w:val="000000000000" w:firstRow="0" w:lastRow="0" w:firstColumn="0" w:lastColumn="0" w:oddVBand="0" w:evenVBand="0" w:oddHBand="0" w:evenHBand="0" w:firstRowFirstColumn="0" w:firstRowLastColumn="0" w:lastRowFirstColumn="0" w:lastRowLastColumn="0"/>
              <w:rPr>
                <w:ins w:id="1422" w:author="tao huang" w:date="2017-12-29T15:34:00Z"/>
                <w:rFonts w:eastAsia="Times New Roman" w:cs="Times New Roman"/>
                <w:color w:val="000000"/>
                <w:sz w:val="22"/>
                <w:rPrChange w:id="1423" w:author="tao huang" w:date="2018-01-10T18:08:00Z">
                  <w:rPr>
                    <w:ins w:id="1424" w:author="tao huang" w:date="2017-12-29T15:34:00Z"/>
                    <w:rFonts w:ascii="Calibri" w:eastAsia="Times New Roman" w:hAnsi="Calibri" w:cs="Calibri"/>
                    <w:color w:val="000000"/>
                    <w:sz w:val="22"/>
                  </w:rPr>
                </w:rPrChange>
              </w:rPr>
              <w:pPrChange w:id="1425" w:author="tao huang" w:date="2018-01-10T18:08: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1426" w:author="tao huang" w:date="2017-12-29T15:34:00Z">
              <w:r w:rsidRPr="00C850BD">
                <w:rPr>
                  <w:rFonts w:eastAsia="Times New Roman" w:cs="Times New Roman"/>
                  <w:color w:val="000000"/>
                  <w:sz w:val="22"/>
                  <w:rPrChange w:id="1427" w:author="tao huang" w:date="2018-01-10T18:08:00Z">
                    <w:rPr>
                      <w:rFonts w:ascii="Calibri" w:eastAsia="Times New Roman" w:hAnsi="Calibri" w:cs="Calibri"/>
                      <w:color w:val="000000"/>
                      <w:sz w:val="22"/>
                    </w:rPr>
                  </w:rPrChange>
                </w:rPr>
                <w:t>ADL-EWC-IC</w:t>
              </w:r>
            </w:ins>
          </w:p>
        </w:tc>
        <w:tc>
          <w:tcPr>
            <w:tcW w:w="601" w:type="dxa"/>
            <w:shd w:val="clear" w:color="auto" w:fill="auto"/>
            <w:noWrap/>
            <w:hideMark/>
            <w:tcPrChange w:id="1428" w:author="tao huang" w:date="2018-01-08T14:51:00Z">
              <w:tcPr>
                <w:tcW w:w="601" w:type="dxa"/>
                <w:gridSpan w:val="2"/>
                <w:shd w:val="clear" w:color="auto" w:fill="auto"/>
                <w:noWrap/>
                <w:hideMark/>
              </w:tcPr>
            </w:tcPrChange>
          </w:tcPr>
          <w:p w14:paraId="7FC31BBC"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29" w:author="tao huang" w:date="2017-12-29T15:34:00Z"/>
                <w:rFonts w:eastAsia="Times New Roman" w:cs="Times New Roman"/>
                <w:color w:val="000000"/>
                <w:sz w:val="22"/>
                <w:rPrChange w:id="1430" w:author="tao huang" w:date="2018-01-10T18:08:00Z">
                  <w:rPr>
                    <w:ins w:id="1431" w:author="tao huang" w:date="2017-12-29T15:34:00Z"/>
                    <w:rFonts w:ascii="Calibri" w:eastAsia="Times New Roman" w:hAnsi="Calibri" w:cs="Calibri"/>
                    <w:color w:val="000000"/>
                    <w:sz w:val="22"/>
                  </w:rPr>
                </w:rPrChange>
              </w:rPr>
              <w:pPrChange w:id="1432"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433" w:author="tao huang" w:date="2017-12-29T15:34:00Z">
              <w:r w:rsidRPr="00C850BD">
                <w:rPr>
                  <w:rFonts w:eastAsia="Times New Roman" w:cs="Times New Roman"/>
                  <w:color w:val="000000"/>
                  <w:sz w:val="22"/>
                  <w:rPrChange w:id="1434" w:author="tao huang" w:date="2018-01-10T18:08:00Z">
                    <w:rPr>
                      <w:rFonts w:ascii="Calibri" w:eastAsia="Times New Roman" w:hAnsi="Calibri" w:cs="Calibri"/>
                      <w:color w:val="000000"/>
                      <w:sz w:val="22"/>
                    </w:rPr>
                  </w:rPrChange>
                </w:rPr>
                <w:t>0.07</w:t>
              </w:r>
            </w:ins>
          </w:p>
        </w:tc>
        <w:tc>
          <w:tcPr>
            <w:tcW w:w="601" w:type="dxa"/>
            <w:shd w:val="clear" w:color="auto" w:fill="auto"/>
            <w:noWrap/>
            <w:hideMark/>
            <w:tcPrChange w:id="1435" w:author="tao huang" w:date="2018-01-08T14:51:00Z">
              <w:tcPr>
                <w:tcW w:w="601" w:type="dxa"/>
                <w:shd w:val="clear" w:color="auto" w:fill="auto"/>
                <w:noWrap/>
                <w:hideMark/>
              </w:tcPr>
            </w:tcPrChange>
          </w:tcPr>
          <w:p w14:paraId="7B0BE76A"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36" w:author="tao huang" w:date="2017-12-29T15:34:00Z"/>
                <w:rFonts w:eastAsia="Times New Roman" w:cs="Times New Roman"/>
                <w:color w:val="000000"/>
                <w:sz w:val="22"/>
                <w:rPrChange w:id="1437" w:author="tao huang" w:date="2018-01-10T18:08:00Z">
                  <w:rPr>
                    <w:ins w:id="1438" w:author="tao huang" w:date="2017-12-29T15:34:00Z"/>
                    <w:rFonts w:ascii="Calibri" w:eastAsia="Times New Roman" w:hAnsi="Calibri" w:cs="Calibri"/>
                    <w:color w:val="000000"/>
                    <w:sz w:val="22"/>
                  </w:rPr>
                </w:rPrChange>
              </w:rPr>
              <w:pPrChange w:id="1439"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440" w:author="tao huang" w:date="2017-12-29T15:34:00Z">
              <w:r w:rsidRPr="00C850BD">
                <w:rPr>
                  <w:rFonts w:eastAsia="Times New Roman" w:cs="Times New Roman"/>
                  <w:color w:val="000000"/>
                  <w:sz w:val="22"/>
                  <w:rPrChange w:id="1441" w:author="tao huang" w:date="2018-01-10T18:08:00Z">
                    <w:rPr>
                      <w:rFonts w:ascii="Calibri" w:eastAsia="Times New Roman" w:hAnsi="Calibri" w:cs="Calibri"/>
                      <w:color w:val="000000"/>
                      <w:sz w:val="22"/>
                    </w:rPr>
                  </w:rPrChange>
                </w:rPr>
                <w:t>0.17</w:t>
              </w:r>
            </w:ins>
          </w:p>
        </w:tc>
        <w:tc>
          <w:tcPr>
            <w:tcW w:w="601" w:type="dxa"/>
            <w:shd w:val="clear" w:color="auto" w:fill="auto"/>
            <w:noWrap/>
            <w:hideMark/>
            <w:tcPrChange w:id="1442" w:author="tao huang" w:date="2018-01-08T14:51:00Z">
              <w:tcPr>
                <w:tcW w:w="0" w:type="dxa"/>
                <w:shd w:val="clear" w:color="auto" w:fill="auto"/>
                <w:noWrap/>
                <w:hideMark/>
              </w:tcPr>
            </w:tcPrChange>
          </w:tcPr>
          <w:p w14:paraId="12B9D1E9"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43" w:author="tao huang" w:date="2017-12-29T15:34:00Z"/>
                <w:rFonts w:eastAsia="Times New Roman" w:cs="Times New Roman"/>
                <w:color w:val="000000"/>
                <w:sz w:val="22"/>
                <w:rPrChange w:id="1444" w:author="tao huang" w:date="2018-01-10T18:08:00Z">
                  <w:rPr>
                    <w:ins w:id="1445" w:author="tao huang" w:date="2017-12-29T15:34:00Z"/>
                    <w:rFonts w:ascii="Calibri" w:eastAsia="Times New Roman" w:hAnsi="Calibri" w:cs="Calibri"/>
                    <w:color w:val="000000"/>
                    <w:sz w:val="22"/>
                  </w:rPr>
                </w:rPrChange>
              </w:rPr>
              <w:pPrChange w:id="1446"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447" w:author="tao huang" w:date="2017-12-29T15:34:00Z">
              <w:r w:rsidRPr="00C850BD">
                <w:rPr>
                  <w:rFonts w:eastAsia="Times New Roman" w:cs="Times New Roman"/>
                  <w:color w:val="000000"/>
                  <w:sz w:val="22"/>
                  <w:rPrChange w:id="1448" w:author="tao huang" w:date="2018-01-10T18:08:00Z">
                    <w:rPr>
                      <w:rFonts w:ascii="Calibri" w:eastAsia="Times New Roman" w:hAnsi="Calibri" w:cs="Calibri"/>
                      <w:color w:val="000000"/>
                      <w:sz w:val="22"/>
                    </w:rPr>
                  </w:rPrChange>
                </w:rPr>
                <w:t>0.33</w:t>
              </w:r>
            </w:ins>
          </w:p>
        </w:tc>
        <w:tc>
          <w:tcPr>
            <w:tcW w:w="601" w:type="dxa"/>
            <w:shd w:val="clear" w:color="auto" w:fill="auto"/>
            <w:noWrap/>
            <w:hideMark/>
            <w:tcPrChange w:id="1449" w:author="tao huang" w:date="2018-01-08T14:51:00Z">
              <w:tcPr>
                <w:tcW w:w="601" w:type="dxa"/>
                <w:shd w:val="clear" w:color="auto" w:fill="auto"/>
                <w:noWrap/>
                <w:hideMark/>
              </w:tcPr>
            </w:tcPrChange>
          </w:tcPr>
          <w:p w14:paraId="7DB6899E"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50" w:author="tao huang" w:date="2017-12-29T15:34:00Z"/>
                <w:rFonts w:eastAsia="Times New Roman" w:cs="Times New Roman"/>
                <w:color w:val="000000"/>
                <w:sz w:val="22"/>
                <w:rPrChange w:id="1451" w:author="tao huang" w:date="2018-01-10T18:08:00Z">
                  <w:rPr>
                    <w:ins w:id="1452" w:author="tao huang" w:date="2017-12-29T15:34:00Z"/>
                    <w:rFonts w:ascii="Calibri" w:eastAsia="Times New Roman" w:hAnsi="Calibri" w:cs="Calibri"/>
                    <w:color w:val="000000"/>
                    <w:sz w:val="22"/>
                  </w:rPr>
                </w:rPrChange>
              </w:rPr>
              <w:pPrChange w:id="1453"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454" w:author="tao huang" w:date="2017-12-29T15:34:00Z">
              <w:r w:rsidRPr="00C850BD">
                <w:rPr>
                  <w:rFonts w:eastAsia="Times New Roman" w:cs="Times New Roman"/>
                  <w:color w:val="000000"/>
                  <w:sz w:val="22"/>
                  <w:rPrChange w:id="1455" w:author="tao huang" w:date="2018-01-10T18:08:00Z">
                    <w:rPr>
                      <w:rFonts w:ascii="Calibri" w:eastAsia="Times New Roman" w:hAnsi="Calibri" w:cs="Calibri"/>
                      <w:color w:val="000000"/>
                      <w:sz w:val="22"/>
                    </w:rPr>
                  </w:rPrChange>
                </w:rPr>
                <w:t>0.04</w:t>
              </w:r>
            </w:ins>
          </w:p>
        </w:tc>
        <w:tc>
          <w:tcPr>
            <w:tcW w:w="601" w:type="dxa"/>
            <w:shd w:val="clear" w:color="auto" w:fill="auto"/>
            <w:noWrap/>
            <w:hideMark/>
            <w:tcPrChange w:id="1456" w:author="tao huang" w:date="2018-01-08T14:51:00Z">
              <w:tcPr>
                <w:tcW w:w="0" w:type="dxa"/>
                <w:gridSpan w:val="2"/>
                <w:shd w:val="clear" w:color="auto" w:fill="auto"/>
                <w:noWrap/>
                <w:hideMark/>
              </w:tcPr>
            </w:tcPrChange>
          </w:tcPr>
          <w:p w14:paraId="5ECA7885"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57" w:author="tao huang" w:date="2017-12-29T15:34:00Z"/>
                <w:rFonts w:eastAsia="Times New Roman" w:cs="Times New Roman"/>
                <w:color w:val="000000"/>
                <w:sz w:val="22"/>
                <w:rPrChange w:id="1458" w:author="tao huang" w:date="2018-01-10T18:08:00Z">
                  <w:rPr>
                    <w:ins w:id="1459" w:author="tao huang" w:date="2017-12-29T15:34:00Z"/>
                    <w:rFonts w:ascii="Calibri" w:eastAsia="Times New Roman" w:hAnsi="Calibri" w:cs="Calibri"/>
                    <w:color w:val="000000"/>
                    <w:sz w:val="22"/>
                  </w:rPr>
                </w:rPrChange>
              </w:rPr>
              <w:pPrChange w:id="1460"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461" w:author="tao huang" w:date="2017-12-29T15:34:00Z">
              <w:r w:rsidRPr="00C850BD">
                <w:rPr>
                  <w:rFonts w:eastAsia="Times New Roman" w:cs="Times New Roman"/>
                  <w:color w:val="000000"/>
                  <w:sz w:val="22"/>
                  <w:rPrChange w:id="1462" w:author="tao huang" w:date="2018-01-10T18:08:00Z">
                    <w:rPr>
                      <w:rFonts w:ascii="Calibri" w:eastAsia="Times New Roman" w:hAnsi="Calibri" w:cs="Calibri"/>
                      <w:color w:val="000000"/>
                      <w:sz w:val="22"/>
                    </w:rPr>
                  </w:rPrChange>
                </w:rPr>
                <w:t>0.17</w:t>
              </w:r>
            </w:ins>
          </w:p>
        </w:tc>
        <w:tc>
          <w:tcPr>
            <w:tcW w:w="864" w:type="dxa"/>
            <w:shd w:val="clear" w:color="auto" w:fill="auto"/>
            <w:noWrap/>
            <w:hideMark/>
            <w:tcPrChange w:id="1463" w:author="tao huang" w:date="2018-01-08T14:51:00Z">
              <w:tcPr>
                <w:tcW w:w="397" w:type="dxa"/>
                <w:shd w:val="clear" w:color="auto" w:fill="auto"/>
                <w:noWrap/>
                <w:hideMark/>
              </w:tcPr>
            </w:tcPrChange>
          </w:tcPr>
          <w:p w14:paraId="187E658E"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64" w:author="tao huang" w:date="2017-12-29T15:34:00Z"/>
                <w:rFonts w:eastAsia="Times New Roman" w:cs="Times New Roman"/>
                <w:color w:val="000000"/>
                <w:sz w:val="22"/>
                <w:rPrChange w:id="1465" w:author="tao huang" w:date="2018-01-10T18:08:00Z">
                  <w:rPr>
                    <w:ins w:id="1466" w:author="tao huang" w:date="2017-12-29T15:34:00Z"/>
                    <w:rFonts w:ascii="Calibri" w:eastAsia="Times New Roman" w:hAnsi="Calibri" w:cs="Calibri"/>
                    <w:color w:val="000000"/>
                    <w:sz w:val="22"/>
                  </w:rPr>
                </w:rPrChange>
              </w:rPr>
              <w:pPrChange w:id="1467"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468" w:author="tao huang" w:date="2017-12-29T15:34:00Z">
              <w:r w:rsidRPr="00C850BD">
                <w:rPr>
                  <w:rFonts w:eastAsia="Times New Roman" w:cs="Times New Roman"/>
                  <w:color w:val="000000"/>
                  <w:sz w:val="22"/>
                  <w:rPrChange w:id="1469" w:author="tao huang" w:date="2018-01-10T18:08:00Z">
                    <w:rPr>
                      <w:rFonts w:ascii="Calibri" w:eastAsia="Times New Roman" w:hAnsi="Calibri" w:cs="Calibri"/>
                      <w:color w:val="000000"/>
                      <w:sz w:val="22"/>
                    </w:rPr>
                  </w:rPrChange>
                </w:rPr>
                <w:t>0.29</w:t>
              </w:r>
            </w:ins>
          </w:p>
        </w:tc>
        <w:tc>
          <w:tcPr>
            <w:tcW w:w="601" w:type="dxa"/>
            <w:shd w:val="clear" w:color="auto" w:fill="auto"/>
            <w:noWrap/>
            <w:hideMark/>
            <w:tcPrChange w:id="1470" w:author="tao huang" w:date="2018-01-08T14:51:00Z">
              <w:tcPr>
                <w:tcW w:w="0" w:type="dxa"/>
                <w:gridSpan w:val="2"/>
                <w:shd w:val="clear" w:color="auto" w:fill="auto"/>
                <w:noWrap/>
                <w:hideMark/>
              </w:tcPr>
            </w:tcPrChange>
          </w:tcPr>
          <w:p w14:paraId="440AA6E4"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71" w:author="tao huang" w:date="2017-12-29T15:34:00Z"/>
                <w:rFonts w:eastAsia="Times New Roman" w:cs="Times New Roman"/>
                <w:color w:val="000000"/>
                <w:sz w:val="22"/>
                <w:rPrChange w:id="1472" w:author="tao huang" w:date="2018-01-10T18:08:00Z">
                  <w:rPr>
                    <w:ins w:id="1473" w:author="tao huang" w:date="2017-12-29T15:34:00Z"/>
                    <w:rFonts w:ascii="Calibri" w:eastAsia="Times New Roman" w:hAnsi="Calibri" w:cs="Calibri"/>
                    <w:color w:val="000000"/>
                    <w:sz w:val="22"/>
                  </w:rPr>
                </w:rPrChange>
              </w:rPr>
              <w:pPrChange w:id="1474"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475" w:author="tao huang" w:date="2017-12-29T15:34:00Z">
              <w:r w:rsidRPr="00C850BD">
                <w:rPr>
                  <w:rFonts w:eastAsia="Times New Roman" w:cs="Times New Roman"/>
                  <w:color w:val="000000"/>
                  <w:sz w:val="22"/>
                  <w:rPrChange w:id="1476" w:author="tao huang" w:date="2018-01-10T18:08:00Z">
                    <w:rPr>
                      <w:rFonts w:ascii="Calibri" w:eastAsia="Times New Roman" w:hAnsi="Calibri" w:cs="Calibri"/>
                      <w:color w:val="000000"/>
                      <w:sz w:val="22"/>
                    </w:rPr>
                  </w:rPrChange>
                </w:rPr>
                <w:t>0.11</w:t>
              </w:r>
            </w:ins>
          </w:p>
        </w:tc>
        <w:tc>
          <w:tcPr>
            <w:tcW w:w="601" w:type="dxa"/>
            <w:shd w:val="clear" w:color="auto" w:fill="auto"/>
            <w:noWrap/>
            <w:hideMark/>
            <w:tcPrChange w:id="1477" w:author="tao huang" w:date="2018-01-08T14:51:00Z">
              <w:tcPr>
                <w:tcW w:w="0" w:type="dxa"/>
                <w:shd w:val="clear" w:color="auto" w:fill="auto"/>
                <w:noWrap/>
                <w:hideMark/>
              </w:tcPr>
            </w:tcPrChange>
          </w:tcPr>
          <w:p w14:paraId="67B15C68"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78" w:author="tao huang" w:date="2017-12-29T15:34:00Z"/>
                <w:rFonts w:eastAsia="Times New Roman" w:cs="Times New Roman"/>
                <w:color w:val="000000"/>
                <w:sz w:val="22"/>
                <w:rPrChange w:id="1479" w:author="tao huang" w:date="2018-01-10T18:08:00Z">
                  <w:rPr>
                    <w:ins w:id="1480" w:author="tao huang" w:date="2017-12-29T15:34:00Z"/>
                    <w:rFonts w:ascii="Calibri" w:eastAsia="Times New Roman" w:hAnsi="Calibri" w:cs="Calibri"/>
                    <w:color w:val="000000"/>
                    <w:sz w:val="22"/>
                  </w:rPr>
                </w:rPrChange>
              </w:rPr>
              <w:pPrChange w:id="1481"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482" w:author="tao huang" w:date="2017-12-29T15:34:00Z">
              <w:r w:rsidRPr="00C850BD">
                <w:rPr>
                  <w:rFonts w:eastAsia="Times New Roman" w:cs="Times New Roman"/>
                  <w:color w:val="000000"/>
                  <w:sz w:val="22"/>
                  <w:rPrChange w:id="1483" w:author="tao huang" w:date="2018-01-10T18:08:00Z">
                    <w:rPr>
                      <w:rFonts w:ascii="Calibri" w:eastAsia="Times New Roman" w:hAnsi="Calibri" w:cs="Calibri"/>
                      <w:color w:val="000000"/>
                      <w:sz w:val="22"/>
                    </w:rPr>
                  </w:rPrChange>
                </w:rPr>
                <w:t>0.09</w:t>
              </w:r>
            </w:ins>
          </w:p>
        </w:tc>
        <w:tc>
          <w:tcPr>
            <w:tcW w:w="601" w:type="dxa"/>
            <w:shd w:val="clear" w:color="auto" w:fill="auto"/>
            <w:noWrap/>
            <w:hideMark/>
            <w:tcPrChange w:id="1484" w:author="tao huang" w:date="2018-01-08T14:51:00Z">
              <w:tcPr>
                <w:tcW w:w="0" w:type="dxa"/>
                <w:shd w:val="clear" w:color="auto" w:fill="auto"/>
                <w:noWrap/>
                <w:hideMark/>
              </w:tcPr>
            </w:tcPrChange>
          </w:tcPr>
          <w:p w14:paraId="1A32EAFC"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85" w:author="tao huang" w:date="2017-12-29T15:34:00Z"/>
                <w:rFonts w:eastAsia="Times New Roman" w:cs="Times New Roman"/>
                <w:color w:val="000000"/>
                <w:sz w:val="22"/>
                <w:rPrChange w:id="1486" w:author="tao huang" w:date="2018-01-10T18:08:00Z">
                  <w:rPr>
                    <w:ins w:id="1487" w:author="tao huang" w:date="2017-12-29T15:34:00Z"/>
                    <w:rFonts w:ascii="Calibri" w:eastAsia="Times New Roman" w:hAnsi="Calibri" w:cs="Calibri"/>
                    <w:color w:val="000000"/>
                    <w:sz w:val="22"/>
                  </w:rPr>
                </w:rPrChange>
              </w:rPr>
              <w:pPrChange w:id="1488"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489" w:author="tao huang" w:date="2017-12-29T15:34:00Z">
              <w:r w:rsidRPr="00C850BD">
                <w:rPr>
                  <w:rFonts w:eastAsia="Times New Roman" w:cs="Times New Roman"/>
                  <w:color w:val="000000"/>
                  <w:sz w:val="22"/>
                  <w:rPrChange w:id="1490" w:author="tao huang" w:date="2018-01-10T18:08:00Z">
                    <w:rPr>
                      <w:rFonts w:ascii="Calibri" w:eastAsia="Times New Roman" w:hAnsi="Calibri" w:cs="Calibri"/>
                      <w:color w:val="000000"/>
                      <w:sz w:val="22"/>
                    </w:rPr>
                  </w:rPrChange>
                </w:rPr>
                <w:t>0.46</w:t>
              </w:r>
            </w:ins>
          </w:p>
        </w:tc>
        <w:tc>
          <w:tcPr>
            <w:tcW w:w="601" w:type="dxa"/>
            <w:shd w:val="clear" w:color="auto" w:fill="auto"/>
            <w:noWrap/>
            <w:hideMark/>
            <w:tcPrChange w:id="1491" w:author="tao huang" w:date="2018-01-08T14:51:00Z">
              <w:tcPr>
                <w:tcW w:w="601" w:type="dxa"/>
                <w:gridSpan w:val="2"/>
                <w:shd w:val="clear" w:color="auto" w:fill="auto"/>
                <w:noWrap/>
                <w:hideMark/>
              </w:tcPr>
            </w:tcPrChange>
          </w:tcPr>
          <w:p w14:paraId="2E6D79EC"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92" w:author="tao huang" w:date="2017-12-29T15:34:00Z"/>
                <w:rFonts w:eastAsia="Times New Roman" w:cs="Times New Roman"/>
                <w:color w:val="000000"/>
                <w:sz w:val="22"/>
                <w:rPrChange w:id="1493" w:author="tao huang" w:date="2018-01-10T18:08:00Z">
                  <w:rPr>
                    <w:ins w:id="1494" w:author="tao huang" w:date="2017-12-29T15:34:00Z"/>
                    <w:rFonts w:ascii="Calibri" w:eastAsia="Times New Roman" w:hAnsi="Calibri" w:cs="Calibri"/>
                    <w:color w:val="000000"/>
                    <w:sz w:val="22"/>
                  </w:rPr>
                </w:rPrChange>
              </w:rPr>
              <w:pPrChange w:id="1495"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496" w:author="tao huang" w:date="2017-12-29T15:34:00Z">
              <w:r w:rsidRPr="00C850BD">
                <w:rPr>
                  <w:rFonts w:eastAsia="Times New Roman" w:cs="Times New Roman"/>
                  <w:color w:val="000000"/>
                  <w:sz w:val="22"/>
                  <w:rPrChange w:id="1497" w:author="tao huang" w:date="2018-01-10T18:08:00Z">
                    <w:rPr>
                      <w:rFonts w:ascii="Calibri" w:eastAsia="Times New Roman" w:hAnsi="Calibri" w:cs="Calibri"/>
                      <w:color w:val="000000"/>
                      <w:sz w:val="22"/>
                    </w:rPr>
                  </w:rPrChange>
                </w:rPr>
                <w:t>0.36</w:t>
              </w:r>
            </w:ins>
          </w:p>
        </w:tc>
        <w:tc>
          <w:tcPr>
            <w:tcW w:w="601" w:type="dxa"/>
            <w:shd w:val="clear" w:color="auto" w:fill="auto"/>
            <w:noWrap/>
            <w:hideMark/>
            <w:tcPrChange w:id="1498" w:author="tao huang" w:date="2018-01-08T14:51:00Z">
              <w:tcPr>
                <w:tcW w:w="601" w:type="dxa"/>
                <w:shd w:val="clear" w:color="auto" w:fill="auto"/>
                <w:noWrap/>
                <w:hideMark/>
              </w:tcPr>
            </w:tcPrChange>
          </w:tcPr>
          <w:p w14:paraId="38EB2B4D"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499" w:author="tao huang" w:date="2017-12-29T15:34:00Z"/>
                <w:rFonts w:eastAsia="Times New Roman" w:cs="Times New Roman"/>
                <w:color w:val="000000"/>
                <w:sz w:val="22"/>
                <w:rPrChange w:id="1500" w:author="tao huang" w:date="2018-01-10T18:08:00Z">
                  <w:rPr>
                    <w:ins w:id="1501" w:author="tao huang" w:date="2017-12-29T15:34:00Z"/>
                    <w:rFonts w:ascii="Calibri" w:eastAsia="Times New Roman" w:hAnsi="Calibri" w:cs="Calibri"/>
                    <w:color w:val="000000"/>
                    <w:sz w:val="22"/>
                  </w:rPr>
                </w:rPrChange>
              </w:rPr>
              <w:pPrChange w:id="1502"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503" w:author="tao huang" w:date="2017-12-29T15:34:00Z">
              <w:r w:rsidRPr="00C850BD">
                <w:rPr>
                  <w:rFonts w:eastAsia="Times New Roman" w:cs="Times New Roman"/>
                  <w:color w:val="000000"/>
                  <w:sz w:val="22"/>
                  <w:rPrChange w:id="1504" w:author="tao huang" w:date="2018-01-10T18:08:00Z">
                    <w:rPr>
                      <w:rFonts w:ascii="Calibri" w:eastAsia="Times New Roman" w:hAnsi="Calibri" w:cs="Calibri"/>
                      <w:color w:val="000000"/>
                      <w:sz w:val="22"/>
                    </w:rPr>
                  </w:rPrChange>
                </w:rPr>
                <w:t>0.90</w:t>
              </w:r>
            </w:ins>
          </w:p>
        </w:tc>
        <w:tc>
          <w:tcPr>
            <w:tcW w:w="601" w:type="dxa"/>
            <w:shd w:val="clear" w:color="auto" w:fill="auto"/>
            <w:noWrap/>
            <w:hideMark/>
            <w:tcPrChange w:id="1505" w:author="tao huang" w:date="2018-01-08T14:51:00Z">
              <w:tcPr>
                <w:tcW w:w="601" w:type="dxa"/>
                <w:shd w:val="clear" w:color="auto" w:fill="auto"/>
                <w:noWrap/>
                <w:hideMark/>
              </w:tcPr>
            </w:tcPrChange>
          </w:tcPr>
          <w:p w14:paraId="30E8F746" w14:textId="77777777" w:rsidR="00A26851" w:rsidRPr="00C850BD" w:rsidRDefault="00A26851" w:rsidP="00C850BD">
            <w:pPr>
              <w:spacing w:after="0"/>
              <w:jc w:val="center"/>
              <w:cnfStyle w:val="000000000000" w:firstRow="0" w:lastRow="0" w:firstColumn="0" w:lastColumn="0" w:oddVBand="0" w:evenVBand="0" w:oddHBand="0" w:evenHBand="0" w:firstRowFirstColumn="0" w:firstRowLastColumn="0" w:lastRowFirstColumn="0" w:lastRowLastColumn="0"/>
              <w:rPr>
                <w:ins w:id="1506" w:author="tao huang" w:date="2017-12-29T15:34:00Z"/>
                <w:rFonts w:eastAsia="Times New Roman" w:cs="Times New Roman"/>
                <w:color w:val="000000"/>
                <w:sz w:val="22"/>
                <w:rPrChange w:id="1507" w:author="tao huang" w:date="2018-01-10T18:08:00Z">
                  <w:rPr>
                    <w:ins w:id="1508" w:author="tao huang" w:date="2017-12-29T15:34:00Z"/>
                    <w:rFonts w:ascii="Calibri" w:eastAsia="Times New Roman" w:hAnsi="Calibri" w:cs="Calibri"/>
                    <w:color w:val="000000"/>
                    <w:sz w:val="22"/>
                  </w:rPr>
                </w:rPrChange>
              </w:rPr>
              <w:pPrChange w:id="1509" w:author="tao huang" w:date="2018-01-10T18: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1510" w:author="tao huang" w:date="2017-12-29T15:34:00Z">
              <w:r w:rsidRPr="00C850BD">
                <w:rPr>
                  <w:rFonts w:eastAsia="Times New Roman" w:cs="Times New Roman"/>
                  <w:color w:val="000000"/>
                  <w:sz w:val="22"/>
                  <w:rPrChange w:id="1511" w:author="tao huang" w:date="2018-01-10T18:08:00Z">
                    <w:rPr>
                      <w:rFonts w:ascii="Calibri" w:eastAsia="Times New Roman" w:hAnsi="Calibri" w:cs="Calibri"/>
                      <w:color w:val="000000"/>
                      <w:sz w:val="22"/>
                    </w:rPr>
                  </w:rPrChange>
                </w:rPr>
                <w:t>0.02</w:t>
              </w:r>
            </w:ins>
          </w:p>
        </w:tc>
      </w:tr>
    </w:tbl>
    <w:p w14:paraId="5A0D2E15" w14:textId="77777777" w:rsidR="00A26851" w:rsidRDefault="00A26851" w:rsidP="000B121E">
      <w:pPr>
        <w:shd w:val="clear" w:color="auto" w:fill="FFFFFF" w:themeFill="background1"/>
        <w:spacing w:after="0" w:line="360" w:lineRule="auto"/>
        <w:rPr>
          <w:ins w:id="1512" w:author="tao huang" w:date="2017-12-29T14:38:00Z"/>
          <w:rFonts w:eastAsia="DengXian" w:cs="Times New Roman"/>
          <w:color w:val="000000" w:themeColor="text1"/>
          <w:szCs w:val="24"/>
        </w:rPr>
      </w:pPr>
    </w:p>
    <w:p w14:paraId="7F0F0FA2" w14:textId="77777777" w:rsidR="005A54D1" w:rsidRDefault="004617F2" w:rsidP="005A54D1">
      <w:pPr>
        <w:shd w:val="clear" w:color="auto" w:fill="FFFFFF" w:themeFill="background1"/>
        <w:spacing w:after="0" w:line="360" w:lineRule="auto"/>
        <w:rPr>
          <w:ins w:id="1513" w:author="tao huang" w:date="2017-12-29T15:57:00Z"/>
          <w:rFonts w:cs="Times New Roman"/>
          <w:color w:val="000000" w:themeColor="text1"/>
          <w:szCs w:val="24"/>
        </w:rPr>
      </w:pPr>
      <w:r w:rsidRPr="000B121E">
        <w:rPr>
          <w:rFonts w:eastAsia="DengXian" w:cs="Times New Roman"/>
          <w:color w:val="000000" w:themeColor="text1"/>
          <w:szCs w:val="24"/>
        </w:rPr>
        <w:t xml:space="preserve">We also investigate the models’ forecasting performance for the time period </w:t>
      </w:r>
      <w:r w:rsidRPr="000B121E">
        <w:rPr>
          <w:rFonts w:cs="Times New Roman"/>
          <w:color w:val="000000" w:themeColor="text1"/>
          <w:szCs w:val="24"/>
        </w:rPr>
        <w:t xml:space="preserve">depending on whether or not the focal product is being </w:t>
      </w:r>
      <w:commentRangeStart w:id="1514"/>
      <w:commentRangeStart w:id="1515"/>
      <w:r w:rsidRPr="000B121E">
        <w:rPr>
          <w:rFonts w:cs="Times New Roman"/>
          <w:color w:val="000000" w:themeColor="text1"/>
          <w:szCs w:val="24"/>
        </w:rPr>
        <w:t>promoted</w:t>
      </w:r>
      <w:commentRangeEnd w:id="1514"/>
      <w:r w:rsidRPr="000B121E">
        <w:rPr>
          <w:rStyle w:val="CommentReference"/>
          <w:color w:val="000000" w:themeColor="text1"/>
          <w:sz w:val="24"/>
          <w:szCs w:val="24"/>
        </w:rPr>
        <w:commentReference w:id="1514"/>
      </w:r>
      <w:commentRangeEnd w:id="1515"/>
      <w:r w:rsidRPr="000B121E">
        <w:rPr>
          <w:rStyle w:val="CommentReference"/>
          <w:color w:val="000000" w:themeColor="text1"/>
          <w:sz w:val="24"/>
          <w:szCs w:val="24"/>
        </w:rPr>
        <w:commentReference w:id="1515"/>
      </w:r>
      <w:r w:rsidRPr="000B121E">
        <w:rPr>
          <w:rFonts w:cs="Times New Roman"/>
          <w:color w:val="000000" w:themeColor="text1"/>
          <w:szCs w:val="24"/>
        </w:rPr>
        <w:t xml:space="preserve"> as </w:t>
      </w:r>
      <w:r w:rsidR="00BF6A71" w:rsidRPr="000B121E">
        <w:rPr>
          <w:rFonts w:cs="Times New Roman"/>
          <w:color w:val="000000" w:themeColor="text1"/>
          <w:szCs w:val="24"/>
        </w:rPr>
        <w:t xml:space="preserve">the </w:t>
      </w:r>
      <w:r w:rsidRPr="000B121E">
        <w:rPr>
          <w:rFonts w:cs="Times New Roman"/>
          <w:color w:val="000000" w:themeColor="text1"/>
          <w:szCs w:val="24"/>
        </w:rPr>
        <w:t>sales for the</w:t>
      </w:r>
      <w:ins w:id="1516" w:author="tao huang" w:date="2017-12-29T15:38:00Z">
        <w:r w:rsidR="003B18B2">
          <w:rPr>
            <w:rFonts w:cs="Times New Roman"/>
            <w:color w:val="000000" w:themeColor="text1"/>
            <w:szCs w:val="24"/>
          </w:rPr>
          <w:t>se</w:t>
        </w:r>
      </w:ins>
      <w:r w:rsidRPr="000B121E">
        <w:rPr>
          <w:rFonts w:cs="Times New Roman"/>
          <w:color w:val="000000" w:themeColor="text1"/>
          <w:szCs w:val="24"/>
        </w:rPr>
        <w:t xml:space="preserve"> two </w:t>
      </w:r>
      <w:r w:rsidRPr="000B121E">
        <w:rPr>
          <w:rFonts w:cs="Times New Roman"/>
          <w:noProof/>
          <w:color w:val="000000" w:themeColor="text1"/>
          <w:szCs w:val="24"/>
        </w:rPr>
        <w:t>periods</w:t>
      </w:r>
      <w:r w:rsidRPr="000B121E">
        <w:rPr>
          <w:rFonts w:cs="Times New Roman"/>
          <w:color w:val="000000" w:themeColor="text1"/>
          <w:szCs w:val="24"/>
        </w:rPr>
        <w:t xml:space="preserve"> tend to exhibit different levels of variations</w:t>
      </w:r>
      <w:ins w:id="1517" w:author="tao huang" w:date="2017-12-29T15:38:00Z">
        <w:r w:rsidR="003B18B2">
          <w:rPr>
            <w:rStyle w:val="FootnoteReference"/>
            <w:rFonts w:cs="Times New Roman"/>
            <w:color w:val="000000" w:themeColor="text1"/>
            <w:szCs w:val="24"/>
          </w:rPr>
          <w:footnoteReference w:id="12"/>
        </w:r>
      </w:ins>
      <w:r w:rsidRPr="000B121E">
        <w:rPr>
          <w:rFonts w:cs="Times New Roman"/>
          <w:color w:val="000000" w:themeColor="text1"/>
          <w:szCs w:val="24"/>
        </w:rPr>
        <w:t xml:space="preserve">. Table 4 shows the </w:t>
      </w:r>
      <w:r w:rsidRPr="000B121E">
        <w:rPr>
          <w:rFonts w:eastAsia="DengXian" w:cs="Times New Roman"/>
          <w:color w:val="000000" w:themeColor="text1"/>
          <w:szCs w:val="24"/>
        </w:rPr>
        <w:t xml:space="preserve">forecasting performance of the models for the non-promoted period and the promoted forecast period respectively. </w:t>
      </w:r>
      <w:r w:rsidRPr="000B121E">
        <w:rPr>
          <w:rFonts w:cs="Times New Roman"/>
          <w:color w:val="000000" w:themeColor="text1"/>
          <w:szCs w:val="24"/>
        </w:rPr>
        <w:t>The results are</w:t>
      </w:r>
      <w:del w:id="1522" w:author="Fildes, Robert" w:date="2017-12-12T15:46:00Z">
        <w:r w:rsidRPr="000B121E" w:rsidDel="00562BFA">
          <w:rPr>
            <w:rFonts w:cs="Times New Roman"/>
            <w:color w:val="000000" w:themeColor="text1"/>
            <w:szCs w:val="24"/>
          </w:rPr>
          <w:delText xml:space="preserve"> in</w:delText>
        </w:r>
      </w:del>
      <w:r w:rsidRPr="000B121E">
        <w:rPr>
          <w:rFonts w:cs="Times New Roman"/>
          <w:color w:val="000000" w:themeColor="text1"/>
          <w:szCs w:val="24"/>
        </w:rPr>
        <w:t xml:space="preserve"> similar compared to those </w:t>
      </w:r>
      <w:del w:id="1523" w:author="tao huang" w:date="2017-12-29T15:40:00Z">
        <w:r w:rsidRPr="000B121E" w:rsidDel="003160EA">
          <w:rPr>
            <w:rFonts w:cs="Times New Roman"/>
            <w:color w:val="000000" w:themeColor="text1"/>
            <w:szCs w:val="24"/>
          </w:rPr>
          <w:delText xml:space="preserve">shown </w:delText>
        </w:r>
      </w:del>
      <w:r w:rsidRPr="000B121E">
        <w:rPr>
          <w:rFonts w:cs="Times New Roman"/>
          <w:color w:val="000000" w:themeColor="text1"/>
          <w:szCs w:val="24"/>
        </w:rPr>
        <w:t xml:space="preserve">in Table </w:t>
      </w:r>
      <w:commentRangeStart w:id="1524"/>
      <w:r w:rsidRPr="000B121E">
        <w:rPr>
          <w:rFonts w:cs="Times New Roman"/>
          <w:color w:val="000000" w:themeColor="text1"/>
          <w:szCs w:val="24"/>
        </w:rPr>
        <w:t>2</w:t>
      </w:r>
      <w:commentRangeEnd w:id="1524"/>
      <w:r w:rsidRPr="000B121E">
        <w:rPr>
          <w:rStyle w:val="CommentReference"/>
          <w:color w:val="000000" w:themeColor="text1"/>
          <w:sz w:val="24"/>
          <w:szCs w:val="24"/>
        </w:rPr>
        <w:commentReference w:id="1524"/>
      </w:r>
      <w:r w:rsidRPr="000B121E">
        <w:rPr>
          <w:rFonts w:cs="Times New Roman"/>
          <w:color w:val="000000" w:themeColor="text1"/>
          <w:szCs w:val="24"/>
        </w:rPr>
        <w:t xml:space="preserve">. </w:t>
      </w:r>
      <w:ins w:id="1525" w:author="tao huang" w:date="2017-12-29T15:57:00Z">
        <w:r w:rsidR="005A54D1">
          <w:rPr>
            <w:rFonts w:cs="Times New Roman"/>
            <w:color w:val="000000" w:themeColor="text1"/>
            <w:szCs w:val="24"/>
          </w:rPr>
          <w:t>Of the many detailed comparisons possible, the following seem particularly important:</w:t>
        </w:r>
      </w:ins>
    </w:p>
    <w:p w14:paraId="12207BCD" w14:textId="77777777" w:rsidR="005A54D1" w:rsidRDefault="005A54D1">
      <w:pPr>
        <w:pStyle w:val="ListParagraph"/>
        <w:shd w:val="clear" w:color="auto" w:fill="FFFFFF" w:themeFill="background1"/>
        <w:spacing w:after="0" w:line="360" w:lineRule="auto"/>
        <w:ind w:left="780"/>
        <w:rPr>
          <w:ins w:id="1526" w:author="tao huang" w:date="2017-12-29T15:57:00Z"/>
          <w:rFonts w:cs="Times New Roman"/>
          <w:color w:val="000000" w:themeColor="text1"/>
          <w:szCs w:val="24"/>
        </w:rPr>
        <w:pPrChange w:id="1527" w:author="tao huang" w:date="2017-12-29T15:59:00Z">
          <w:pPr>
            <w:pStyle w:val="ListParagraph"/>
            <w:numPr>
              <w:numId w:val="53"/>
            </w:numPr>
            <w:shd w:val="clear" w:color="auto" w:fill="FFFFFF" w:themeFill="background1"/>
            <w:spacing w:after="0" w:line="360" w:lineRule="auto"/>
            <w:ind w:left="780" w:hanging="720"/>
          </w:pPr>
        </w:pPrChange>
      </w:pPr>
    </w:p>
    <w:p w14:paraId="421FED92" w14:textId="621AFBF4" w:rsidR="005A54D1" w:rsidRDefault="005A54D1" w:rsidP="005A54D1">
      <w:pPr>
        <w:pStyle w:val="ListParagraph"/>
        <w:numPr>
          <w:ilvl w:val="0"/>
          <w:numId w:val="53"/>
        </w:numPr>
        <w:shd w:val="clear" w:color="auto" w:fill="FFFFFF" w:themeFill="background1"/>
        <w:spacing w:after="0" w:line="360" w:lineRule="auto"/>
        <w:rPr>
          <w:ins w:id="1528" w:author="tao huang" w:date="2017-12-29T15:59:00Z"/>
          <w:rFonts w:cs="Times New Roman"/>
          <w:color w:val="000000" w:themeColor="text1"/>
          <w:szCs w:val="24"/>
        </w:rPr>
      </w:pPr>
      <w:ins w:id="1529" w:author="tao huang" w:date="2017-12-29T15:57:00Z">
        <w:r w:rsidRPr="005A54D1">
          <w:rPr>
            <w:rFonts w:cs="Times New Roman"/>
            <w:color w:val="000000" w:themeColor="text1"/>
            <w:szCs w:val="24"/>
          </w:rPr>
          <w:t xml:space="preserve">For the </w:t>
        </w:r>
        <w:r w:rsidRPr="005A54D1">
          <w:rPr>
            <w:rFonts w:eastAsia="DengXian" w:cs="Times New Roman"/>
            <w:color w:val="000000" w:themeColor="text1"/>
            <w:szCs w:val="24"/>
          </w:rPr>
          <w:t xml:space="preserve">promoted forecast period, </w:t>
        </w:r>
        <w:r w:rsidRPr="005A54D1">
          <w:rPr>
            <w:rFonts w:cs="Times New Roman"/>
            <w:color w:val="000000" w:themeColor="text1"/>
            <w:szCs w:val="24"/>
          </w:rPr>
          <w:t>the Base-lift method generates the least accurate forecasts.</w:t>
        </w:r>
      </w:ins>
      <w:ins w:id="1530" w:author="tao huang" w:date="2017-12-29T15:59:00Z">
        <w:r w:rsidRPr="005A54D1">
          <w:rPr>
            <w:rFonts w:cs="Times New Roman"/>
            <w:color w:val="000000" w:themeColor="text1"/>
            <w:szCs w:val="24"/>
          </w:rPr>
          <w:t xml:space="preserve"> </w:t>
        </w:r>
      </w:ins>
      <w:ins w:id="1531" w:author="tao huang" w:date="2017-12-29T15:57:00Z">
        <w:r w:rsidRPr="005A54D1">
          <w:rPr>
            <w:rFonts w:cs="Times New Roman"/>
            <w:color w:val="000000" w:themeColor="text1"/>
            <w:szCs w:val="24"/>
          </w:rPr>
          <w:t xml:space="preserve">For the non-promoted period, the Base-lift method generate the least accurate forecasts for all scenarios but except for the MASE and the </w:t>
        </w:r>
        <w:r w:rsidRPr="005A54D1">
          <w:rPr>
            <w:rFonts w:eastAsia="Times New Roman" w:cs="Times New Roman"/>
            <w:bCs/>
            <w:color w:val="000000" w:themeColor="text1"/>
            <w:szCs w:val="24"/>
          </w:rPr>
          <w:t xml:space="preserve">AvgRelMAE when the forecast horizon is </w:t>
        </w:r>
        <w:r w:rsidRPr="005A54D1">
          <w:rPr>
            <w:rFonts w:eastAsia="Times New Roman" w:cs="Times New Roman"/>
            <w:bCs/>
            <w:color w:val="000000" w:themeColor="text1"/>
            <w:szCs w:val="24"/>
            <w:highlight w:val="yellow"/>
          </w:rPr>
          <w:t xml:space="preserve">short (e.g., when </w:t>
        </w:r>
        <w:r w:rsidRPr="005A54D1">
          <w:rPr>
            <w:rFonts w:eastAsia="Times New Roman" w:cs="Times New Roman"/>
            <w:bCs/>
            <w:i/>
            <w:color w:val="000000" w:themeColor="text1"/>
            <w:szCs w:val="24"/>
            <w:highlight w:val="yellow"/>
          </w:rPr>
          <w:t>H</w:t>
        </w:r>
        <w:r w:rsidRPr="005A54D1">
          <w:rPr>
            <w:rFonts w:eastAsia="Times New Roman" w:cs="Times New Roman"/>
            <w:bCs/>
            <w:color w:val="000000" w:themeColor="text1"/>
            <w:szCs w:val="24"/>
            <w:highlight w:val="yellow"/>
          </w:rPr>
          <w:t xml:space="preserve">=1 and </w:t>
        </w:r>
        <w:r w:rsidRPr="005A54D1">
          <w:rPr>
            <w:rFonts w:eastAsia="Times New Roman" w:cs="Times New Roman"/>
            <w:bCs/>
            <w:i/>
            <w:color w:val="000000" w:themeColor="text1"/>
            <w:szCs w:val="24"/>
            <w:highlight w:val="yellow"/>
          </w:rPr>
          <w:t>H</w:t>
        </w:r>
        <w:r w:rsidRPr="005A54D1">
          <w:rPr>
            <w:rFonts w:eastAsia="Times New Roman" w:cs="Times New Roman"/>
            <w:bCs/>
            <w:color w:val="000000" w:themeColor="text1"/>
            <w:szCs w:val="24"/>
            <w:highlight w:val="yellow"/>
          </w:rPr>
          <w:t>=4)</w:t>
        </w:r>
        <w:r w:rsidRPr="005A54D1">
          <w:rPr>
            <w:rFonts w:cs="Times New Roman"/>
            <w:color w:val="000000" w:themeColor="text1"/>
            <w:szCs w:val="24"/>
            <w:highlight w:val="yellow"/>
          </w:rPr>
          <w:t>.</w:t>
        </w:r>
        <w:r w:rsidRPr="005A54D1">
          <w:rPr>
            <w:rFonts w:cs="Times New Roman"/>
            <w:color w:val="000000" w:themeColor="text1"/>
            <w:szCs w:val="24"/>
          </w:rPr>
          <w:t xml:space="preserve"> This indicates that the simple models can sometimes be difficult to beat when the focal product is not being promoted and the product sales are comparatively stable </w:t>
        </w:r>
        <w:r w:rsidRPr="00877FDD">
          <w:rPr>
            <w:rFonts w:cs="Times New Roman"/>
            <w:color w:val="000000" w:themeColor="text1"/>
            <w:szCs w:val="24"/>
          </w:rPr>
          <w:fldChar w:fldCharType="begin"/>
        </w:r>
      </w:ins>
      <w:r w:rsidR="00303111">
        <w:rPr>
          <w:rFonts w:cs="Times New Roman"/>
          <w:color w:val="000000" w:themeColor="text1"/>
          <w:szCs w:val="24"/>
        </w:rPr>
        <w:instrText xml:space="preserve"> ADDIN EN.CITE &lt;EndNote&gt;&lt;Cite&gt;&lt;Author&gt;Gür Ali&lt;/Author&gt;&lt;Year&gt;2009&lt;/Year&gt;&lt;RecNum&gt;715&lt;/RecNum&gt;&lt;DisplayText&gt;(Gür Ali et al., 2009; Huang et al., 2014)&lt;/DisplayText&gt;&lt;record&gt;&lt;rec-number&gt;715&lt;/rec-number&gt;&lt;foreign-keys&gt;&lt;key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Cite&gt;&lt;Author&gt;Huang&lt;/Author&gt;&lt;Year&gt;2014&lt;/Year&gt;&lt;RecNum&gt;732&lt;/RecNum&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information&lt;/keyword&gt;&lt;/keywords&gt;&lt;dates&gt;&lt;year&gt;2014&lt;/year&gt;&lt;pub-dates&gt;&lt;date&gt;9/1/&lt;/date&gt;&lt;/pub-dates&gt;&lt;/dates&gt;&lt;isbn&gt;0377-2217&lt;/isbn&gt;&lt;urls&gt;&lt;/urls&gt;&lt;/record&gt;&lt;/Cite&gt;&lt;/EndNote&gt;</w:instrText>
      </w:r>
      <w:ins w:id="1532" w:author="tao huang" w:date="2017-12-29T15:57:00Z">
        <w:r w:rsidRPr="005A54D1">
          <w:rPr>
            <w:rFonts w:cs="Times New Roman"/>
            <w:color w:val="000000" w:themeColor="text1"/>
            <w:szCs w:val="24"/>
            <w:rPrChange w:id="1533" w:author="tao huang" w:date="2017-12-29T15:59:00Z">
              <w:rPr>
                <w:rFonts w:cs="Times New Roman"/>
                <w:color w:val="000000" w:themeColor="text1"/>
                <w:szCs w:val="24"/>
              </w:rPr>
            </w:rPrChange>
          </w:rPr>
          <w:fldChar w:fldCharType="separate"/>
        </w:r>
        <w:r w:rsidRPr="005A54D1">
          <w:rPr>
            <w:rFonts w:cs="Times New Roman"/>
            <w:noProof/>
            <w:color w:val="000000" w:themeColor="text1"/>
            <w:szCs w:val="24"/>
          </w:rPr>
          <w:t>(</w:t>
        </w:r>
      </w:ins>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"_ENREF_35" \o "Gür Ali, 2009 #715" </w:instrText>
      </w:r>
      <w:r w:rsidR="0047706C">
        <w:rPr>
          <w:rFonts w:cs="Times New Roman"/>
          <w:noProof/>
          <w:color w:val="000000" w:themeColor="text1"/>
          <w:szCs w:val="24"/>
        </w:rPr>
      </w:r>
      <w:r w:rsidR="0047706C">
        <w:rPr>
          <w:rFonts w:cs="Times New Roman"/>
          <w:noProof/>
          <w:color w:val="000000" w:themeColor="text1"/>
          <w:szCs w:val="24"/>
        </w:rPr>
        <w:fldChar w:fldCharType="separate"/>
      </w:r>
      <w:ins w:id="1534" w:author="tao huang" w:date="2017-12-29T15:57:00Z">
        <w:r w:rsidR="0047706C" w:rsidRPr="005A54D1">
          <w:rPr>
            <w:rFonts w:cs="Times New Roman"/>
            <w:noProof/>
            <w:color w:val="000000" w:themeColor="text1"/>
            <w:szCs w:val="24"/>
          </w:rPr>
          <w:t>Gür Ali et al., 2009</w:t>
        </w:r>
      </w:ins>
      <w:r w:rsidR="0047706C">
        <w:rPr>
          <w:rFonts w:cs="Times New Roman"/>
          <w:noProof/>
          <w:color w:val="000000" w:themeColor="text1"/>
          <w:szCs w:val="24"/>
        </w:rPr>
        <w:fldChar w:fldCharType="end"/>
      </w:r>
      <w:ins w:id="1535" w:author="tao huang" w:date="2017-12-29T15:57:00Z">
        <w:r w:rsidRPr="005A54D1">
          <w:rPr>
            <w:rFonts w:cs="Times New Roman"/>
            <w:noProof/>
            <w:color w:val="000000" w:themeColor="text1"/>
            <w:szCs w:val="24"/>
          </w:rPr>
          <w:t xml:space="preserve">; </w:t>
        </w:r>
      </w:ins>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"_ENREF_38" \o "Huang, 2014 #732" </w:instrText>
      </w:r>
      <w:r w:rsidR="0047706C">
        <w:rPr>
          <w:rFonts w:cs="Times New Roman"/>
          <w:noProof/>
          <w:color w:val="000000" w:themeColor="text1"/>
          <w:szCs w:val="24"/>
        </w:rPr>
      </w:r>
      <w:r w:rsidR="0047706C">
        <w:rPr>
          <w:rFonts w:cs="Times New Roman"/>
          <w:noProof/>
          <w:color w:val="000000" w:themeColor="text1"/>
          <w:szCs w:val="24"/>
        </w:rPr>
        <w:fldChar w:fldCharType="separate"/>
      </w:r>
      <w:ins w:id="1536" w:author="tao huang" w:date="2017-12-29T15:57:00Z">
        <w:r w:rsidR="0047706C" w:rsidRPr="005A54D1">
          <w:rPr>
            <w:rFonts w:cs="Times New Roman"/>
            <w:noProof/>
            <w:color w:val="000000" w:themeColor="text1"/>
            <w:szCs w:val="24"/>
          </w:rPr>
          <w:t>Huang et al., 2014</w:t>
        </w:r>
      </w:ins>
      <w:r w:rsidR="0047706C">
        <w:rPr>
          <w:rFonts w:cs="Times New Roman"/>
          <w:noProof/>
          <w:color w:val="000000" w:themeColor="text1"/>
          <w:szCs w:val="24"/>
        </w:rPr>
        <w:fldChar w:fldCharType="end"/>
      </w:r>
      <w:ins w:id="1537" w:author="tao huang" w:date="2017-12-29T15:57:00Z">
        <w:r w:rsidRPr="005A54D1">
          <w:rPr>
            <w:rFonts w:cs="Times New Roman"/>
            <w:noProof/>
            <w:color w:val="000000" w:themeColor="text1"/>
            <w:szCs w:val="24"/>
          </w:rPr>
          <w:t>)</w:t>
        </w:r>
        <w:r w:rsidRPr="0047706C">
          <w:rPr>
            <w:rFonts w:cs="Times New Roman"/>
            <w:color w:val="000000" w:themeColor="text1"/>
            <w:szCs w:val="24"/>
          </w:rPr>
          <w:fldChar w:fldCharType="end"/>
        </w:r>
        <w:r w:rsidRPr="005A54D1">
          <w:rPr>
            <w:rFonts w:cs="Times New Roman"/>
            <w:color w:val="000000" w:themeColor="text1"/>
            <w:szCs w:val="24"/>
          </w:rPr>
          <w:t>.</w:t>
        </w:r>
      </w:ins>
      <w:ins w:id="1538" w:author="tao huang" w:date="2017-12-29T15:59:00Z">
        <w:r w:rsidRPr="005A54D1">
          <w:rPr>
            <w:rFonts w:cs="Times New Roman"/>
            <w:color w:val="000000" w:themeColor="text1"/>
            <w:szCs w:val="24"/>
          </w:rPr>
          <w:t xml:space="preserve"> </w:t>
        </w:r>
      </w:ins>
    </w:p>
    <w:p w14:paraId="314A9AEC" w14:textId="20337962" w:rsidR="005A54D1" w:rsidRDefault="005A54D1" w:rsidP="005A54D1">
      <w:pPr>
        <w:pStyle w:val="ListParagraph"/>
        <w:numPr>
          <w:ilvl w:val="0"/>
          <w:numId w:val="53"/>
        </w:numPr>
        <w:shd w:val="clear" w:color="auto" w:fill="FFFFFF" w:themeFill="background1"/>
        <w:spacing w:after="0" w:line="360" w:lineRule="auto"/>
        <w:rPr>
          <w:ins w:id="1539" w:author="tao huang" w:date="2017-12-29T15:59:00Z"/>
          <w:rFonts w:cs="Times New Roman"/>
          <w:color w:val="000000" w:themeColor="text1"/>
          <w:szCs w:val="24"/>
        </w:rPr>
      </w:pPr>
      <w:ins w:id="1540" w:author="tao huang" w:date="2017-12-29T15:59:00Z">
        <w:r>
          <w:rPr>
            <w:rFonts w:cs="Times New Roman"/>
            <w:color w:val="000000" w:themeColor="text1"/>
            <w:szCs w:val="24"/>
          </w:rPr>
          <w:lastRenderedPageBreak/>
          <w:t>Models that include competitive information (e.g., ADL-intra) outperform those that only include focal product information</w:t>
        </w:r>
      </w:ins>
      <w:ins w:id="1541" w:author="tao huang" w:date="2018-01-10T18:13:00Z">
        <w:r w:rsidR="0019560B">
          <w:rPr>
            <w:rFonts w:cs="Times New Roman"/>
            <w:color w:val="000000" w:themeColor="text1"/>
            <w:szCs w:val="24"/>
          </w:rPr>
          <w:t xml:space="preserve"> (e.g., ADL-own)</w:t>
        </w:r>
      </w:ins>
      <w:ins w:id="1542" w:author="tao huang" w:date="2017-12-29T15:59:00Z">
        <w:r>
          <w:rPr>
            <w:rFonts w:cs="Times New Roman"/>
            <w:color w:val="000000" w:themeColor="text1"/>
            <w:szCs w:val="24"/>
          </w:rPr>
          <w:t>.</w:t>
        </w:r>
      </w:ins>
    </w:p>
    <w:p w14:paraId="4A0B52D7" w14:textId="3078C23D" w:rsidR="00FB79FF" w:rsidRPr="00A21D5A" w:rsidRDefault="005A54D1" w:rsidP="000B121E">
      <w:pPr>
        <w:pStyle w:val="ListParagraph"/>
        <w:numPr>
          <w:ilvl w:val="0"/>
          <w:numId w:val="53"/>
        </w:numPr>
        <w:shd w:val="clear" w:color="auto" w:fill="FFFFFF" w:themeFill="background1"/>
        <w:spacing w:after="0" w:line="360" w:lineRule="auto"/>
        <w:rPr>
          <w:ins w:id="1543" w:author="tao huang" w:date="2017-12-29T15:53:00Z"/>
          <w:rFonts w:cs="Times New Roman"/>
          <w:color w:val="000000" w:themeColor="text1"/>
          <w:szCs w:val="24"/>
          <w:rPrChange w:id="1544" w:author="tao huang" w:date="2018-01-10T18:15:00Z">
            <w:rPr>
              <w:ins w:id="1545" w:author="tao huang" w:date="2017-12-29T15:53:00Z"/>
            </w:rPr>
          </w:rPrChange>
        </w:rPr>
        <w:pPrChange w:id="1546" w:author="tao huang" w:date="2018-01-10T18:15:00Z">
          <w:pPr>
            <w:shd w:val="clear" w:color="auto" w:fill="FFFFFF" w:themeFill="background1"/>
            <w:spacing w:after="0" w:line="360" w:lineRule="auto"/>
          </w:pPr>
        </w:pPrChange>
      </w:pPr>
      <w:ins w:id="1547" w:author="tao huang" w:date="2017-12-29T15:59:00Z">
        <w:r>
          <w:rPr>
            <w:rFonts w:cs="Times New Roman"/>
            <w:color w:val="000000" w:themeColor="text1"/>
            <w:szCs w:val="24"/>
          </w:rPr>
          <w:t xml:space="preserve">Models that include the possibility of structural breaks </w:t>
        </w:r>
      </w:ins>
      <w:ins w:id="1548" w:author="tao huang" w:date="2017-12-29T16:02:00Z">
        <w:r w:rsidR="000401D6">
          <w:rPr>
            <w:rFonts w:cs="Times New Roman"/>
            <w:color w:val="000000" w:themeColor="text1"/>
            <w:szCs w:val="24"/>
          </w:rPr>
          <w:t xml:space="preserve">generally </w:t>
        </w:r>
      </w:ins>
      <w:ins w:id="1549" w:author="tao huang" w:date="2017-12-29T15:59:00Z">
        <w:r>
          <w:rPr>
            <w:rFonts w:cs="Times New Roman"/>
            <w:color w:val="000000" w:themeColor="text1"/>
            <w:szCs w:val="24"/>
          </w:rPr>
          <w:t>outperform those that neglect the possibility.</w:t>
        </w:r>
        <w:r w:rsidRPr="005A54D1">
          <w:rPr>
            <w:rFonts w:cs="Times New Roman"/>
            <w:color w:val="000000" w:themeColor="text1"/>
            <w:szCs w:val="24"/>
          </w:rPr>
          <w:t xml:space="preserve"> </w:t>
        </w:r>
        <w:r>
          <w:rPr>
            <w:rFonts w:cs="Times New Roman"/>
            <w:color w:val="000000" w:themeColor="text1"/>
            <w:szCs w:val="24"/>
          </w:rPr>
          <w:t>The only exception is, f</w:t>
        </w:r>
        <w:r w:rsidRPr="005A54D1">
          <w:rPr>
            <w:rFonts w:cs="Times New Roman"/>
            <w:color w:val="000000" w:themeColor="text1"/>
            <w:szCs w:val="24"/>
          </w:rPr>
          <w:t>or the promoted periods</w:t>
        </w:r>
        <w:r>
          <w:rPr>
            <w:rFonts w:cs="Times New Roman"/>
            <w:color w:val="000000" w:themeColor="text1"/>
            <w:szCs w:val="24"/>
          </w:rPr>
          <w:t xml:space="preserve">, </w:t>
        </w:r>
        <w:r w:rsidRPr="005A54D1">
          <w:rPr>
            <w:rFonts w:cs="Times New Roman"/>
            <w:color w:val="000000" w:themeColor="text1"/>
            <w:szCs w:val="24"/>
          </w:rPr>
          <w:t xml:space="preserve">the </w:t>
        </w:r>
      </w:ins>
      <w:ins w:id="1550" w:author="tao huang" w:date="2017-12-29T16:01:00Z">
        <w:r w:rsidR="000401D6">
          <w:rPr>
            <w:rFonts w:cs="Times New Roman"/>
            <w:color w:val="000000" w:themeColor="text1"/>
            <w:szCs w:val="24"/>
          </w:rPr>
          <w:t>models which integrate intercept corrections do not</w:t>
        </w:r>
      </w:ins>
      <w:ins w:id="1551" w:author="tao huang" w:date="2017-12-29T15:59:00Z">
        <w:r w:rsidRPr="005A54D1">
          <w:rPr>
            <w:rFonts w:cs="Times New Roman"/>
            <w:color w:val="000000" w:themeColor="text1"/>
            <w:szCs w:val="24"/>
          </w:rPr>
          <w:t xml:space="preserve"> </w:t>
        </w:r>
      </w:ins>
      <w:ins w:id="1552" w:author="tao huang" w:date="2017-12-29T16:01:00Z">
        <w:r w:rsidR="000401D6">
          <w:rPr>
            <w:rFonts w:cs="Times New Roman"/>
            <w:color w:val="000000" w:themeColor="text1"/>
            <w:szCs w:val="24"/>
          </w:rPr>
          <w:t xml:space="preserve">effectively </w:t>
        </w:r>
      </w:ins>
      <w:ins w:id="1553" w:author="tao huang" w:date="2017-12-29T15:59:00Z">
        <w:r w:rsidRPr="005A54D1">
          <w:rPr>
            <w:rFonts w:cs="Times New Roman"/>
            <w:color w:val="000000" w:themeColor="text1"/>
            <w:szCs w:val="24"/>
          </w:rPr>
          <w:t>outperform their counterparts</w:t>
        </w:r>
      </w:ins>
      <w:ins w:id="1554" w:author="tao huang" w:date="2018-01-10T18:14:00Z">
        <w:r w:rsidR="00113472">
          <w:rPr>
            <w:rFonts w:cs="Times New Roman"/>
            <w:color w:val="000000" w:themeColor="text1"/>
            <w:szCs w:val="24"/>
          </w:rPr>
          <w:t xml:space="preserve">. </w:t>
        </w:r>
      </w:ins>
      <w:ins w:id="1555" w:author="tao huang" w:date="2017-12-29T15:59:00Z">
        <w:r w:rsidRPr="005A54D1">
          <w:rPr>
            <w:rFonts w:cs="Times New Roman"/>
            <w:color w:val="000000" w:themeColor="text1"/>
            <w:szCs w:val="24"/>
          </w:rPr>
          <w:t>This may be due to the high volumes and high variations of the product sales when the focal product is being promoted which submerge the value of the bias correction, a point we return to later.</w:t>
        </w:r>
      </w:ins>
    </w:p>
    <w:p w14:paraId="778D5DDF" w14:textId="6A40DD1C" w:rsidR="00562BFA" w:rsidDel="00FB79FF" w:rsidRDefault="004617F2">
      <w:pPr>
        <w:shd w:val="clear" w:color="auto" w:fill="FFFFFF" w:themeFill="background1"/>
        <w:spacing w:after="0" w:line="360" w:lineRule="auto"/>
        <w:rPr>
          <w:ins w:id="1556" w:author="Fildes, Robert" w:date="2017-12-12T15:48:00Z"/>
          <w:del w:id="1557" w:author="tao huang" w:date="2017-12-29T15:47:00Z"/>
          <w:rFonts w:cs="Times New Roman"/>
          <w:color w:val="000000" w:themeColor="text1"/>
          <w:szCs w:val="24"/>
        </w:rPr>
      </w:pPr>
      <w:del w:id="1558" w:author="tao huang" w:date="2017-12-29T15:57:00Z">
        <w:r w:rsidRPr="000B121E" w:rsidDel="005A54D1">
          <w:rPr>
            <w:rFonts w:cs="Times New Roman"/>
            <w:color w:val="000000" w:themeColor="text1"/>
            <w:szCs w:val="24"/>
          </w:rPr>
          <w:delText>For the non-promoted period, the Base-lift method genera</w:delText>
        </w:r>
      </w:del>
      <w:del w:id="1559" w:author="tao huang" w:date="2017-12-29T15:46:00Z">
        <w:r w:rsidRPr="000B121E" w:rsidDel="005A2FA0">
          <w:rPr>
            <w:rFonts w:cs="Times New Roman"/>
            <w:color w:val="000000" w:themeColor="text1"/>
            <w:szCs w:val="24"/>
          </w:rPr>
          <w:delText xml:space="preserve">lly has the worst performance </w:delText>
        </w:r>
      </w:del>
      <w:del w:id="1560" w:author="tao huang" w:date="2017-12-29T15:57:00Z">
        <w:r w:rsidRPr="000B121E" w:rsidDel="005A54D1">
          <w:rPr>
            <w:rFonts w:cs="Times New Roman"/>
            <w:color w:val="000000" w:themeColor="text1"/>
            <w:szCs w:val="24"/>
          </w:rPr>
          <w:delText xml:space="preserve">except for the </w:delText>
        </w:r>
        <w:r w:rsidRPr="003160EA" w:rsidDel="005A54D1">
          <w:rPr>
            <w:rFonts w:cs="Times New Roman"/>
            <w:color w:val="000000" w:themeColor="text1"/>
            <w:szCs w:val="24"/>
          </w:rPr>
          <w:delText>MASE</w:delText>
        </w:r>
        <w:r w:rsidRPr="000B121E" w:rsidDel="005A54D1">
          <w:rPr>
            <w:rFonts w:cs="Times New Roman"/>
            <w:color w:val="000000" w:themeColor="text1"/>
            <w:szCs w:val="24"/>
          </w:rPr>
          <w:delText xml:space="preserve"> and the </w:delText>
        </w:r>
        <w:r w:rsidRPr="003160EA" w:rsidDel="005A54D1">
          <w:rPr>
            <w:rFonts w:eastAsia="Times New Roman" w:cs="Times New Roman"/>
            <w:bCs/>
            <w:color w:val="000000" w:themeColor="text1"/>
            <w:szCs w:val="24"/>
          </w:rPr>
          <w:delText>AvgRelMAE</w:delText>
        </w:r>
        <w:r w:rsidRPr="000B121E" w:rsidDel="005A54D1">
          <w:rPr>
            <w:rFonts w:eastAsia="Times New Roman" w:cs="Times New Roman"/>
            <w:bCs/>
            <w:color w:val="000000" w:themeColor="text1"/>
            <w:szCs w:val="24"/>
          </w:rPr>
          <w:delText xml:space="preserve"> when the forecast horizon is </w:delText>
        </w:r>
        <w:r w:rsidRPr="003160EA" w:rsidDel="005A54D1">
          <w:rPr>
            <w:rFonts w:eastAsia="Times New Roman" w:cs="Times New Roman"/>
            <w:bCs/>
            <w:color w:val="000000" w:themeColor="text1"/>
            <w:szCs w:val="24"/>
            <w:highlight w:val="yellow"/>
            <w:rPrChange w:id="1561" w:author="tao huang" w:date="2017-12-29T15:41:00Z">
              <w:rPr>
                <w:rFonts w:eastAsia="Times New Roman" w:cs="Times New Roman"/>
                <w:bCs/>
                <w:color w:val="000000" w:themeColor="text1"/>
                <w:szCs w:val="24"/>
              </w:rPr>
            </w:rPrChange>
          </w:rPr>
          <w:delText xml:space="preserve">short (e.g., when </w:delText>
        </w:r>
      </w:del>
      <w:del w:id="1562" w:author="tao huang" w:date="2017-12-29T15:42:00Z">
        <w:r w:rsidRPr="000B3146" w:rsidDel="001F3899">
          <w:rPr>
            <w:rFonts w:eastAsia="Times New Roman" w:cs="Times New Roman"/>
            <w:bCs/>
            <w:i/>
            <w:color w:val="000000" w:themeColor="text1"/>
            <w:szCs w:val="24"/>
            <w:highlight w:val="yellow"/>
            <w:rPrChange w:id="1563" w:author="tao huang" w:date="2017-12-29T15:43:00Z">
              <w:rPr>
                <w:rFonts w:eastAsia="Times New Roman" w:cs="Times New Roman"/>
                <w:bCs/>
                <w:color w:val="000000" w:themeColor="text1"/>
                <w:szCs w:val="24"/>
              </w:rPr>
            </w:rPrChange>
          </w:rPr>
          <w:delText>h</w:delText>
        </w:r>
      </w:del>
      <w:del w:id="1564" w:author="tao huang" w:date="2017-12-29T15:57:00Z">
        <w:r w:rsidRPr="003160EA" w:rsidDel="005A54D1">
          <w:rPr>
            <w:rFonts w:eastAsia="Times New Roman" w:cs="Times New Roman"/>
            <w:bCs/>
            <w:color w:val="000000" w:themeColor="text1"/>
            <w:szCs w:val="24"/>
            <w:highlight w:val="yellow"/>
            <w:rPrChange w:id="1565" w:author="tao huang" w:date="2017-12-29T15:41:00Z">
              <w:rPr>
                <w:rFonts w:eastAsia="Times New Roman" w:cs="Times New Roman"/>
                <w:bCs/>
                <w:color w:val="000000" w:themeColor="text1"/>
                <w:szCs w:val="24"/>
              </w:rPr>
            </w:rPrChange>
          </w:rPr>
          <w:delText xml:space="preserve">=1 and </w:delText>
        </w:r>
      </w:del>
      <w:del w:id="1566" w:author="tao huang" w:date="2017-12-29T15:43:00Z">
        <w:r w:rsidRPr="000B3146" w:rsidDel="000B3146">
          <w:rPr>
            <w:rFonts w:eastAsia="Times New Roman" w:cs="Times New Roman"/>
            <w:bCs/>
            <w:i/>
            <w:color w:val="000000" w:themeColor="text1"/>
            <w:szCs w:val="24"/>
            <w:highlight w:val="yellow"/>
            <w:rPrChange w:id="1567" w:author="tao huang" w:date="2017-12-29T15:43:00Z">
              <w:rPr>
                <w:rFonts w:eastAsia="Times New Roman" w:cs="Times New Roman"/>
                <w:bCs/>
                <w:color w:val="000000" w:themeColor="text1"/>
                <w:szCs w:val="24"/>
              </w:rPr>
            </w:rPrChange>
          </w:rPr>
          <w:delText>h</w:delText>
        </w:r>
      </w:del>
      <w:del w:id="1568" w:author="tao huang" w:date="2017-12-29T15:57:00Z">
        <w:r w:rsidRPr="003160EA" w:rsidDel="005A54D1">
          <w:rPr>
            <w:rFonts w:eastAsia="Times New Roman" w:cs="Times New Roman"/>
            <w:bCs/>
            <w:color w:val="000000" w:themeColor="text1"/>
            <w:szCs w:val="24"/>
            <w:highlight w:val="yellow"/>
            <w:rPrChange w:id="1569" w:author="tao huang" w:date="2017-12-29T15:41:00Z">
              <w:rPr>
                <w:rFonts w:eastAsia="Times New Roman" w:cs="Times New Roman"/>
                <w:bCs/>
                <w:color w:val="000000" w:themeColor="text1"/>
                <w:szCs w:val="24"/>
              </w:rPr>
            </w:rPrChange>
          </w:rPr>
          <w:delText>=4)</w:delText>
        </w:r>
        <w:r w:rsidRPr="003160EA" w:rsidDel="005A54D1">
          <w:rPr>
            <w:rFonts w:cs="Times New Roman"/>
            <w:color w:val="000000" w:themeColor="text1"/>
            <w:szCs w:val="24"/>
            <w:highlight w:val="yellow"/>
            <w:rPrChange w:id="1570" w:author="tao huang" w:date="2017-12-29T15:41:00Z">
              <w:rPr>
                <w:rFonts w:cs="Times New Roman"/>
                <w:color w:val="000000" w:themeColor="text1"/>
                <w:szCs w:val="24"/>
              </w:rPr>
            </w:rPrChange>
          </w:rPr>
          <w:delText>.</w:delText>
        </w:r>
        <w:r w:rsidRPr="000B121E" w:rsidDel="005A54D1">
          <w:rPr>
            <w:rFonts w:cs="Times New Roman"/>
            <w:color w:val="000000" w:themeColor="text1"/>
            <w:szCs w:val="24"/>
          </w:rPr>
          <w:delText xml:space="preserve"> This indicates that the simple models can be difficult to beat when the focal product is not being promoted and the product sales are compara</w:delText>
        </w:r>
      </w:del>
      <w:ins w:id="1571" w:author="Fildes, Robert" w:date="2017-12-12T15:47:00Z">
        <w:del w:id="1572" w:author="tao huang" w:date="2017-12-29T15:57:00Z">
          <w:r w:rsidR="00562BFA" w:rsidDel="005A54D1">
            <w:rPr>
              <w:rFonts w:cs="Times New Roman"/>
              <w:color w:val="000000" w:themeColor="text1"/>
              <w:szCs w:val="24"/>
            </w:rPr>
            <w:delText>tivel</w:delText>
          </w:r>
        </w:del>
      </w:ins>
      <w:del w:id="1573" w:author="tao huang" w:date="2017-12-29T15:57:00Z">
        <w:r w:rsidRPr="000B121E" w:rsidDel="005A54D1">
          <w:rPr>
            <w:rFonts w:cs="Times New Roman"/>
            <w:color w:val="000000" w:themeColor="text1"/>
            <w:szCs w:val="24"/>
          </w:rPr>
          <w:delText xml:space="preserve">bly stable </w:delText>
        </w:r>
        <w:r w:rsidRPr="000B121E" w:rsidDel="005A54D1">
          <w:rPr>
            <w:rFonts w:cs="Times New Roman"/>
            <w:color w:val="000000" w:themeColor="text1"/>
            <w:szCs w:val="24"/>
          </w:rPr>
          <w:fldChar w:fldCharType="begin"/>
        </w:r>
      </w:del>
      <w:r w:rsidR="0047706C">
        <w:rPr>
          <w:rFonts w:cs="Times New Roman"/>
          <w:color w:val="000000" w:themeColor="text1"/>
          <w:szCs w:val="24"/>
        </w:rPr>
        <w:instrText xml:space="preserve"> ADDIN EN.CITE &lt;EndNote&gt;&lt;Cite&gt;&lt;Author&gt;Gür Ali&lt;/Author&gt;&lt;Year&gt;2009&lt;/Year&gt;&lt;RecNum&gt;715&lt;/RecNum&gt;&lt;DisplayText&gt;(Gür Ali et al., 2009; Huang et al., 2014)&lt;/DisplayText&gt;&lt;record&gt;&lt;rec-number&gt;715&lt;/rec-number&gt;&lt;foreign-keys&gt;&lt;key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Cite&gt;&lt;Author&gt;Huang&lt;/Author&gt;&lt;Year&gt;2014&lt;/Year&gt;&lt;RecNum&gt;732&lt;/RecNum&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information&lt;/keyword&gt;&lt;/keywords&gt;&lt;dates&gt;&lt;year&gt;2014&lt;/year&gt;&lt;pub-dates&gt;&lt;date&gt;9/1/&lt;/date&gt;&lt;/pub-dates&gt;&lt;/dates&gt;&lt;isbn&gt;0377-2217&lt;/isbn&gt;&lt;urls&gt;&lt;/urls&gt;&lt;/record&gt;&lt;/Cite&gt;&lt;/EndNote&gt;</w:instrText>
      </w:r>
      <w:del w:id="1574" w:author="tao huang" w:date="2017-12-29T15:57:00Z">
        <w:r w:rsidRPr="000B121E" w:rsidDel="005A54D1">
          <w:rPr>
            <w:rFonts w:cs="Times New Roman"/>
            <w:color w:val="000000" w:themeColor="text1"/>
            <w:szCs w:val="24"/>
          </w:rPr>
          <w:fldChar w:fldCharType="separate"/>
        </w:r>
        <w:r w:rsidR="006351B1" w:rsidRPr="000B121E" w:rsidDel="005A54D1">
          <w:rPr>
            <w:rFonts w:cs="Times New Roman"/>
            <w:noProof/>
            <w:color w:val="000000" w:themeColor="text1"/>
            <w:szCs w:val="24"/>
          </w:rPr>
          <w:delText>(</w:delText>
        </w:r>
      </w:del>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"_ENREF_37" \o "Gür Ali, 2009 #715" </w:instrText>
      </w:r>
      <w:r w:rsidR="0047706C">
        <w:rPr>
          <w:rFonts w:cs="Times New Roman"/>
          <w:noProof/>
          <w:color w:val="000000" w:themeColor="text1"/>
          <w:szCs w:val="24"/>
        </w:rPr>
      </w:r>
      <w:r w:rsidR="0047706C">
        <w:rPr>
          <w:rFonts w:cs="Times New Roman"/>
          <w:noProof/>
          <w:color w:val="000000" w:themeColor="text1"/>
          <w:szCs w:val="24"/>
        </w:rPr>
        <w:fldChar w:fldCharType="separate"/>
      </w:r>
      <w:del w:id="1575" w:author="tao huang" w:date="2017-12-29T15:57:00Z">
        <w:r w:rsidR="0047706C" w:rsidRPr="000B121E" w:rsidDel="005A54D1">
          <w:rPr>
            <w:rFonts w:cs="Times New Roman"/>
            <w:noProof/>
            <w:color w:val="000000" w:themeColor="text1"/>
            <w:szCs w:val="24"/>
          </w:rPr>
          <w:delText>Gür Ali et al., 2009</w:delText>
        </w:r>
      </w:del>
      <w:r w:rsidR="0047706C">
        <w:rPr>
          <w:rFonts w:cs="Times New Roman"/>
          <w:noProof/>
          <w:color w:val="000000" w:themeColor="text1"/>
          <w:szCs w:val="24"/>
        </w:rPr>
        <w:fldChar w:fldCharType="end"/>
      </w:r>
      <w:del w:id="1576" w:author="tao huang" w:date="2017-12-29T15:57:00Z">
        <w:r w:rsidR="006351B1" w:rsidRPr="000B121E" w:rsidDel="005A54D1">
          <w:rPr>
            <w:rFonts w:cs="Times New Roman"/>
            <w:noProof/>
            <w:color w:val="000000" w:themeColor="text1"/>
            <w:szCs w:val="24"/>
          </w:rPr>
          <w:delText xml:space="preserve">; </w:delText>
        </w:r>
      </w:del>
      <w:r w:rsidR="0047706C">
        <w:rPr>
          <w:rFonts w:cs="Times New Roman"/>
          <w:noProof/>
          <w:color w:val="000000" w:themeColor="text1"/>
          <w:szCs w:val="24"/>
        </w:rPr>
        <w:fldChar w:fldCharType="begin"/>
      </w:r>
      <w:r w:rsidR="0047706C">
        <w:rPr>
          <w:rFonts w:cs="Times New Roman"/>
          <w:noProof/>
          <w:color w:val="000000" w:themeColor="text1"/>
          <w:szCs w:val="24"/>
        </w:rPr>
        <w:instrText xml:space="preserve"> HYPERLINK \l "_ENREF_41" \o "Huang, 2014 #732" </w:instrText>
      </w:r>
      <w:r w:rsidR="0047706C">
        <w:rPr>
          <w:rFonts w:cs="Times New Roman"/>
          <w:noProof/>
          <w:color w:val="000000" w:themeColor="text1"/>
          <w:szCs w:val="24"/>
        </w:rPr>
      </w:r>
      <w:r w:rsidR="0047706C">
        <w:rPr>
          <w:rFonts w:cs="Times New Roman"/>
          <w:noProof/>
          <w:color w:val="000000" w:themeColor="text1"/>
          <w:szCs w:val="24"/>
        </w:rPr>
        <w:fldChar w:fldCharType="separate"/>
      </w:r>
      <w:del w:id="1577" w:author="tao huang" w:date="2017-12-29T15:57:00Z">
        <w:r w:rsidR="0047706C" w:rsidRPr="000B121E" w:rsidDel="005A54D1">
          <w:rPr>
            <w:rFonts w:cs="Times New Roman"/>
            <w:noProof/>
            <w:color w:val="000000" w:themeColor="text1"/>
            <w:szCs w:val="24"/>
          </w:rPr>
          <w:delText>Huang et al., 2014</w:delText>
        </w:r>
      </w:del>
      <w:r w:rsidR="0047706C">
        <w:rPr>
          <w:rFonts w:cs="Times New Roman"/>
          <w:noProof/>
          <w:color w:val="000000" w:themeColor="text1"/>
          <w:szCs w:val="24"/>
        </w:rPr>
        <w:fldChar w:fldCharType="end"/>
      </w:r>
      <w:del w:id="1578" w:author="tao huang" w:date="2017-12-29T15:57:00Z">
        <w:r w:rsidR="006351B1" w:rsidRPr="000B121E" w:rsidDel="005A54D1">
          <w:rPr>
            <w:rFonts w:cs="Times New Roman"/>
            <w:noProof/>
            <w:color w:val="000000" w:themeColor="text1"/>
            <w:szCs w:val="24"/>
          </w:rPr>
          <w:delText>)</w:delText>
        </w:r>
        <w:r w:rsidRPr="000B121E" w:rsidDel="005A54D1">
          <w:rPr>
            <w:rFonts w:cs="Times New Roman"/>
            <w:color w:val="000000" w:themeColor="text1"/>
            <w:szCs w:val="24"/>
          </w:rPr>
          <w:fldChar w:fldCharType="end"/>
        </w:r>
        <w:r w:rsidRPr="000B121E" w:rsidDel="005A54D1">
          <w:rPr>
            <w:rFonts w:cs="Times New Roman"/>
            <w:color w:val="000000" w:themeColor="text1"/>
            <w:szCs w:val="24"/>
          </w:rPr>
          <w:delText>. The ADL-</w:delText>
        </w:r>
        <w:r w:rsidRPr="009C2B30" w:rsidDel="005A54D1">
          <w:rPr>
            <w:rFonts w:cs="Times New Roman"/>
            <w:noProof/>
            <w:color w:val="000000" w:themeColor="text1"/>
            <w:szCs w:val="24"/>
          </w:rPr>
          <w:delText>intra</w:delText>
        </w:r>
        <w:r w:rsidRPr="000B121E" w:rsidDel="005A54D1">
          <w:rPr>
            <w:rFonts w:cs="Times New Roman"/>
            <w:color w:val="000000" w:themeColor="text1"/>
            <w:szCs w:val="24"/>
          </w:rPr>
          <w:delText xml:space="preserve"> model generates more accurate forecasts compared to the ADL-own model. </w:delText>
        </w:r>
      </w:del>
    </w:p>
    <w:p w14:paraId="5659117D" w14:textId="099D2FD0" w:rsidR="00562BFA" w:rsidDel="005A54D1" w:rsidRDefault="00562BFA">
      <w:pPr>
        <w:shd w:val="clear" w:color="auto" w:fill="FFFFFF" w:themeFill="background1"/>
        <w:spacing w:after="0" w:line="360" w:lineRule="auto"/>
        <w:rPr>
          <w:ins w:id="1579" w:author="Fildes, Robert" w:date="2017-12-12T15:48:00Z"/>
          <w:del w:id="1580" w:author="tao huang" w:date="2017-12-29T15:57:00Z"/>
          <w:rFonts w:cs="Times New Roman"/>
          <w:color w:val="000000" w:themeColor="text1"/>
          <w:szCs w:val="24"/>
        </w:rPr>
      </w:pPr>
      <w:ins w:id="1581" w:author="Fildes, Robert" w:date="2017-12-12T15:48:00Z">
        <w:del w:id="1582" w:author="tao huang" w:date="2017-12-29T15:57:00Z">
          <w:r w:rsidDel="005A54D1">
            <w:rPr>
              <w:rFonts w:cs="Times New Roman"/>
              <w:color w:val="000000" w:themeColor="text1"/>
              <w:szCs w:val="24"/>
            </w:rPr>
            <w:delText>Of the many detailed comparisons possible</w:delText>
          </w:r>
        </w:del>
      </w:ins>
      <w:ins w:id="1583" w:author="Soopramanien, Didier" w:date="2017-12-29T18:04:00Z">
        <w:del w:id="1584" w:author="tao huang" w:date="2017-12-29T15:57:00Z">
          <w:r w:rsidR="00251763" w:rsidDel="005A54D1">
            <w:rPr>
              <w:rFonts w:cs="Times New Roman"/>
              <w:color w:val="000000" w:themeColor="text1"/>
              <w:szCs w:val="24"/>
            </w:rPr>
            <w:delText>,</w:delText>
          </w:r>
        </w:del>
      </w:ins>
      <w:ins w:id="1585" w:author="Fildes, Robert" w:date="2017-12-12T15:48:00Z">
        <w:del w:id="1586" w:author="tao huang" w:date="2017-12-29T15:57:00Z">
          <w:r w:rsidDel="005A54D1">
            <w:rPr>
              <w:rFonts w:cs="Times New Roman"/>
              <w:color w:val="000000" w:themeColor="text1"/>
              <w:szCs w:val="24"/>
            </w:rPr>
            <w:delText xml:space="preserve"> the following seem particularly important:</w:delText>
          </w:r>
        </w:del>
      </w:ins>
    </w:p>
    <w:p w14:paraId="3B8EEE4C" w14:textId="740F0D54" w:rsidR="00EF6884" w:rsidDel="005A54D1" w:rsidRDefault="00562BFA">
      <w:pPr>
        <w:shd w:val="clear" w:color="auto" w:fill="FFFFFF" w:themeFill="background1"/>
        <w:spacing w:after="0" w:line="360" w:lineRule="auto"/>
        <w:rPr>
          <w:ins w:id="1587" w:author="Fildes, Robert" w:date="2017-12-12T15:49:00Z"/>
          <w:del w:id="1588" w:author="tao huang" w:date="2017-12-29T15:57:00Z"/>
          <w:rFonts w:cs="Times New Roman"/>
          <w:color w:val="000000" w:themeColor="text1"/>
          <w:szCs w:val="24"/>
        </w:rPr>
      </w:pPr>
      <w:ins w:id="1589" w:author="Fildes, Robert" w:date="2017-12-12T15:48:00Z">
        <w:del w:id="1590" w:author="tao huang" w:date="2017-12-29T15:57:00Z">
          <w:r w:rsidDel="005A54D1">
            <w:rPr>
              <w:rFonts w:cs="Times New Roman"/>
              <w:color w:val="000000" w:themeColor="text1"/>
              <w:szCs w:val="24"/>
            </w:rPr>
            <w:delText xml:space="preserve">Models that include competitive information (ADL-intra) </w:delText>
          </w:r>
        </w:del>
      </w:ins>
      <w:ins w:id="1591" w:author="Fildes, Robert" w:date="2017-12-12T15:49:00Z">
        <w:del w:id="1592" w:author="tao huang" w:date="2017-12-29T15:57:00Z">
          <w:r w:rsidDel="005A54D1">
            <w:rPr>
              <w:rFonts w:cs="Times New Roman"/>
              <w:color w:val="000000" w:themeColor="text1"/>
              <w:szCs w:val="24"/>
            </w:rPr>
            <w:delText>outperform those that onl</w:delText>
          </w:r>
          <w:r w:rsidR="00EF6884" w:rsidDel="005A54D1">
            <w:rPr>
              <w:rFonts w:cs="Times New Roman"/>
              <w:color w:val="000000" w:themeColor="text1"/>
              <w:szCs w:val="24"/>
            </w:rPr>
            <w:delText>y include focal product information</w:delText>
          </w:r>
        </w:del>
      </w:ins>
    </w:p>
    <w:p w14:paraId="151B7867" w14:textId="5F690F37" w:rsidR="00EF6884" w:rsidDel="005A54D1" w:rsidRDefault="00EF6884">
      <w:pPr>
        <w:shd w:val="clear" w:color="auto" w:fill="FFFFFF" w:themeFill="background1"/>
        <w:spacing w:after="0" w:line="360" w:lineRule="auto"/>
        <w:rPr>
          <w:ins w:id="1593" w:author="Fildes, Robert" w:date="2017-12-12T15:52:00Z"/>
          <w:del w:id="1594" w:author="tao huang" w:date="2017-12-29T15:57:00Z"/>
          <w:rFonts w:cs="Times New Roman"/>
          <w:color w:val="000000" w:themeColor="text1"/>
          <w:szCs w:val="24"/>
        </w:rPr>
      </w:pPr>
      <w:ins w:id="1595" w:author="Fildes, Robert" w:date="2017-12-12T15:49:00Z">
        <w:del w:id="1596" w:author="tao huang" w:date="2017-12-29T15:57:00Z">
          <w:r w:rsidDel="005A54D1">
            <w:rPr>
              <w:rFonts w:cs="Times New Roman"/>
              <w:color w:val="000000" w:themeColor="text1"/>
              <w:szCs w:val="24"/>
            </w:rPr>
            <w:delText>Models that include the possibility of structural breaks outperform those that neglect the possibility</w:delText>
          </w:r>
        </w:del>
      </w:ins>
    </w:p>
    <w:p w14:paraId="465EA0EB" w14:textId="1D05B575" w:rsidR="00EF6884" w:rsidDel="005A54D1" w:rsidRDefault="00EF6884">
      <w:pPr>
        <w:shd w:val="clear" w:color="auto" w:fill="FFFFFF" w:themeFill="background1"/>
        <w:spacing w:after="0" w:line="360" w:lineRule="auto"/>
        <w:rPr>
          <w:ins w:id="1597" w:author="Fildes, Robert" w:date="2017-12-12T15:49:00Z"/>
          <w:del w:id="1598" w:author="tao huang" w:date="2017-12-29T15:57:00Z"/>
          <w:rFonts w:cs="Times New Roman"/>
          <w:color w:val="000000" w:themeColor="text1"/>
          <w:szCs w:val="24"/>
        </w:rPr>
      </w:pPr>
      <w:moveToRangeStart w:id="1599" w:author="Fildes, Robert" w:date="2017-12-12T15:52:00Z" w:name="move500857251"/>
      <w:moveTo w:id="1600" w:author="Fildes, Robert" w:date="2017-12-12T15:52:00Z">
        <w:del w:id="1601" w:author="tao huang" w:date="2017-12-29T15:57:00Z">
          <w:r w:rsidRPr="00B464C4" w:rsidDel="005A54D1">
            <w:rPr>
              <w:rFonts w:cs="Times New Roman"/>
              <w:color w:val="000000" w:themeColor="text1"/>
              <w:szCs w:val="24"/>
            </w:rPr>
            <w:delText xml:space="preserve">For the </w:delText>
          </w:r>
          <w:r w:rsidRPr="00B464C4" w:rsidDel="005A54D1">
            <w:rPr>
              <w:rFonts w:eastAsia="DengXian" w:cs="Times New Roman"/>
              <w:color w:val="000000" w:themeColor="text1"/>
              <w:szCs w:val="24"/>
            </w:rPr>
            <w:delText xml:space="preserve">promoted forecast period, </w:delText>
          </w:r>
          <w:r w:rsidRPr="00B464C4" w:rsidDel="005A54D1">
            <w:rPr>
              <w:rFonts w:cs="Times New Roman"/>
              <w:color w:val="000000" w:themeColor="text1"/>
              <w:szCs w:val="24"/>
            </w:rPr>
            <w:delText>the Base-lift method generates the least accurate forecasts.</w:delText>
          </w:r>
        </w:del>
      </w:moveTo>
      <w:moveToRangeEnd w:id="1599"/>
    </w:p>
    <w:p w14:paraId="26C75014" w14:textId="13D190A1" w:rsidR="004617F2" w:rsidRPr="00EF6884" w:rsidDel="005A54D1" w:rsidRDefault="00EF6884">
      <w:pPr>
        <w:shd w:val="clear" w:color="auto" w:fill="FFFFFF" w:themeFill="background1"/>
        <w:spacing w:after="0" w:line="360" w:lineRule="auto"/>
        <w:rPr>
          <w:del w:id="1602" w:author="tao huang" w:date="2017-12-29T15:57:00Z"/>
          <w:rFonts w:cs="Times New Roman"/>
          <w:color w:val="000000" w:themeColor="text1"/>
          <w:szCs w:val="24"/>
          <w:rPrChange w:id="1603" w:author="Fildes, Robert" w:date="2017-12-12T15:50:00Z">
            <w:rPr>
              <w:del w:id="1604" w:author="tao huang" w:date="2017-12-29T15:57:00Z"/>
            </w:rPr>
          </w:rPrChange>
        </w:rPr>
      </w:pPr>
      <w:ins w:id="1605" w:author="Fildes, Robert" w:date="2017-12-12T15:50:00Z">
        <w:del w:id="1606" w:author="tao huang" w:date="2017-12-29T15:57:00Z">
          <w:r w:rsidDel="005A54D1">
            <w:rPr>
              <w:rFonts w:cs="Times New Roman"/>
              <w:color w:val="000000" w:themeColor="text1"/>
              <w:szCs w:val="24"/>
            </w:rPr>
            <w:delText>In more detail, t</w:delText>
          </w:r>
        </w:del>
      </w:ins>
      <w:del w:id="1607" w:author="tao huang" w:date="2017-12-29T15:57:00Z">
        <w:r w:rsidR="004617F2" w:rsidRPr="00EF6884" w:rsidDel="005A54D1">
          <w:rPr>
            <w:rFonts w:cs="Times New Roman"/>
            <w:color w:val="000000" w:themeColor="text1"/>
            <w:szCs w:val="24"/>
            <w:rPrChange w:id="1608" w:author="Fildes, Robert" w:date="2017-12-12T15:50:00Z">
              <w:rPr/>
            </w:rPrChange>
          </w:rPr>
          <w:delText>The ADL-own-EWC model and the ADL-own-IC model both outperform the ADL-own model. The ADL-</w:delText>
        </w:r>
        <w:r w:rsidR="004617F2" w:rsidRPr="00EF6884" w:rsidDel="005A54D1">
          <w:rPr>
            <w:rFonts w:cs="Times New Roman"/>
            <w:noProof/>
            <w:color w:val="000000" w:themeColor="text1"/>
            <w:szCs w:val="24"/>
            <w:rPrChange w:id="1609" w:author="Fildes, Robert" w:date="2017-12-12T15:50:00Z">
              <w:rPr>
                <w:noProof/>
              </w:rPr>
            </w:rPrChange>
          </w:rPr>
          <w:delText>intra</w:delText>
        </w:r>
        <w:r w:rsidR="004617F2" w:rsidRPr="00EF6884" w:rsidDel="005A54D1">
          <w:rPr>
            <w:rFonts w:cs="Times New Roman"/>
            <w:color w:val="000000" w:themeColor="text1"/>
            <w:szCs w:val="24"/>
            <w:rPrChange w:id="1610" w:author="Fildes, Robert" w:date="2017-12-12T15:50:00Z">
              <w:rPr/>
            </w:rPrChange>
          </w:rPr>
          <w:delText>-EWC model and the ADL-intra-IC model both outperform the ADL-</w:delText>
        </w:r>
        <w:r w:rsidR="004617F2" w:rsidRPr="00EF6884" w:rsidDel="005A54D1">
          <w:rPr>
            <w:rFonts w:cs="Times New Roman"/>
            <w:noProof/>
            <w:color w:val="000000" w:themeColor="text1"/>
            <w:szCs w:val="24"/>
            <w:rPrChange w:id="1611" w:author="Fildes, Robert" w:date="2017-12-12T15:50:00Z">
              <w:rPr>
                <w:noProof/>
              </w:rPr>
            </w:rPrChange>
          </w:rPr>
          <w:delText>intra</w:delText>
        </w:r>
        <w:r w:rsidR="004617F2" w:rsidRPr="00EF6884" w:rsidDel="005A54D1">
          <w:rPr>
            <w:rFonts w:cs="Times New Roman"/>
            <w:color w:val="000000" w:themeColor="text1"/>
            <w:szCs w:val="24"/>
            <w:rPrChange w:id="1612" w:author="Fildes, Robert" w:date="2017-12-12T15:50:00Z">
              <w:rPr/>
            </w:rPrChange>
          </w:rPr>
          <w:delText xml:space="preserve"> model. </w:delText>
        </w:r>
      </w:del>
      <w:moveFromRangeStart w:id="1613" w:author="Fildes, Robert" w:date="2017-12-12T15:52:00Z" w:name="move500857251"/>
      <w:moveFrom w:id="1614" w:author="Fildes, Robert" w:date="2017-12-12T15:52:00Z">
        <w:del w:id="1615" w:author="tao huang" w:date="2017-12-29T15:57:00Z">
          <w:r w:rsidR="004617F2" w:rsidRPr="00EF6884" w:rsidDel="005A54D1">
            <w:rPr>
              <w:rFonts w:cs="Times New Roman"/>
              <w:color w:val="000000" w:themeColor="text1"/>
              <w:szCs w:val="24"/>
              <w:rPrChange w:id="1616" w:author="Fildes, Robert" w:date="2017-12-12T15:50:00Z">
                <w:rPr/>
              </w:rPrChange>
            </w:rPr>
            <w:delText xml:space="preserve">For the </w:delText>
          </w:r>
          <w:r w:rsidR="004617F2" w:rsidRPr="00EF6884" w:rsidDel="005A54D1">
            <w:rPr>
              <w:rFonts w:eastAsia="DengXian" w:cs="Times New Roman"/>
              <w:color w:val="000000" w:themeColor="text1"/>
              <w:szCs w:val="24"/>
              <w:rPrChange w:id="1617" w:author="Fildes, Robert" w:date="2017-12-12T15:50:00Z">
                <w:rPr>
                  <w:rFonts w:eastAsia="DengXian"/>
                </w:rPr>
              </w:rPrChange>
            </w:rPr>
            <w:delText xml:space="preserve">promoted forecast period, </w:delText>
          </w:r>
          <w:r w:rsidR="004617F2" w:rsidRPr="00EF6884" w:rsidDel="005A54D1">
            <w:rPr>
              <w:rFonts w:cs="Times New Roman"/>
              <w:color w:val="000000" w:themeColor="text1"/>
              <w:szCs w:val="24"/>
              <w:rPrChange w:id="1618" w:author="Fildes, Robert" w:date="2017-12-12T15:50:00Z">
                <w:rPr/>
              </w:rPrChange>
            </w:rPr>
            <w:delText xml:space="preserve">the Base-lift method generates the least accurate forecasts. </w:delText>
          </w:r>
        </w:del>
      </w:moveFrom>
      <w:moveFromRangeEnd w:id="1613"/>
      <w:del w:id="1619" w:author="tao huang" w:date="2017-12-29T15:57:00Z">
        <w:r w:rsidR="004617F2" w:rsidRPr="00EF6884" w:rsidDel="005A54D1">
          <w:rPr>
            <w:rFonts w:cs="Times New Roman"/>
            <w:color w:val="000000" w:themeColor="text1"/>
            <w:szCs w:val="24"/>
            <w:rPrChange w:id="1620" w:author="Fildes, Robert" w:date="2017-12-12T15:50:00Z">
              <w:rPr/>
            </w:rPrChange>
          </w:rPr>
          <w:delText>The ADL-</w:delText>
        </w:r>
        <w:r w:rsidR="004617F2" w:rsidRPr="00EF6884" w:rsidDel="005A54D1">
          <w:rPr>
            <w:rFonts w:cs="Times New Roman"/>
            <w:noProof/>
            <w:color w:val="000000" w:themeColor="text1"/>
            <w:szCs w:val="24"/>
            <w:rPrChange w:id="1621" w:author="Fildes, Robert" w:date="2017-12-12T15:50:00Z">
              <w:rPr>
                <w:noProof/>
              </w:rPr>
            </w:rPrChange>
          </w:rPr>
          <w:delText>intra</w:delText>
        </w:r>
        <w:r w:rsidR="004617F2" w:rsidRPr="00EF6884" w:rsidDel="005A54D1">
          <w:rPr>
            <w:rFonts w:cs="Times New Roman"/>
            <w:color w:val="000000" w:themeColor="text1"/>
            <w:szCs w:val="24"/>
            <w:rPrChange w:id="1622" w:author="Fildes, Robert" w:date="2017-12-12T15:50:00Z">
              <w:rPr/>
            </w:rPrChange>
          </w:rPr>
          <w:delText xml:space="preserve"> model outperforms the ADL-own model. The ADL-</w:delText>
        </w:r>
        <w:r w:rsidR="004617F2" w:rsidRPr="00EF6884" w:rsidDel="005A54D1">
          <w:rPr>
            <w:rFonts w:cs="Times New Roman"/>
            <w:noProof/>
            <w:color w:val="000000" w:themeColor="text1"/>
            <w:szCs w:val="24"/>
            <w:rPrChange w:id="1623" w:author="Fildes, Robert" w:date="2017-12-12T15:50:00Z">
              <w:rPr>
                <w:noProof/>
              </w:rPr>
            </w:rPrChange>
          </w:rPr>
          <w:delText>intra</w:delText>
        </w:r>
        <w:r w:rsidR="004617F2" w:rsidRPr="00EF6884" w:rsidDel="005A54D1">
          <w:rPr>
            <w:rFonts w:cs="Times New Roman"/>
            <w:color w:val="000000" w:themeColor="text1"/>
            <w:szCs w:val="24"/>
            <w:rPrChange w:id="1624" w:author="Fildes, Robert" w:date="2017-12-12T15:50:00Z">
              <w:rPr/>
            </w:rPrChange>
          </w:rPr>
          <w:delText>-EWC model beats the ADL-</w:delText>
        </w:r>
        <w:r w:rsidR="004617F2" w:rsidRPr="00EF6884" w:rsidDel="005A54D1">
          <w:rPr>
            <w:rFonts w:cs="Times New Roman"/>
            <w:noProof/>
            <w:color w:val="000000" w:themeColor="text1"/>
            <w:szCs w:val="24"/>
            <w:rPrChange w:id="1625" w:author="Fildes, Robert" w:date="2017-12-12T15:50:00Z">
              <w:rPr>
                <w:noProof/>
              </w:rPr>
            </w:rPrChange>
          </w:rPr>
          <w:delText>intra</w:delText>
        </w:r>
        <w:r w:rsidR="004617F2" w:rsidRPr="00EF6884" w:rsidDel="005A54D1">
          <w:rPr>
            <w:rFonts w:cs="Times New Roman"/>
            <w:color w:val="000000" w:themeColor="text1"/>
            <w:szCs w:val="24"/>
            <w:rPrChange w:id="1626" w:author="Fildes, Robert" w:date="2017-12-12T15:50:00Z">
              <w:rPr/>
            </w:rPrChange>
          </w:rPr>
          <w:delText xml:space="preserve"> model, and the ADL-own-EWC model beats the ADL-own-EWC model. However, </w:delText>
        </w:r>
      </w:del>
      <w:ins w:id="1627" w:author="Fildes, Robert" w:date="2017-12-12T15:52:00Z">
        <w:del w:id="1628" w:author="tao huang" w:date="2017-12-29T15:57:00Z">
          <w:r w:rsidDel="005A54D1">
            <w:rPr>
              <w:rFonts w:cs="Times New Roman"/>
              <w:color w:val="000000" w:themeColor="text1"/>
              <w:szCs w:val="24"/>
            </w:rPr>
            <w:delText xml:space="preserve">for the promoted periods </w:delText>
          </w:r>
        </w:del>
      </w:ins>
      <w:del w:id="1629" w:author="tao huang" w:date="2017-12-29T15:57:00Z">
        <w:r w:rsidR="004617F2" w:rsidRPr="00EF6884" w:rsidDel="005A54D1">
          <w:rPr>
            <w:rFonts w:cs="Times New Roman"/>
            <w:color w:val="000000" w:themeColor="text1"/>
            <w:szCs w:val="24"/>
            <w:rPrChange w:id="1630" w:author="Fildes, Robert" w:date="2017-12-12T15:50:00Z">
              <w:rPr/>
            </w:rPrChange>
          </w:rPr>
          <w:delText xml:space="preserve">the ADL-intra-IC model and the ADL-own-IC model cannot </w:delText>
        </w:r>
        <w:commentRangeStart w:id="1631"/>
        <w:r w:rsidR="004617F2" w:rsidRPr="00EF6884" w:rsidDel="005A54D1">
          <w:rPr>
            <w:rFonts w:cs="Times New Roman"/>
            <w:color w:val="000000" w:themeColor="text1"/>
            <w:szCs w:val="24"/>
            <w:rPrChange w:id="1632" w:author="Fildes, Robert" w:date="2017-12-12T15:50:00Z">
              <w:rPr/>
            </w:rPrChange>
          </w:rPr>
          <w:delText>effectively</w:delText>
        </w:r>
        <w:commentRangeEnd w:id="1631"/>
        <w:r w:rsidDel="005A54D1">
          <w:rPr>
            <w:rStyle w:val="CommentReference"/>
          </w:rPr>
          <w:commentReference w:id="1631"/>
        </w:r>
        <w:r w:rsidR="004617F2" w:rsidRPr="00EF6884" w:rsidDel="005A54D1">
          <w:rPr>
            <w:rFonts w:cs="Times New Roman"/>
            <w:color w:val="000000" w:themeColor="text1"/>
            <w:szCs w:val="24"/>
            <w:rPrChange w:id="1633" w:author="Fildes, Robert" w:date="2017-12-12T15:50:00Z">
              <w:rPr/>
            </w:rPrChange>
          </w:rPr>
          <w:delText xml:space="preserve"> outperform their counterparts</w:delText>
        </w:r>
      </w:del>
      <w:ins w:id="1634" w:author="Fildes, Robert" w:date="2017-12-12T15:51:00Z">
        <w:del w:id="1635" w:author="tao huang" w:date="2017-12-29T15:57:00Z">
          <w:r w:rsidDel="005A54D1">
            <w:rPr>
              <w:rFonts w:cs="Times New Roman"/>
              <w:color w:val="000000" w:themeColor="text1"/>
              <w:szCs w:val="24"/>
            </w:rPr>
            <w:delText xml:space="preserve"> that exclude IC</w:delText>
          </w:r>
        </w:del>
      </w:ins>
      <w:del w:id="1636" w:author="tao huang" w:date="2017-12-29T15:57:00Z">
        <w:r w:rsidR="004617F2" w:rsidRPr="00EF6884" w:rsidDel="005A54D1">
          <w:rPr>
            <w:rFonts w:cs="Times New Roman"/>
            <w:color w:val="000000" w:themeColor="text1"/>
            <w:szCs w:val="24"/>
            <w:rPrChange w:id="1637" w:author="Fildes, Robert" w:date="2017-12-12T15:50:00Z">
              <w:rPr/>
            </w:rPrChange>
          </w:rPr>
          <w:delText xml:space="preserve"> (e.g., the ADL-intra-IC model and the ADL-own-IC model respectively). This may be due to the high volumes and high variations of the product sales when the focal product is being promoted</w:delText>
        </w:r>
        <w:r w:rsidR="00BF6A71" w:rsidRPr="00EF6884" w:rsidDel="005A54D1">
          <w:rPr>
            <w:rFonts w:cs="Times New Roman"/>
            <w:color w:val="000000" w:themeColor="text1"/>
            <w:szCs w:val="24"/>
            <w:rPrChange w:id="1638" w:author="Fildes, Robert" w:date="2017-12-12T15:50:00Z">
              <w:rPr/>
            </w:rPrChange>
          </w:rPr>
          <w:delText xml:space="preserve"> which submerge </w:delText>
        </w:r>
        <w:r w:rsidR="004617F2" w:rsidRPr="00EF6884" w:rsidDel="005A54D1">
          <w:rPr>
            <w:rFonts w:cs="Times New Roman"/>
            <w:color w:val="000000" w:themeColor="text1"/>
            <w:szCs w:val="24"/>
            <w:rPrChange w:id="1639" w:author="Fildes, Robert" w:date="2017-12-12T15:50:00Z">
              <w:rPr/>
            </w:rPrChange>
          </w:rPr>
          <w:delText>the value of the bias correction</w:delText>
        </w:r>
      </w:del>
      <w:ins w:id="1640" w:author="Fildes, Robert" w:date="2017-12-12T15:51:00Z">
        <w:del w:id="1641" w:author="tao huang" w:date="2017-12-29T15:57:00Z">
          <w:r w:rsidDel="005A54D1">
            <w:rPr>
              <w:rFonts w:cs="Times New Roman"/>
              <w:color w:val="000000" w:themeColor="text1"/>
              <w:szCs w:val="24"/>
            </w:rPr>
            <w:delText>, a point we return to later</w:delText>
          </w:r>
        </w:del>
      </w:ins>
      <w:del w:id="1642" w:author="tao huang" w:date="2017-12-29T15:57:00Z">
        <w:r w:rsidR="00BF6A71" w:rsidRPr="00EF6884" w:rsidDel="005A54D1">
          <w:rPr>
            <w:rFonts w:cs="Times New Roman"/>
            <w:color w:val="000000" w:themeColor="text1"/>
            <w:szCs w:val="24"/>
            <w:rPrChange w:id="1643" w:author="Fildes, Robert" w:date="2017-12-12T15:50:00Z">
              <w:rPr/>
            </w:rPrChange>
          </w:rPr>
          <w:delText>.</w:delText>
        </w:r>
      </w:del>
    </w:p>
    <w:p w14:paraId="4757C391" w14:textId="77777777" w:rsidR="004617F2" w:rsidRPr="000B121E" w:rsidRDefault="004617F2" w:rsidP="000B121E">
      <w:pPr>
        <w:shd w:val="clear" w:color="auto" w:fill="FFFFFF" w:themeFill="background1"/>
        <w:spacing w:after="0" w:line="360" w:lineRule="auto"/>
        <w:rPr>
          <w:color w:val="000000" w:themeColor="text1"/>
          <w:szCs w:val="24"/>
        </w:rPr>
      </w:pPr>
      <w:r w:rsidRPr="000B121E">
        <w:rPr>
          <w:rFonts w:cs="Times New Roman"/>
          <w:color w:val="000000" w:themeColor="text1"/>
          <w:szCs w:val="24"/>
        </w:rPr>
        <w:t xml:space="preserve">     </w:t>
      </w:r>
    </w:p>
    <w:p w14:paraId="0CF66347" w14:textId="296CF842" w:rsidR="004617F2"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t>Table 4.</w:t>
      </w:r>
      <w:r w:rsidRPr="000B121E">
        <w:rPr>
          <w:color w:val="000000" w:themeColor="text1"/>
          <w:szCs w:val="24"/>
        </w:rPr>
        <w:tab/>
      </w:r>
      <w:r w:rsidRPr="000B121E">
        <w:rPr>
          <w:rFonts w:eastAsia="DengXian" w:cs="Times New Roman"/>
          <w:color w:val="000000" w:themeColor="text1"/>
          <w:szCs w:val="24"/>
        </w:rPr>
        <w:t xml:space="preserve">The forecasting performance of the models for </w:t>
      </w:r>
      <w:ins w:id="1644" w:author="tao huang" w:date="2018-01-10T18:15:00Z">
        <w:r w:rsidR="009C3A31">
          <w:rPr>
            <w:rFonts w:eastAsia="DengXian" w:cs="Times New Roman"/>
            <w:color w:val="000000" w:themeColor="text1"/>
            <w:szCs w:val="24"/>
          </w:rPr>
          <w:t xml:space="preserve">the </w:t>
        </w:r>
      </w:ins>
      <w:r w:rsidRPr="000B121E">
        <w:rPr>
          <w:rFonts w:eastAsia="DengXian" w:cs="Times New Roman"/>
          <w:color w:val="000000" w:themeColor="text1"/>
          <w:szCs w:val="24"/>
        </w:rPr>
        <w:t xml:space="preserve">promoted and </w:t>
      </w:r>
      <w:ins w:id="1645" w:author="tao huang" w:date="2018-01-10T18:15:00Z">
        <w:r w:rsidR="00457F1F">
          <w:rPr>
            <w:rFonts w:eastAsia="DengXian" w:cs="Times New Roman"/>
            <w:color w:val="000000" w:themeColor="text1"/>
            <w:szCs w:val="24"/>
          </w:rPr>
          <w:t xml:space="preserve">the </w:t>
        </w:r>
      </w:ins>
      <w:commentRangeStart w:id="1646"/>
      <w:r w:rsidRPr="000B121E">
        <w:rPr>
          <w:rFonts w:eastAsia="DengXian" w:cs="Times New Roman"/>
          <w:color w:val="000000" w:themeColor="text1"/>
          <w:szCs w:val="24"/>
        </w:rPr>
        <w:t>non</w:t>
      </w:r>
      <w:commentRangeEnd w:id="1646"/>
      <w:r w:rsidR="00EF6884">
        <w:rPr>
          <w:rStyle w:val="CommentReference"/>
        </w:rPr>
        <w:commentReference w:id="1646"/>
      </w:r>
      <w:r w:rsidRPr="000B121E">
        <w:rPr>
          <w:rFonts w:eastAsia="DengXian" w:cs="Times New Roman"/>
          <w:color w:val="000000" w:themeColor="text1"/>
          <w:szCs w:val="24"/>
        </w:rPr>
        <w:t xml:space="preserve">-promoted period </w:t>
      </w:r>
    </w:p>
    <w:p w14:paraId="634B46D9" w14:textId="77777777" w:rsidR="004617F2"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t xml:space="preserve"> </w:t>
      </w:r>
    </w:p>
    <w:tbl>
      <w:tblPr>
        <w:tblStyle w:val="ListTable1Light1"/>
        <w:tblW w:w="9811" w:type="dxa"/>
        <w:jc w:val="center"/>
        <w:tblLook w:val="04A0" w:firstRow="1" w:lastRow="0" w:firstColumn="1" w:lastColumn="0" w:noHBand="0" w:noVBand="1"/>
        <w:tblPrChange w:id="1647" w:author="tao huang" w:date="2018-01-10T18:12:00Z">
          <w:tblPr>
            <w:tblStyle w:val="ListTable1Light1"/>
            <w:tblW w:w="9831" w:type="dxa"/>
            <w:tblInd w:w="-426" w:type="dxa"/>
            <w:tblLook w:val="04A0" w:firstRow="1" w:lastRow="0" w:firstColumn="1" w:lastColumn="0" w:noHBand="0" w:noVBand="1"/>
          </w:tblPr>
        </w:tblPrChange>
      </w:tblPr>
      <w:tblGrid>
        <w:gridCol w:w="1843"/>
        <w:gridCol w:w="725"/>
        <w:gridCol w:w="976"/>
        <w:gridCol w:w="851"/>
        <w:gridCol w:w="1429"/>
        <w:gridCol w:w="731"/>
        <w:gridCol w:w="976"/>
        <w:gridCol w:w="851"/>
        <w:gridCol w:w="1429"/>
        <w:tblGridChange w:id="1648">
          <w:tblGrid>
            <w:gridCol w:w="1628"/>
            <w:gridCol w:w="216"/>
            <w:gridCol w:w="509"/>
            <w:gridCol w:w="196"/>
            <w:gridCol w:w="780"/>
            <w:gridCol w:w="170"/>
            <w:gridCol w:w="681"/>
            <w:gridCol w:w="147"/>
            <w:gridCol w:w="1282"/>
            <w:gridCol w:w="108"/>
            <w:gridCol w:w="623"/>
            <w:gridCol w:w="88"/>
            <w:gridCol w:w="888"/>
            <w:gridCol w:w="62"/>
            <w:gridCol w:w="789"/>
            <w:gridCol w:w="39"/>
            <w:gridCol w:w="1390"/>
            <w:gridCol w:w="423"/>
          </w:tblGrid>
        </w:tblGridChange>
      </w:tblGrid>
      <w:tr w:rsidR="004617F2" w:rsidRPr="000B121E" w14:paraId="5039AE93" w14:textId="77777777" w:rsidTr="0046503E">
        <w:trPr>
          <w:cnfStyle w:val="100000000000" w:firstRow="1" w:lastRow="0" w:firstColumn="0" w:lastColumn="0" w:oddVBand="0" w:evenVBand="0" w:oddHBand="0" w:evenHBand="0" w:firstRowFirstColumn="0" w:firstRowLastColumn="0" w:lastRowFirstColumn="0" w:lastRowLastColumn="0"/>
          <w:trHeight w:val="20"/>
          <w:jc w:val="center"/>
          <w:trPrChange w:id="1649"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noWrap/>
            <w:hideMark/>
            <w:tcPrChange w:id="1650" w:author="tao huang" w:date="2018-01-10T18:12:00Z">
              <w:tcPr>
                <w:tcW w:w="1844" w:type="dxa"/>
                <w:gridSpan w:val="2"/>
                <w:shd w:val="clear" w:color="auto" w:fill="auto"/>
                <w:noWrap/>
                <w:hideMark/>
              </w:tcPr>
            </w:tcPrChange>
          </w:tcPr>
          <w:p w14:paraId="59E9EB8A" w14:textId="6B093006" w:rsidR="004617F2" w:rsidRPr="000B121E" w:rsidRDefault="00D74A83" w:rsidP="000B121E">
            <w:pPr>
              <w:shd w:val="clear" w:color="auto" w:fill="FFFFFF" w:themeFill="background1"/>
              <w:spacing w:after="0"/>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00000" w:themeColor="text1"/>
                <w:sz w:val="22"/>
              </w:rPr>
            </w:pPr>
            <w:ins w:id="1651" w:author="tao huang" w:date="2018-01-10T18:17:00Z">
              <w:r w:rsidRPr="00E04650">
                <w:rPr>
                  <w:rFonts w:eastAsia="Times New Roman" w:cs="Times New Roman"/>
                  <w:b w:val="0"/>
                  <w:i/>
                  <w:color w:val="000000" w:themeColor="text1"/>
                  <w:sz w:val="22"/>
                </w:rPr>
                <w:t>H</w:t>
              </w:r>
            </w:ins>
            <w:del w:id="1652" w:author="tao huang" w:date="2018-01-10T18:16:00Z">
              <w:r w:rsidR="004617F2" w:rsidRPr="000B121E" w:rsidDel="0010772A">
                <w:rPr>
                  <w:rFonts w:eastAsia="Times New Roman" w:cs="Times New Roman"/>
                  <w:b w:val="0"/>
                  <w:color w:val="000000" w:themeColor="text1"/>
                  <w:sz w:val="22"/>
                </w:rPr>
                <w:delText>Forecast horizon= 8</w:delText>
              </w:r>
            </w:del>
            <w:ins w:id="1653" w:author="tao huang" w:date="2018-01-10T18:16:00Z">
              <w:r w:rsidR="0010772A">
                <w:rPr>
                  <w:rFonts w:eastAsia="Times New Roman" w:cs="Times New Roman"/>
                  <w:b w:val="0"/>
                  <w:color w:val="000000" w:themeColor="text1"/>
                  <w:sz w:val="22"/>
                </w:rPr>
                <w:t>=8</w:t>
              </w:r>
            </w:ins>
          </w:p>
        </w:tc>
        <w:tc>
          <w:tcPr>
            <w:tcW w:w="3981" w:type="dxa"/>
            <w:gridSpan w:val="4"/>
            <w:shd w:val="clear" w:color="auto" w:fill="auto"/>
            <w:noWrap/>
            <w:hideMark/>
            <w:tcPrChange w:id="1654" w:author="tao huang" w:date="2018-01-10T18:12:00Z">
              <w:tcPr>
                <w:tcW w:w="3685" w:type="dxa"/>
                <w:gridSpan w:val="8"/>
                <w:shd w:val="clear" w:color="auto" w:fill="auto"/>
                <w:noWrap/>
                <w:hideMark/>
              </w:tcPr>
            </w:tcPrChange>
          </w:tcPr>
          <w:p w14:paraId="7DFDFEDF"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Non-Promoted period</w:t>
            </w:r>
          </w:p>
        </w:tc>
        <w:tc>
          <w:tcPr>
            <w:tcW w:w="3987" w:type="dxa"/>
            <w:gridSpan w:val="4"/>
            <w:shd w:val="clear" w:color="auto" w:fill="auto"/>
            <w:noWrap/>
            <w:hideMark/>
            <w:tcPrChange w:id="1655" w:author="tao huang" w:date="2018-01-10T18:12:00Z">
              <w:tcPr>
                <w:tcW w:w="4302" w:type="dxa"/>
                <w:gridSpan w:val="8"/>
                <w:shd w:val="clear" w:color="auto" w:fill="auto"/>
                <w:noWrap/>
                <w:hideMark/>
              </w:tcPr>
            </w:tcPrChange>
          </w:tcPr>
          <w:p w14:paraId="1427A6E0" w14:textId="77777777" w:rsidR="004617F2" w:rsidRPr="000B121E" w:rsidRDefault="004617F2" w:rsidP="000B121E">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Promoted period</w:t>
            </w:r>
          </w:p>
        </w:tc>
      </w:tr>
      <w:tr w:rsidR="004617F2" w:rsidRPr="000B121E" w14:paraId="1A4C1887"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656"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657" w:author="tao huang" w:date="2018-01-10T18:12:00Z">
              <w:tcPr>
                <w:tcW w:w="1844" w:type="dxa"/>
                <w:gridSpan w:val="2"/>
                <w:shd w:val="clear" w:color="auto" w:fill="auto"/>
                <w:hideMark/>
              </w:tcPr>
            </w:tcPrChange>
          </w:tcPr>
          <w:p w14:paraId="4FEB1704"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Model/measure</w:t>
            </w:r>
          </w:p>
        </w:tc>
        <w:tc>
          <w:tcPr>
            <w:tcW w:w="725" w:type="dxa"/>
            <w:shd w:val="clear" w:color="auto" w:fill="auto"/>
            <w:hideMark/>
            <w:tcPrChange w:id="1658" w:author="tao huang" w:date="2018-01-10T18:12:00Z">
              <w:tcPr>
                <w:tcW w:w="0" w:type="dxa"/>
                <w:gridSpan w:val="2"/>
                <w:shd w:val="clear" w:color="auto" w:fill="auto"/>
                <w:hideMark/>
              </w:tcPr>
            </w:tcPrChange>
          </w:tcPr>
          <w:p w14:paraId="08DED79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MAE</w:t>
            </w:r>
          </w:p>
        </w:tc>
        <w:tc>
          <w:tcPr>
            <w:tcW w:w="976" w:type="dxa"/>
            <w:shd w:val="clear" w:color="auto" w:fill="auto"/>
            <w:hideMark/>
            <w:tcPrChange w:id="1659" w:author="tao huang" w:date="2018-01-10T18:12:00Z">
              <w:tcPr>
                <w:tcW w:w="0" w:type="dxa"/>
                <w:gridSpan w:val="2"/>
                <w:shd w:val="clear" w:color="auto" w:fill="auto"/>
                <w:hideMark/>
              </w:tcPr>
            </w:tcPrChange>
          </w:tcPr>
          <w:p w14:paraId="680154E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SMAPE</w:t>
            </w:r>
          </w:p>
        </w:tc>
        <w:tc>
          <w:tcPr>
            <w:tcW w:w="851" w:type="dxa"/>
            <w:shd w:val="clear" w:color="auto" w:fill="auto"/>
            <w:hideMark/>
            <w:tcPrChange w:id="1660" w:author="tao huang" w:date="2018-01-10T18:12:00Z">
              <w:tcPr>
                <w:tcW w:w="0" w:type="dxa"/>
                <w:gridSpan w:val="2"/>
                <w:shd w:val="clear" w:color="auto" w:fill="auto"/>
                <w:hideMark/>
              </w:tcPr>
            </w:tcPrChange>
          </w:tcPr>
          <w:p w14:paraId="16222F3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MASE</w:t>
            </w:r>
          </w:p>
        </w:tc>
        <w:tc>
          <w:tcPr>
            <w:tcW w:w="1429" w:type="dxa"/>
            <w:shd w:val="clear" w:color="auto" w:fill="auto"/>
            <w:noWrap/>
            <w:hideMark/>
            <w:tcPrChange w:id="1661" w:author="tao huang" w:date="2018-01-10T18:12:00Z">
              <w:tcPr>
                <w:tcW w:w="1202" w:type="dxa"/>
                <w:gridSpan w:val="2"/>
                <w:shd w:val="clear" w:color="auto" w:fill="auto"/>
                <w:noWrap/>
                <w:hideMark/>
              </w:tcPr>
            </w:tcPrChange>
          </w:tcPr>
          <w:p w14:paraId="3879B435" w14:textId="77777777" w:rsidR="004617F2" w:rsidRPr="000B121E" w:rsidRDefault="004617F2" w:rsidP="000B121E">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AvgRelMAE</w:t>
            </w:r>
          </w:p>
        </w:tc>
        <w:tc>
          <w:tcPr>
            <w:tcW w:w="731" w:type="dxa"/>
            <w:shd w:val="clear" w:color="auto" w:fill="auto"/>
            <w:hideMark/>
            <w:tcPrChange w:id="1662" w:author="tao huang" w:date="2018-01-10T18:12:00Z">
              <w:tcPr>
                <w:tcW w:w="0" w:type="dxa"/>
                <w:gridSpan w:val="2"/>
                <w:shd w:val="clear" w:color="auto" w:fill="auto"/>
                <w:hideMark/>
              </w:tcPr>
            </w:tcPrChange>
          </w:tcPr>
          <w:p w14:paraId="300338A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MAE</w:t>
            </w:r>
          </w:p>
        </w:tc>
        <w:tc>
          <w:tcPr>
            <w:tcW w:w="976" w:type="dxa"/>
            <w:shd w:val="clear" w:color="auto" w:fill="auto"/>
            <w:hideMark/>
            <w:tcPrChange w:id="1663" w:author="tao huang" w:date="2018-01-10T18:12:00Z">
              <w:tcPr>
                <w:tcW w:w="0" w:type="dxa"/>
                <w:gridSpan w:val="2"/>
                <w:shd w:val="clear" w:color="auto" w:fill="auto"/>
                <w:hideMark/>
              </w:tcPr>
            </w:tcPrChange>
          </w:tcPr>
          <w:p w14:paraId="06A26CD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SMAPE</w:t>
            </w:r>
          </w:p>
        </w:tc>
        <w:tc>
          <w:tcPr>
            <w:tcW w:w="851" w:type="dxa"/>
            <w:shd w:val="clear" w:color="auto" w:fill="auto"/>
            <w:hideMark/>
            <w:tcPrChange w:id="1664" w:author="tao huang" w:date="2018-01-10T18:12:00Z">
              <w:tcPr>
                <w:tcW w:w="0" w:type="dxa"/>
                <w:gridSpan w:val="2"/>
                <w:shd w:val="clear" w:color="auto" w:fill="auto"/>
                <w:hideMark/>
              </w:tcPr>
            </w:tcPrChange>
          </w:tcPr>
          <w:p w14:paraId="203630BA"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MASE</w:t>
            </w:r>
          </w:p>
        </w:tc>
        <w:tc>
          <w:tcPr>
            <w:tcW w:w="1429" w:type="dxa"/>
            <w:shd w:val="clear" w:color="auto" w:fill="auto"/>
            <w:noWrap/>
            <w:hideMark/>
            <w:tcPrChange w:id="1665" w:author="tao huang" w:date="2018-01-10T18:12:00Z">
              <w:tcPr>
                <w:tcW w:w="1813" w:type="dxa"/>
                <w:gridSpan w:val="2"/>
                <w:shd w:val="clear" w:color="auto" w:fill="auto"/>
                <w:noWrap/>
                <w:hideMark/>
              </w:tcPr>
            </w:tcPrChange>
          </w:tcPr>
          <w:p w14:paraId="59F80106" w14:textId="77777777" w:rsidR="004617F2" w:rsidRPr="000B121E" w:rsidRDefault="004617F2" w:rsidP="000B121E">
            <w:pPr>
              <w:shd w:val="clear" w:color="auto" w:fill="FFFFFF" w:themeFill="background1"/>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AvgRelMAE</w:t>
            </w:r>
          </w:p>
        </w:tc>
      </w:tr>
      <w:tr w:rsidR="004617F2" w:rsidRPr="000B121E" w14:paraId="4E65C184" w14:textId="77777777" w:rsidTr="0046503E">
        <w:trPr>
          <w:trHeight w:val="20"/>
          <w:jc w:val="center"/>
          <w:trPrChange w:id="1666"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667" w:author="tao huang" w:date="2018-01-10T18:12:00Z">
              <w:tcPr>
                <w:tcW w:w="1844" w:type="dxa"/>
                <w:gridSpan w:val="2"/>
                <w:shd w:val="clear" w:color="auto" w:fill="auto"/>
                <w:hideMark/>
              </w:tcPr>
            </w:tcPrChange>
          </w:tcPr>
          <w:p w14:paraId="7455A23F"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Base-lift</w:t>
            </w:r>
          </w:p>
        </w:tc>
        <w:tc>
          <w:tcPr>
            <w:tcW w:w="725" w:type="dxa"/>
            <w:shd w:val="clear" w:color="auto" w:fill="auto"/>
            <w:hideMark/>
            <w:tcPrChange w:id="1668" w:author="tao huang" w:date="2018-01-10T18:12:00Z">
              <w:tcPr>
                <w:tcW w:w="0" w:type="dxa"/>
                <w:gridSpan w:val="2"/>
                <w:shd w:val="clear" w:color="auto" w:fill="auto"/>
                <w:hideMark/>
              </w:tcPr>
            </w:tcPrChange>
          </w:tcPr>
          <w:p w14:paraId="143E355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9.64</w:t>
            </w:r>
          </w:p>
        </w:tc>
        <w:tc>
          <w:tcPr>
            <w:tcW w:w="976" w:type="dxa"/>
            <w:shd w:val="clear" w:color="auto" w:fill="auto"/>
            <w:hideMark/>
            <w:tcPrChange w:id="1669" w:author="tao huang" w:date="2018-01-10T18:12:00Z">
              <w:tcPr>
                <w:tcW w:w="0" w:type="dxa"/>
                <w:gridSpan w:val="2"/>
                <w:shd w:val="clear" w:color="auto" w:fill="auto"/>
                <w:hideMark/>
              </w:tcPr>
            </w:tcPrChange>
          </w:tcPr>
          <w:p w14:paraId="3191E89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41.7%</w:t>
            </w:r>
          </w:p>
        </w:tc>
        <w:tc>
          <w:tcPr>
            <w:tcW w:w="851" w:type="dxa"/>
            <w:shd w:val="clear" w:color="auto" w:fill="auto"/>
            <w:hideMark/>
            <w:tcPrChange w:id="1670" w:author="tao huang" w:date="2018-01-10T18:12:00Z">
              <w:tcPr>
                <w:tcW w:w="0" w:type="dxa"/>
                <w:gridSpan w:val="2"/>
                <w:shd w:val="clear" w:color="auto" w:fill="auto"/>
                <w:hideMark/>
              </w:tcPr>
            </w:tcPrChange>
          </w:tcPr>
          <w:p w14:paraId="4595688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0.588</w:t>
            </w:r>
          </w:p>
        </w:tc>
        <w:tc>
          <w:tcPr>
            <w:tcW w:w="1429" w:type="dxa"/>
            <w:shd w:val="clear" w:color="auto" w:fill="auto"/>
            <w:noWrap/>
            <w:hideMark/>
            <w:tcPrChange w:id="1671" w:author="tao huang" w:date="2018-01-10T18:12:00Z">
              <w:tcPr>
                <w:tcW w:w="1202" w:type="dxa"/>
                <w:gridSpan w:val="2"/>
                <w:shd w:val="clear" w:color="auto" w:fill="auto"/>
                <w:noWrap/>
                <w:hideMark/>
              </w:tcPr>
            </w:tcPrChange>
          </w:tcPr>
          <w:p w14:paraId="0FD73A2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1.005</w:t>
            </w:r>
          </w:p>
        </w:tc>
        <w:tc>
          <w:tcPr>
            <w:tcW w:w="731" w:type="dxa"/>
            <w:shd w:val="clear" w:color="auto" w:fill="auto"/>
            <w:hideMark/>
            <w:tcPrChange w:id="1672" w:author="tao huang" w:date="2018-01-10T18:12:00Z">
              <w:tcPr>
                <w:tcW w:w="0" w:type="dxa"/>
                <w:gridSpan w:val="2"/>
                <w:shd w:val="clear" w:color="auto" w:fill="auto"/>
                <w:hideMark/>
              </w:tcPr>
            </w:tcPrChange>
          </w:tcPr>
          <w:p w14:paraId="4EDE34AB"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84.46</w:t>
            </w:r>
          </w:p>
        </w:tc>
        <w:tc>
          <w:tcPr>
            <w:tcW w:w="976" w:type="dxa"/>
            <w:shd w:val="clear" w:color="auto" w:fill="auto"/>
            <w:hideMark/>
            <w:tcPrChange w:id="1673" w:author="tao huang" w:date="2018-01-10T18:12:00Z">
              <w:tcPr>
                <w:tcW w:w="0" w:type="dxa"/>
                <w:gridSpan w:val="2"/>
                <w:shd w:val="clear" w:color="auto" w:fill="auto"/>
                <w:hideMark/>
              </w:tcPr>
            </w:tcPrChange>
          </w:tcPr>
          <w:p w14:paraId="3D9769C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82.1%</w:t>
            </w:r>
          </w:p>
        </w:tc>
        <w:tc>
          <w:tcPr>
            <w:tcW w:w="851" w:type="dxa"/>
            <w:shd w:val="clear" w:color="auto" w:fill="auto"/>
            <w:hideMark/>
            <w:tcPrChange w:id="1674" w:author="tao huang" w:date="2018-01-10T18:12:00Z">
              <w:tcPr>
                <w:tcW w:w="0" w:type="dxa"/>
                <w:gridSpan w:val="2"/>
                <w:shd w:val="clear" w:color="auto" w:fill="auto"/>
                <w:hideMark/>
              </w:tcPr>
            </w:tcPrChange>
          </w:tcPr>
          <w:p w14:paraId="74C2A39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2.186</w:t>
            </w:r>
          </w:p>
        </w:tc>
        <w:tc>
          <w:tcPr>
            <w:tcW w:w="1429" w:type="dxa"/>
            <w:shd w:val="clear" w:color="auto" w:fill="auto"/>
            <w:hideMark/>
            <w:tcPrChange w:id="1675" w:author="tao huang" w:date="2018-01-10T18:12:00Z">
              <w:tcPr>
                <w:tcW w:w="1813" w:type="dxa"/>
                <w:gridSpan w:val="2"/>
                <w:shd w:val="clear" w:color="auto" w:fill="auto"/>
                <w:hideMark/>
              </w:tcPr>
            </w:tcPrChange>
          </w:tcPr>
          <w:p w14:paraId="6A0B4BBF"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1.504</w:t>
            </w:r>
          </w:p>
        </w:tc>
      </w:tr>
      <w:tr w:rsidR="004617F2" w:rsidRPr="000B121E" w14:paraId="2FF0485F"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676"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677" w:author="tao huang" w:date="2018-01-10T18:12:00Z">
              <w:tcPr>
                <w:tcW w:w="1844" w:type="dxa"/>
                <w:gridSpan w:val="2"/>
                <w:shd w:val="clear" w:color="auto" w:fill="auto"/>
                <w:hideMark/>
              </w:tcPr>
            </w:tcPrChange>
          </w:tcPr>
          <w:p w14:paraId="30BDCAB5"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ADL-own</w:t>
            </w:r>
          </w:p>
        </w:tc>
        <w:tc>
          <w:tcPr>
            <w:tcW w:w="725" w:type="dxa"/>
            <w:shd w:val="clear" w:color="auto" w:fill="auto"/>
            <w:hideMark/>
            <w:tcPrChange w:id="1678" w:author="tao huang" w:date="2018-01-10T18:12:00Z">
              <w:tcPr>
                <w:tcW w:w="0" w:type="dxa"/>
                <w:gridSpan w:val="2"/>
                <w:shd w:val="clear" w:color="auto" w:fill="auto"/>
                <w:hideMark/>
              </w:tcPr>
            </w:tcPrChange>
          </w:tcPr>
          <w:p w14:paraId="7C164EDA"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9.36</w:t>
            </w:r>
          </w:p>
        </w:tc>
        <w:tc>
          <w:tcPr>
            <w:tcW w:w="976" w:type="dxa"/>
            <w:shd w:val="clear" w:color="auto" w:fill="auto"/>
            <w:hideMark/>
            <w:tcPrChange w:id="1679" w:author="tao huang" w:date="2018-01-10T18:12:00Z">
              <w:tcPr>
                <w:tcW w:w="0" w:type="dxa"/>
                <w:gridSpan w:val="2"/>
                <w:shd w:val="clear" w:color="auto" w:fill="auto"/>
                <w:hideMark/>
              </w:tcPr>
            </w:tcPrChange>
          </w:tcPr>
          <w:p w14:paraId="7EDBFDD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40.3%</w:t>
            </w:r>
          </w:p>
        </w:tc>
        <w:tc>
          <w:tcPr>
            <w:tcW w:w="851" w:type="dxa"/>
            <w:shd w:val="clear" w:color="auto" w:fill="auto"/>
            <w:hideMark/>
            <w:tcPrChange w:id="1680" w:author="tao huang" w:date="2018-01-10T18:12:00Z">
              <w:tcPr>
                <w:tcW w:w="0" w:type="dxa"/>
                <w:gridSpan w:val="2"/>
                <w:shd w:val="clear" w:color="auto" w:fill="auto"/>
                <w:hideMark/>
              </w:tcPr>
            </w:tcPrChange>
          </w:tcPr>
          <w:p w14:paraId="58A75DCE"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0.582</w:t>
            </w:r>
          </w:p>
        </w:tc>
        <w:tc>
          <w:tcPr>
            <w:tcW w:w="1429" w:type="dxa"/>
            <w:shd w:val="clear" w:color="auto" w:fill="auto"/>
            <w:noWrap/>
            <w:hideMark/>
            <w:tcPrChange w:id="1681" w:author="tao huang" w:date="2018-01-10T18:12:00Z">
              <w:tcPr>
                <w:tcW w:w="1202" w:type="dxa"/>
                <w:gridSpan w:val="2"/>
                <w:shd w:val="clear" w:color="auto" w:fill="auto"/>
                <w:noWrap/>
                <w:hideMark/>
              </w:tcPr>
            </w:tcPrChange>
          </w:tcPr>
          <w:p w14:paraId="27C6832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1.000</w:t>
            </w:r>
          </w:p>
        </w:tc>
        <w:tc>
          <w:tcPr>
            <w:tcW w:w="731" w:type="dxa"/>
            <w:shd w:val="clear" w:color="auto" w:fill="auto"/>
            <w:hideMark/>
            <w:tcPrChange w:id="1682" w:author="tao huang" w:date="2018-01-10T18:12:00Z">
              <w:tcPr>
                <w:tcW w:w="0" w:type="dxa"/>
                <w:gridSpan w:val="2"/>
                <w:shd w:val="clear" w:color="auto" w:fill="auto"/>
                <w:hideMark/>
              </w:tcPr>
            </w:tcPrChange>
          </w:tcPr>
          <w:p w14:paraId="05A318F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49.49</w:t>
            </w:r>
          </w:p>
        </w:tc>
        <w:tc>
          <w:tcPr>
            <w:tcW w:w="976" w:type="dxa"/>
            <w:shd w:val="clear" w:color="auto" w:fill="auto"/>
            <w:hideMark/>
            <w:tcPrChange w:id="1683" w:author="tao huang" w:date="2018-01-10T18:12:00Z">
              <w:tcPr>
                <w:tcW w:w="0" w:type="dxa"/>
                <w:gridSpan w:val="2"/>
                <w:shd w:val="clear" w:color="auto" w:fill="auto"/>
                <w:hideMark/>
              </w:tcPr>
            </w:tcPrChange>
          </w:tcPr>
          <w:p w14:paraId="5D005C8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49.4%</w:t>
            </w:r>
          </w:p>
        </w:tc>
        <w:tc>
          <w:tcPr>
            <w:tcW w:w="851" w:type="dxa"/>
            <w:shd w:val="clear" w:color="auto" w:fill="auto"/>
            <w:hideMark/>
            <w:tcPrChange w:id="1684" w:author="tao huang" w:date="2018-01-10T18:12:00Z">
              <w:tcPr>
                <w:tcW w:w="0" w:type="dxa"/>
                <w:gridSpan w:val="2"/>
                <w:shd w:val="clear" w:color="auto" w:fill="auto"/>
                <w:hideMark/>
              </w:tcPr>
            </w:tcPrChange>
          </w:tcPr>
          <w:p w14:paraId="71EA300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1.653</w:t>
            </w:r>
          </w:p>
        </w:tc>
        <w:tc>
          <w:tcPr>
            <w:tcW w:w="1429" w:type="dxa"/>
            <w:shd w:val="clear" w:color="auto" w:fill="auto"/>
            <w:noWrap/>
            <w:hideMark/>
            <w:tcPrChange w:id="1685" w:author="tao huang" w:date="2018-01-10T18:12:00Z">
              <w:tcPr>
                <w:tcW w:w="1813" w:type="dxa"/>
                <w:gridSpan w:val="2"/>
                <w:shd w:val="clear" w:color="auto" w:fill="auto"/>
                <w:noWrap/>
                <w:hideMark/>
              </w:tcPr>
            </w:tcPrChange>
          </w:tcPr>
          <w:p w14:paraId="40419B5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1.000</w:t>
            </w:r>
          </w:p>
        </w:tc>
      </w:tr>
      <w:tr w:rsidR="004617F2" w:rsidRPr="000B121E" w14:paraId="0C890A69" w14:textId="77777777" w:rsidTr="0046503E">
        <w:trPr>
          <w:trHeight w:val="20"/>
          <w:jc w:val="center"/>
          <w:trPrChange w:id="1686"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687" w:author="tao huang" w:date="2018-01-10T18:12:00Z">
              <w:tcPr>
                <w:tcW w:w="1844" w:type="dxa"/>
                <w:gridSpan w:val="2"/>
                <w:shd w:val="clear" w:color="auto" w:fill="auto"/>
                <w:hideMark/>
              </w:tcPr>
            </w:tcPrChange>
          </w:tcPr>
          <w:p w14:paraId="3015251A"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w:t>
            </w:r>
          </w:p>
        </w:tc>
        <w:tc>
          <w:tcPr>
            <w:tcW w:w="725" w:type="dxa"/>
            <w:shd w:val="clear" w:color="auto" w:fill="auto"/>
            <w:hideMark/>
            <w:tcPrChange w:id="1688" w:author="tao huang" w:date="2018-01-10T18:12:00Z">
              <w:tcPr>
                <w:tcW w:w="0" w:type="dxa"/>
                <w:gridSpan w:val="2"/>
                <w:shd w:val="clear" w:color="auto" w:fill="auto"/>
                <w:hideMark/>
              </w:tcPr>
            </w:tcPrChange>
          </w:tcPr>
          <w:p w14:paraId="363D1FF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9.13</w:t>
            </w:r>
          </w:p>
        </w:tc>
        <w:tc>
          <w:tcPr>
            <w:tcW w:w="976" w:type="dxa"/>
            <w:shd w:val="clear" w:color="auto" w:fill="auto"/>
            <w:hideMark/>
            <w:tcPrChange w:id="1689" w:author="tao huang" w:date="2018-01-10T18:12:00Z">
              <w:tcPr>
                <w:tcW w:w="0" w:type="dxa"/>
                <w:gridSpan w:val="2"/>
                <w:shd w:val="clear" w:color="auto" w:fill="auto"/>
                <w:hideMark/>
              </w:tcPr>
            </w:tcPrChange>
          </w:tcPr>
          <w:p w14:paraId="61FF8E6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40.1%</w:t>
            </w:r>
          </w:p>
        </w:tc>
        <w:tc>
          <w:tcPr>
            <w:tcW w:w="851" w:type="dxa"/>
            <w:shd w:val="clear" w:color="auto" w:fill="auto"/>
            <w:hideMark/>
            <w:tcPrChange w:id="1690" w:author="tao huang" w:date="2018-01-10T18:12:00Z">
              <w:tcPr>
                <w:tcW w:w="0" w:type="dxa"/>
                <w:gridSpan w:val="2"/>
                <w:shd w:val="clear" w:color="auto" w:fill="auto"/>
                <w:hideMark/>
              </w:tcPr>
            </w:tcPrChange>
          </w:tcPr>
          <w:p w14:paraId="24062F07"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0.582</w:t>
            </w:r>
          </w:p>
        </w:tc>
        <w:tc>
          <w:tcPr>
            <w:tcW w:w="1429" w:type="dxa"/>
            <w:shd w:val="clear" w:color="auto" w:fill="auto"/>
            <w:noWrap/>
            <w:hideMark/>
            <w:tcPrChange w:id="1691" w:author="tao huang" w:date="2018-01-10T18:12:00Z">
              <w:tcPr>
                <w:tcW w:w="1202" w:type="dxa"/>
                <w:gridSpan w:val="2"/>
                <w:shd w:val="clear" w:color="auto" w:fill="auto"/>
                <w:noWrap/>
                <w:hideMark/>
              </w:tcPr>
            </w:tcPrChange>
          </w:tcPr>
          <w:p w14:paraId="1C46E8D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0.996</w:t>
            </w:r>
          </w:p>
        </w:tc>
        <w:tc>
          <w:tcPr>
            <w:tcW w:w="731" w:type="dxa"/>
            <w:shd w:val="clear" w:color="auto" w:fill="auto"/>
            <w:hideMark/>
            <w:tcPrChange w:id="1692" w:author="tao huang" w:date="2018-01-10T18:12:00Z">
              <w:tcPr>
                <w:tcW w:w="0" w:type="dxa"/>
                <w:gridSpan w:val="2"/>
                <w:shd w:val="clear" w:color="auto" w:fill="auto"/>
                <w:hideMark/>
              </w:tcPr>
            </w:tcPrChange>
          </w:tcPr>
          <w:p w14:paraId="675EB2D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48.78</w:t>
            </w:r>
          </w:p>
        </w:tc>
        <w:tc>
          <w:tcPr>
            <w:tcW w:w="976" w:type="dxa"/>
            <w:shd w:val="clear" w:color="auto" w:fill="auto"/>
            <w:hideMark/>
            <w:tcPrChange w:id="1693" w:author="tao huang" w:date="2018-01-10T18:12:00Z">
              <w:tcPr>
                <w:tcW w:w="0" w:type="dxa"/>
                <w:gridSpan w:val="2"/>
                <w:shd w:val="clear" w:color="auto" w:fill="auto"/>
                <w:hideMark/>
              </w:tcPr>
            </w:tcPrChange>
          </w:tcPr>
          <w:p w14:paraId="37004AF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48.0%</w:t>
            </w:r>
          </w:p>
        </w:tc>
        <w:tc>
          <w:tcPr>
            <w:tcW w:w="851" w:type="dxa"/>
            <w:shd w:val="clear" w:color="auto" w:fill="auto"/>
            <w:hideMark/>
            <w:tcPrChange w:id="1694" w:author="tao huang" w:date="2018-01-10T18:12:00Z">
              <w:tcPr>
                <w:tcW w:w="0" w:type="dxa"/>
                <w:gridSpan w:val="2"/>
                <w:shd w:val="clear" w:color="auto" w:fill="auto"/>
                <w:hideMark/>
              </w:tcPr>
            </w:tcPrChange>
          </w:tcPr>
          <w:p w14:paraId="21496DB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1.630</w:t>
            </w:r>
          </w:p>
        </w:tc>
        <w:tc>
          <w:tcPr>
            <w:tcW w:w="1429" w:type="dxa"/>
            <w:shd w:val="clear" w:color="auto" w:fill="auto"/>
            <w:hideMark/>
            <w:tcPrChange w:id="1695" w:author="tao huang" w:date="2018-01-10T18:12:00Z">
              <w:tcPr>
                <w:tcW w:w="1813" w:type="dxa"/>
                <w:gridSpan w:val="2"/>
                <w:shd w:val="clear" w:color="auto" w:fill="auto"/>
                <w:hideMark/>
              </w:tcPr>
            </w:tcPrChange>
          </w:tcPr>
          <w:p w14:paraId="19026929"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0.972</w:t>
            </w:r>
          </w:p>
        </w:tc>
      </w:tr>
      <w:tr w:rsidR="004617F2" w:rsidRPr="000B121E" w14:paraId="57330086"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696"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697" w:author="tao huang" w:date="2018-01-10T18:12:00Z">
              <w:tcPr>
                <w:tcW w:w="1844" w:type="dxa"/>
                <w:gridSpan w:val="2"/>
                <w:shd w:val="clear" w:color="auto" w:fill="auto"/>
                <w:hideMark/>
              </w:tcPr>
            </w:tcPrChange>
          </w:tcPr>
          <w:p w14:paraId="006120AF"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ADL-own-EWC</w:t>
            </w:r>
          </w:p>
        </w:tc>
        <w:tc>
          <w:tcPr>
            <w:tcW w:w="725" w:type="dxa"/>
            <w:shd w:val="clear" w:color="auto" w:fill="auto"/>
            <w:hideMark/>
            <w:tcPrChange w:id="1698" w:author="tao huang" w:date="2018-01-10T18:12:00Z">
              <w:tcPr>
                <w:tcW w:w="0" w:type="dxa"/>
                <w:gridSpan w:val="2"/>
                <w:shd w:val="clear" w:color="auto" w:fill="auto"/>
                <w:hideMark/>
              </w:tcPr>
            </w:tcPrChange>
          </w:tcPr>
          <w:p w14:paraId="292F987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9.33</w:t>
            </w:r>
          </w:p>
        </w:tc>
        <w:tc>
          <w:tcPr>
            <w:tcW w:w="976" w:type="dxa"/>
            <w:shd w:val="clear" w:color="auto" w:fill="auto"/>
            <w:hideMark/>
            <w:tcPrChange w:id="1699" w:author="tao huang" w:date="2018-01-10T18:12:00Z">
              <w:tcPr>
                <w:tcW w:w="0" w:type="dxa"/>
                <w:gridSpan w:val="2"/>
                <w:shd w:val="clear" w:color="auto" w:fill="auto"/>
                <w:hideMark/>
              </w:tcPr>
            </w:tcPrChange>
          </w:tcPr>
          <w:p w14:paraId="21F7E9BE"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40.2%</w:t>
            </w:r>
          </w:p>
        </w:tc>
        <w:tc>
          <w:tcPr>
            <w:tcW w:w="851" w:type="dxa"/>
            <w:shd w:val="clear" w:color="auto" w:fill="auto"/>
            <w:hideMark/>
            <w:tcPrChange w:id="1700" w:author="tao huang" w:date="2018-01-10T18:12:00Z">
              <w:tcPr>
                <w:tcW w:w="0" w:type="dxa"/>
                <w:gridSpan w:val="2"/>
                <w:shd w:val="clear" w:color="auto" w:fill="auto"/>
                <w:hideMark/>
              </w:tcPr>
            </w:tcPrChange>
          </w:tcPr>
          <w:p w14:paraId="3ECED2D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0.581</w:t>
            </w:r>
          </w:p>
        </w:tc>
        <w:tc>
          <w:tcPr>
            <w:tcW w:w="1429" w:type="dxa"/>
            <w:shd w:val="clear" w:color="auto" w:fill="auto"/>
            <w:noWrap/>
            <w:hideMark/>
            <w:tcPrChange w:id="1701" w:author="tao huang" w:date="2018-01-10T18:12:00Z">
              <w:tcPr>
                <w:tcW w:w="1202" w:type="dxa"/>
                <w:gridSpan w:val="2"/>
                <w:shd w:val="clear" w:color="auto" w:fill="auto"/>
                <w:noWrap/>
                <w:hideMark/>
              </w:tcPr>
            </w:tcPrChange>
          </w:tcPr>
          <w:p w14:paraId="1F7BAAD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0.996</w:t>
            </w:r>
          </w:p>
        </w:tc>
        <w:tc>
          <w:tcPr>
            <w:tcW w:w="731" w:type="dxa"/>
            <w:shd w:val="clear" w:color="auto" w:fill="auto"/>
            <w:hideMark/>
            <w:tcPrChange w:id="1702" w:author="tao huang" w:date="2018-01-10T18:12:00Z">
              <w:tcPr>
                <w:tcW w:w="0" w:type="dxa"/>
                <w:gridSpan w:val="2"/>
                <w:shd w:val="clear" w:color="auto" w:fill="auto"/>
                <w:hideMark/>
              </w:tcPr>
            </w:tcPrChange>
          </w:tcPr>
          <w:p w14:paraId="6655FC6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49.23</w:t>
            </w:r>
          </w:p>
        </w:tc>
        <w:tc>
          <w:tcPr>
            <w:tcW w:w="976" w:type="dxa"/>
            <w:shd w:val="clear" w:color="auto" w:fill="auto"/>
            <w:hideMark/>
            <w:tcPrChange w:id="1703" w:author="tao huang" w:date="2018-01-10T18:12:00Z">
              <w:tcPr>
                <w:tcW w:w="0" w:type="dxa"/>
                <w:gridSpan w:val="2"/>
                <w:shd w:val="clear" w:color="auto" w:fill="auto"/>
                <w:hideMark/>
              </w:tcPr>
            </w:tcPrChange>
          </w:tcPr>
          <w:p w14:paraId="0BC0F6C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49.3%</w:t>
            </w:r>
          </w:p>
        </w:tc>
        <w:tc>
          <w:tcPr>
            <w:tcW w:w="851" w:type="dxa"/>
            <w:shd w:val="clear" w:color="auto" w:fill="auto"/>
            <w:hideMark/>
            <w:tcPrChange w:id="1704" w:author="tao huang" w:date="2018-01-10T18:12:00Z">
              <w:tcPr>
                <w:tcW w:w="0" w:type="dxa"/>
                <w:gridSpan w:val="2"/>
                <w:shd w:val="clear" w:color="auto" w:fill="auto"/>
                <w:hideMark/>
              </w:tcPr>
            </w:tcPrChange>
          </w:tcPr>
          <w:p w14:paraId="04C6FCD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1.652</w:t>
            </w:r>
          </w:p>
        </w:tc>
        <w:tc>
          <w:tcPr>
            <w:tcW w:w="1429" w:type="dxa"/>
            <w:shd w:val="clear" w:color="auto" w:fill="auto"/>
            <w:hideMark/>
            <w:tcPrChange w:id="1705" w:author="tao huang" w:date="2018-01-10T18:12:00Z">
              <w:tcPr>
                <w:tcW w:w="1813" w:type="dxa"/>
                <w:gridSpan w:val="2"/>
                <w:shd w:val="clear" w:color="auto" w:fill="auto"/>
                <w:hideMark/>
              </w:tcPr>
            </w:tcPrChange>
          </w:tcPr>
          <w:p w14:paraId="60DE9CD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0.995</w:t>
            </w:r>
          </w:p>
        </w:tc>
      </w:tr>
      <w:tr w:rsidR="004617F2" w:rsidRPr="000B121E" w14:paraId="68CCD970" w14:textId="77777777" w:rsidTr="0046503E">
        <w:trPr>
          <w:trHeight w:val="20"/>
          <w:jc w:val="center"/>
          <w:trPrChange w:id="1706"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707" w:author="tao huang" w:date="2018-01-10T18:12:00Z">
              <w:tcPr>
                <w:tcW w:w="1844" w:type="dxa"/>
                <w:gridSpan w:val="2"/>
                <w:shd w:val="clear" w:color="auto" w:fill="auto"/>
                <w:hideMark/>
              </w:tcPr>
            </w:tcPrChange>
          </w:tcPr>
          <w:p w14:paraId="5AA80585"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ADL-intra-EWC</w:t>
            </w:r>
          </w:p>
        </w:tc>
        <w:tc>
          <w:tcPr>
            <w:tcW w:w="725" w:type="dxa"/>
            <w:shd w:val="clear" w:color="auto" w:fill="auto"/>
            <w:hideMark/>
            <w:tcPrChange w:id="1708" w:author="tao huang" w:date="2018-01-10T18:12:00Z">
              <w:tcPr>
                <w:tcW w:w="0" w:type="dxa"/>
                <w:gridSpan w:val="2"/>
                <w:shd w:val="clear" w:color="auto" w:fill="auto"/>
                <w:hideMark/>
              </w:tcPr>
            </w:tcPrChange>
          </w:tcPr>
          <w:p w14:paraId="7AE8AE48"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9.10</w:t>
            </w:r>
          </w:p>
        </w:tc>
        <w:tc>
          <w:tcPr>
            <w:tcW w:w="976" w:type="dxa"/>
            <w:shd w:val="clear" w:color="auto" w:fill="auto"/>
            <w:hideMark/>
            <w:tcPrChange w:id="1709" w:author="tao huang" w:date="2018-01-10T18:12:00Z">
              <w:tcPr>
                <w:tcW w:w="0" w:type="dxa"/>
                <w:gridSpan w:val="2"/>
                <w:shd w:val="clear" w:color="auto" w:fill="auto"/>
                <w:hideMark/>
              </w:tcPr>
            </w:tcPrChange>
          </w:tcPr>
          <w:p w14:paraId="4B7300B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40.0%</w:t>
            </w:r>
          </w:p>
        </w:tc>
        <w:tc>
          <w:tcPr>
            <w:tcW w:w="851" w:type="dxa"/>
            <w:shd w:val="clear" w:color="auto" w:fill="auto"/>
            <w:hideMark/>
            <w:tcPrChange w:id="1710" w:author="tao huang" w:date="2018-01-10T18:12:00Z">
              <w:tcPr>
                <w:tcW w:w="0" w:type="dxa"/>
                <w:gridSpan w:val="2"/>
                <w:shd w:val="clear" w:color="auto" w:fill="auto"/>
                <w:hideMark/>
              </w:tcPr>
            </w:tcPrChange>
          </w:tcPr>
          <w:p w14:paraId="15EFFA7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0.581</w:t>
            </w:r>
          </w:p>
        </w:tc>
        <w:tc>
          <w:tcPr>
            <w:tcW w:w="1429" w:type="dxa"/>
            <w:shd w:val="clear" w:color="auto" w:fill="auto"/>
            <w:noWrap/>
            <w:hideMark/>
            <w:tcPrChange w:id="1711" w:author="tao huang" w:date="2018-01-10T18:12:00Z">
              <w:tcPr>
                <w:tcW w:w="1202" w:type="dxa"/>
                <w:gridSpan w:val="2"/>
                <w:shd w:val="clear" w:color="auto" w:fill="auto"/>
                <w:noWrap/>
                <w:hideMark/>
              </w:tcPr>
            </w:tcPrChange>
          </w:tcPr>
          <w:p w14:paraId="3267D290"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0.994</w:t>
            </w:r>
          </w:p>
        </w:tc>
        <w:tc>
          <w:tcPr>
            <w:tcW w:w="731" w:type="dxa"/>
            <w:shd w:val="clear" w:color="auto" w:fill="auto"/>
            <w:hideMark/>
            <w:tcPrChange w:id="1712" w:author="tao huang" w:date="2018-01-10T18:12:00Z">
              <w:tcPr>
                <w:tcW w:w="0" w:type="dxa"/>
                <w:gridSpan w:val="2"/>
                <w:shd w:val="clear" w:color="auto" w:fill="auto"/>
                <w:hideMark/>
              </w:tcPr>
            </w:tcPrChange>
          </w:tcPr>
          <w:p w14:paraId="5405AE69"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48.34</w:t>
            </w:r>
          </w:p>
        </w:tc>
        <w:tc>
          <w:tcPr>
            <w:tcW w:w="976" w:type="dxa"/>
            <w:shd w:val="clear" w:color="auto" w:fill="auto"/>
            <w:hideMark/>
            <w:tcPrChange w:id="1713" w:author="tao huang" w:date="2018-01-10T18:12:00Z">
              <w:tcPr>
                <w:tcW w:w="0" w:type="dxa"/>
                <w:gridSpan w:val="2"/>
                <w:shd w:val="clear" w:color="auto" w:fill="auto"/>
                <w:hideMark/>
              </w:tcPr>
            </w:tcPrChange>
          </w:tcPr>
          <w:p w14:paraId="7900D2A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47.9%</w:t>
            </w:r>
          </w:p>
        </w:tc>
        <w:tc>
          <w:tcPr>
            <w:tcW w:w="851" w:type="dxa"/>
            <w:shd w:val="clear" w:color="auto" w:fill="auto"/>
            <w:hideMark/>
            <w:tcPrChange w:id="1714" w:author="tao huang" w:date="2018-01-10T18:12:00Z">
              <w:tcPr>
                <w:tcW w:w="0" w:type="dxa"/>
                <w:gridSpan w:val="2"/>
                <w:shd w:val="clear" w:color="auto" w:fill="auto"/>
                <w:hideMark/>
              </w:tcPr>
            </w:tcPrChange>
          </w:tcPr>
          <w:p w14:paraId="2F9E28B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1.626</w:t>
            </w:r>
          </w:p>
        </w:tc>
        <w:tc>
          <w:tcPr>
            <w:tcW w:w="1429" w:type="dxa"/>
            <w:shd w:val="clear" w:color="auto" w:fill="auto"/>
            <w:hideMark/>
            <w:tcPrChange w:id="1715" w:author="tao huang" w:date="2018-01-10T18:12:00Z">
              <w:tcPr>
                <w:tcW w:w="1813" w:type="dxa"/>
                <w:gridSpan w:val="2"/>
                <w:shd w:val="clear" w:color="auto" w:fill="auto"/>
                <w:hideMark/>
              </w:tcPr>
            </w:tcPrChange>
          </w:tcPr>
          <w:p w14:paraId="618C921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0.965</w:t>
            </w:r>
          </w:p>
        </w:tc>
      </w:tr>
      <w:tr w:rsidR="004617F2" w:rsidRPr="000B121E" w14:paraId="3867381F"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716"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717" w:author="tao huang" w:date="2018-01-10T18:12:00Z">
              <w:tcPr>
                <w:tcW w:w="1844" w:type="dxa"/>
                <w:gridSpan w:val="2"/>
                <w:shd w:val="clear" w:color="auto" w:fill="auto"/>
                <w:hideMark/>
              </w:tcPr>
            </w:tcPrChange>
          </w:tcPr>
          <w:p w14:paraId="15BE852B"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ADL-own-IC</w:t>
            </w:r>
          </w:p>
        </w:tc>
        <w:tc>
          <w:tcPr>
            <w:tcW w:w="725" w:type="dxa"/>
            <w:shd w:val="clear" w:color="auto" w:fill="auto"/>
            <w:hideMark/>
            <w:tcPrChange w:id="1718" w:author="tao huang" w:date="2018-01-10T18:12:00Z">
              <w:tcPr>
                <w:tcW w:w="0" w:type="dxa"/>
                <w:gridSpan w:val="2"/>
                <w:shd w:val="clear" w:color="auto" w:fill="auto"/>
                <w:hideMark/>
              </w:tcPr>
            </w:tcPrChange>
          </w:tcPr>
          <w:p w14:paraId="4907702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9.23</w:t>
            </w:r>
          </w:p>
        </w:tc>
        <w:tc>
          <w:tcPr>
            <w:tcW w:w="976" w:type="dxa"/>
            <w:shd w:val="clear" w:color="auto" w:fill="auto"/>
            <w:hideMark/>
            <w:tcPrChange w:id="1719" w:author="tao huang" w:date="2018-01-10T18:12:00Z">
              <w:tcPr>
                <w:tcW w:w="0" w:type="dxa"/>
                <w:gridSpan w:val="2"/>
                <w:shd w:val="clear" w:color="auto" w:fill="auto"/>
                <w:hideMark/>
              </w:tcPr>
            </w:tcPrChange>
          </w:tcPr>
          <w:p w14:paraId="3D6758F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40.2%</w:t>
            </w:r>
          </w:p>
        </w:tc>
        <w:tc>
          <w:tcPr>
            <w:tcW w:w="851" w:type="dxa"/>
            <w:shd w:val="clear" w:color="auto" w:fill="auto"/>
            <w:hideMark/>
            <w:tcPrChange w:id="1720" w:author="tao huang" w:date="2018-01-10T18:12:00Z">
              <w:tcPr>
                <w:tcW w:w="0" w:type="dxa"/>
                <w:gridSpan w:val="2"/>
                <w:shd w:val="clear" w:color="auto" w:fill="auto"/>
                <w:hideMark/>
              </w:tcPr>
            </w:tcPrChange>
          </w:tcPr>
          <w:p w14:paraId="40CD0E2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0.575</w:t>
            </w:r>
          </w:p>
        </w:tc>
        <w:tc>
          <w:tcPr>
            <w:tcW w:w="1429" w:type="dxa"/>
            <w:shd w:val="clear" w:color="auto" w:fill="auto"/>
            <w:noWrap/>
            <w:hideMark/>
            <w:tcPrChange w:id="1721" w:author="tao huang" w:date="2018-01-10T18:12:00Z">
              <w:tcPr>
                <w:tcW w:w="1202" w:type="dxa"/>
                <w:gridSpan w:val="2"/>
                <w:shd w:val="clear" w:color="auto" w:fill="auto"/>
                <w:noWrap/>
                <w:hideMark/>
              </w:tcPr>
            </w:tcPrChange>
          </w:tcPr>
          <w:p w14:paraId="15A45213"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0.995</w:t>
            </w:r>
          </w:p>
        </w:tc>
        <w:tc>
          <w:tcPr>
            <w:tcW w:w="731" w:type="dxa"/>
            <w:shd w:val="clear" w:color="auto" w:fill="auto"/>
            <w:hideMark/>
            <w:tcPrChange w:id="1722" w:author="tao huang" w:date="2018-01-10T18:12:00Z">
              <w:tcPr>
                <w:tcW w:w="0" w:type="dxa"/>
                <w:gridSpan w:val="2"/>
                <w:shd w:val="clear" w:color="auto" w:fill="auto"/>
                <w:hideMark/>
              </w:tcPr>
            </w:tcPrChange>
          </w:tcPr>
          <w:p w14:paraId="5BED51F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51.54</w:t>
            </w:r>
          </w:p>
        </w:tc>
        <w:tc>
          <w:tcPr>
            <w:tcW w:w="976" w:type="dxa"/>
            <w:shd w:val="clear" w:color="auto" w:fill="auto"/>
            <w:hideMark/>
            <w:tcPrChange w:id="1723" w:author="tao huang" w:date="2018-01-10T18:12:00Z">
              <w:tcPr>
                <w:tcW w:w="0" w:type="dxa"/>
                <w:gridSpan w:val="2"/>
                <w:shd w:val="clear" w:color="auto" w:fill="auto"/>
                <w:hideMark/>
              </w:tcPr>
            </w:tcPrChange>
          </w:tcPr>
          <w:p w14:paraId="3A6E008A"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49.7%</w:t>
            </w:r>
          </w:p>
        </w:tc>
        <w:tc>
          <w:tcPr>
            <w:tcW w:w="851" w:type="dxa"/>
            <w:shd w:val="clear" w:color="auto" w:fill="auto"/>
            <w:hideMark/>
            <w:tcPrChange w:id="1724" w:author="tao huang" w:date="2018-01-10T18:12:00Z">
              <w:tcPr>
                <w:tcW w:w="0" w:type="dxa"/>
                <w:gridSpan w:val="2"/>
                <w:shd w:val="clear" w:color="auto" w:fill="auto"/>
                <w:hideMark/>
              </w:tcPr>
            </w:tcPrChange>
          </w:tcPr>
          <w:p w14:paraId="2917947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1.673</w:t>
            </w:r>
          </w:p>
        </w:tc>
        <w:tc>
          <w:tcPr>
            <w:tcW w:w="1429" w:type="dxa"/>
            <w:shd w:val="clear" w:color="auto" w:fill="auto"/>
            <w:hideMark/>
            <w:tcPrChange w:id="1725" w:author="tao huang" w:date="2018-01-10T18:12:00Z">
              <w:tcPr>
                <w:tcW w:w="1813" w:type="dxa"/>
                <w:gridSpan w:val="2"/>
                <w:shd w:val="clear" w:color="auto" w:fill="auto"/>
                <w:hideMark/>
              </w:tcPr>
            </w:tcPrChange>
          </w:tcPr>
          <w:p w14:paraId="08A8378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1.017</w:t>
            </w:r>
          </w:p>
        </w:tc>
      </w:tr>
      <w:tr w:rsidR="004617F2" w:rsidRPr="000B121E" w14:paraId="0E4AAC84" w14:textId="77777777" w:rsidTr="0046503E">
        <w:trPr>
          <w:trHeight w:val="20"/>
          <w:jc w:val="center"/>
          <w:trPrChange w:id="1726"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727" w:author="tao huang" w:date="2018-01-10T18:12:00Z">
              <w:tcPr>
                <w:tcW w:w="1844" w:type="dxa"/>
                <w:gridSpan w:val="2"/>
                <w:shd w:val="clear" w:color="auto" w:fill="auto"/>
                <w:hideMark/>
              </w:tcPr>
            </w:tcPrChange>
          </w:tcPr>
          <w:p w14:paraId="6AE0BD53"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ADL-intra-IC</w:t>
            </w:r>
          </w:p>
        </w:tc>
        <w:tc>
          <w:tcPr>
            <w:tcW w:w="725" w:type="dxa"/>
            <w:shd w:val="clear" w:color="auto" w:fill="auto"/>
            <w:hideMark/>
            <w:tcPrChange w:id="1728" w:author="tao huang" w:date="2018-01-10T18:12:00Z">
              <w:tcPr>
                <w:tcW w:w="0" w:type="dxa"/>
                <w:gridSpan w:val="2"/>
                <w:shd w:val="clear" w:color="auto" w:fill="auto"/>
                <w:hideMark/>
              </w:tcPr>
            </w:tcPrChange>
          </w:tcPr>
          <w:p w14:paraId="4ACBFE9B"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9.03</w:t>
            </w:r>
          </w:p>
        </w:tc>
        <w:tc>
          <w:tcPr>
            <w:tcW w:w="976" w:type="dxa"/>
            <w:shd w:val="clear" w:color="auto" w:fill="auto"/>
            <w:hideMark/>
            <w:tcPrChange w:id="1729" w:author="tao huang" w:date="2018-01-10T18:12:00Z">
              <w:tcPr>
                <w:tcW w:w="0" w:type="dxa"/>
                <w:gridSpan w:val="2"/>
                <w:shd w:val="clear" w:color="auto" w:fill="auto"/>
                <w:hideMark/>
              </w:tcPr>
            </w:tcPrChange>
          </w:tcPr>
          <w:p w14:paraId="0EF3580E"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40.0%</w:t>
            </w:r>
          </w:p>
        </w:tc>
        <w:tc>
          <w:tcPr>
            <w:tcW w:w="851" w:type="dxa"/>
            <w:shd w:val="clear" w:color="auto" w:fill="auto"/>
            <w:hideMark/>
            <w:tcPrChange w:id="1730" w:author="tao huang" w:date="2018-01-10T18:12:00Z">
              <w:tcPr>
                <w:tcW w:w="0" w:type="dxa"/>
                <w:gridSpan w:val="2"/>
                <w:shd w:val="clear" w:color="auto" w:fill="auto"/>
                <w:hideMark/>
              </w:tcPr>
            </w:tcPrChange>
          </w:tcPr>
          <w:p w14:paraId="2885B919"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0.577</w:t>
            </w:r>
          </w:p>
        </w:tc>
        <w:tc>
          <w:tcPr>
            <w:tcW w:w="1429" w:type="dxa"/>
            <w:shd w:val="clear" w:color="auto" w:fill="auto"/>
            <w:noWrap/>
            <w:hideMark/>
            <w:tcPrChange w:id="1731" w:author="tao huang" w:date="2018-01-10T18:12:00Z">
              <w:tcPr>
                <w:tcW w:w="1202" w:type="dxa"/>
                <w:gridSpan w:val="2"/>
                <w:shd w:val="clear" w:color="auto" w:fill="auto"/>
                <w:noWrap/>
                <w:hideMark/>
              </w:tcPr>
            </w:tcPrChange>
          </w:tcPr>
          <w:p w14:paraId="2D1ACDC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0.992</w:t>
            </w:r>
          </w:p>
        </w:tc>
        <w:tc>
          <w:tcPr>
            <w:tcW w:w="731" w:type="dxa"/>
            <w:shd w:val="clear" w:color="auto" w:fill="auto"/>
            <w:hideMark/>
            <w:tcPrChange w:id="1732" w:author="tao huang" w:date="2018-01-10T18:12:00Z">
              <w:tcPr>
                <w:tcW w:w="0" w:type="dxa"/>
                <w:gridSpan w:val="2"/>
                <w:shd w:val="clear" w:color="auto" w:fill="auto"/>
                <w:hideMark/>
              </w:tcPr>
            </w:tcPrChange>
          </w:tcPr>
          <w:p w14:paraId="7854E8A9"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49.71</w:t>
            </w:r>
          </w:p>
        </w:tc>
        <w:tc>
          <w:tcPr>
            <w:tcW w:w="976" w:type="dxa"/>
            <w:shd w:val="clear" w:color="auto" w:fill="auto"/>
            <w:hideMark/>
            <w:tcPrChange w:id="1733" w:author="tao huang" w:date="2018-01-10T18:12:00Z">
              <w:tcPr>
                <w:tcW w:w="0" w:type="dxa"/>
                <w:gridSpan w:val="2"/>
                <w:shd w:val="clear" w:color="auto" w:fill="auto"/>
                <w:hideMark/>
              </w:tcPr>
            </w:tcPrChange>
          </w:tcPr>
          <w:p w14:paraId="6C6EA36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48.3%</w:t>
            </w:r>
          </w:p>
        </w:tc>
        <w:tc>
          <w:tcPr>
            <w:tcW w:w="851" w:type="dxa"/>
            <w:shd w:val="clear" w:color="auto" w:fill="auto"/>
            <w:hideMark/>
            <w:tcPrChange w:id="1734" w:author="tao huang" w:date="2018-01-10T18:12:00Z">
              <w:tcPr>
                <w:tcW w:w="0" w:type="dxa"/>
                <w:gridSpan w:val="2"/>
                <w:shd w:val="clear" w:color="auto" w:fill="auto"/>
                <w:hideMark/>
              </w:tcPr>
            </w:tcPrChange>
          </w:tcPr>
          <w:p w14:paraId="6B7F00E0"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1.647</w:t>
            </w:r>
          </w:p>
        </w:tc>
        <w:tc>
          <w:tcPr>
            <w:tcW w:w="1429" w:type="dxa"/>
            <w:shd w:val="clear" w:color="auto" w:fill="auto"/>
            <w:hideMark/>
            <w:tcPrChange w:id="1735" w:author="tao huang" w:date="2018-01-10T18:12:00Z">
              <w:tcPr>
                <w:tcW w:w="1813" w:type="dxa"/>
                <w:gridSpan w:val="2"/>
                <w:shd w:val="clear" w:color="auto" w:fill="auto"/>
                <w:hideMark/>
              </w:tcPr>
            </w:tcPrChange>
          </w:tcPr>
          <w:p w14:paraId="02519195"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0.988</w:t>
            </w:r>
          </w:p>
        </w:tc>
      </w:tr>
      <w:tr w:rsidR="00877FDD" w:rsidRPr="000B121E" w14:paraId="57DD9709" w14:textId="77777777" w:rsidTr="0046503E">
        <w:tblPrEx>
          <w:tblPrExChange w:id="1736" w:author="tao huang" w:date="2018-01-10T18:12:00Z">
            <w:tblPrEx>
              <w:tblW w:w="9596" w:type="dxa"/>
              <w:jc w:val="center"/>
              <w:tblInd w:w="0" w:type="dxa"/>
            </w:tblPrEx>
          </w:tblPrExChange>
        </w:tblPrEx>
        <w:trPr>
          <w:cnfStyle w:val="000000100000" w:firstRow="0" w:lastRow="0" w:firstColumn="0" w:lastColumn="0" w:oddVBand="0" w:evenVBand="0" w:oddHBand="1" w:evenHBand="0" w:firstRowFirstColumn="0" w:firstRowLastColumn="0" w:lastRowFirstColumn="0" w:lastRowLastColumn="0"/>
          <w:trHeight w:val="20"/>
          <w:jc w:val="center"/>
          <w:trPrChange w:id="1737" w:author="tao huang" w:date="2018-01-10T18:12: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E7E6E6" w:themeFill="background2"/>
            <w:hideMark/>
            <w:tcPrChange w:id="1738" w:author="tao huang" w:date="2018-01-10T18:12:00Z">
              <w:tcPr>
                <w:tcW w:w="0" w:type="dxa"/>
                <w:shd w:val="clear" w:color="auto" w:fill="E7E6E6" w:themeFill="background2"/>
                <w:hideMark/>
              </w:tcPr>
            </w:tcPrChange>
          </w:tcPr>
          <w:p w14:paraId="61C8FDF3"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ADL-EWC-IC</w:t>
            </w:r>
          </w:p>
        </w:tc>
        <w:tc>
          <w:tcPr>
            <w:tcW w:w="725" w:type="dxa"/>
            <w:shd w:val="clear" w:color="auto" w:fill="E7E6E6" w:themeFill="background2"/>
            <w:hideMark/>
            <w:tcPrChange w:id="1739" w:author="tao huang" w:date="2018-01-10T18:12:00Z">
              <w:tcPr>
                <w:tcW w:w="705" w:type="dxa"/>
                <w:gridSpan w:val="2"/>
                <w:shd w:val="clear" w:color="auto" w:fill="E7E6E6" w:themeFill="background2"/>
                <w:hideMark/>
              </w:tcPr>
            </w:tcPrChange>
          </w:tcPr>
          <w:p w14:paraId="76C3346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9.03</w:t>
            </w:r>
          </w:p>
        </w:tc>
        <w:tc>
          <w:tcPr>
            <w:tcW w:w="976" w:type="dxa"/>
            <w:shd w:val="clear" w:color="auto" w:fill="E7E6E6" w:themeFill="background2"/>
            <w:hideMark/>
            <w:tcPrChange w:id="1740" w:author="tao huang" w:date="2018-01-10T18:12:00Z">
              <w:tcPr>
                <w:tcW w:w="950" w:type="dxa"/>
                <w:gridSpan w:val="2"/>
                <w:shd w:val="clear" w:color="auto" w:fill="E7E6E6" w:themeFill="background2"/>
                <w:hideMark/>
              </w:tcPr>
            </w:tcPrChange>
          </w:tcPr>
          <w:p w14:paraId="39BD7D0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40.0%</w:t>
            </w:r>
          </w:p>
        </w:tc>
        <w:tc>
          <w:tcPr>
            <w:tcW w:w="851" w:type="dxa"/>
            <w:shd w:val="clear" w:color="auto" w:fill="E7E6E6" w:themeFill="background2"/>
            <w:hideMark/>
            <w:tcPrChange w:id="1741" w:author="tao huang" w:date="2018-01-10T18:12:00Z">
              <w:tcPr>
                <w:tcW w:w="828" w:type="dxa"/>
                <w:gridSpan w:val="2"/>
                <w:shd w:val="clear" w:color="auto" w:fill="E7E6E6" w:themeFill="background2"/>
                <w:hideMark/>
              </w:tcPr>
            </w:tcPrChange>
          </w:tcPr>
          <w:p w14:paraId="35723EE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0.577</w:t>
            </w:r>
          </w:p>
        </w:tc>
        <w:tc>
          <w:tcPr>
            <w:tcW w:w="1429" w:type="dxa"/>
            <w:shd w:val="clear" w:color="auto" w:fill="E7E6E6" w:themeFill="background2"/>
            <w:noWrap/>
            <w:hideMark/>
            <w:tcPrChange w:id="1742" w:author="tao huang" w:date="2018-01-10T18:12:00Z">
              <w:tcPr>
                <w:tcW w:w="1390" w:type="dxa"/>
                <w:gridSpan w:val="2"/>
                <w:shd w:val="clear" w:color="auto" w:fill="E7E6E6" w:themeFill="background2"/>
                <w:noWrap/>
                <w:hideMark/>
              </w:tcPr>
            </w:tcPrChange>
          </w:tcPr>
          <w:p w14:paraId="7AE3D0B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0.992</w:t>
            </w:r>
          </w:p>
        </w:tc>
        <w:tc>
          <w:tcPr>
            <w:tcW w:w="731" w:type="dxa"/>
            <w:shd w:val="clear" w:color="auto" w:fill="E7E6E6" w:themeFill="background2"/>
            <w:hideMark/>
            <w:tcPrChange w:id="1743" w:author="tao huang" w:date="2018-01-10T18:12:00Z">
              <w:tcPr>
                <w:tcW w:w="711" w:type="dxa"/>
                <w:gridSpan w:val="2"/>
                <w:shd w:val="clear" w:color="auto" w:fill="E7E6E6" w:themeFill="background2"/>
                <w:hideMark/>
              </w:tcPr>
            </w:tcPrChange>
          </w:tcPr>
          <w:p w14:paraId="10CB3AE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48.34</w:t>
            </w:r>
          </w:p>
        </w:tc>
        <w:tc>
          <w:tcPr>
            <w:tcW w:w="976" w:type="dxa"/>
            <w:shd w:val="clear" w:color="auto" w:fill="E7E6E6" w:themeFill="background2"/>
            <w:hideMark/>
            <w:tcPrChange w:id="1744" w:author="tao huang" w:date="2018-01-10T18:12:00Z">
              <w:tcPr>
                <w:tcW w:w="950" w:type="dxa"/>
                <w:gridSpan w:val="2"/>
                <w:shd w:val="clear" w:color="auto" w:fill="E7E6E6" w:themeFill="background2"/>
                <w:hideMark/>
              </w:tcPr>
            </w:tcPrChange>
          </w:tcPr>
          <w:p w14:paraId="5F9E6BF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47.9%</w:t>
            </w:r>
          </w:p>
        </w:tc>
        <w:tc>
          <w:tcPr>
            <w:tcW w:w="851" w:type="dxa"/>
            <w:shd w:val="clear" w:color="auto" w:fill="E7E6E6" w:themeFill="background2"/>
            <w:hideMark/>
            <w:tcPrChange w:id="1745" w:author="tao huang" w:date="2018-01-10T18:12:00Z">
              <w:tcPr>
                <w:tcW w:w="828" w:type="dxa"/>
                <w:gridSpan w:val="2"/>
                <w:shd w:val="clear" w:color="auto" w:fill="E7E6E6" w:themeFill="background2"/>
                <w:hideMark/>
              </w:tcPr>
            </w:tcPrChange>
          </w:tcPr>
          <w:p w14:paraId="5BA1566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1.626</w:t>
            </w:r>
          </w:p>
        </w:tc>
        <w:tc>
          <w:tcPr>
            <w:tcW w:w="1429" w:type="dxa"/>
            <w:shd w:val="clear" w:color="auto" w:fill="E7E6E6" w:themeFill="background2"/>
            <w:hideMark/>
            <w:tcPrChange w:id="1746" w:author="tao huang" w:date="2018-01-10T18:12:00Z">
              <w:tcPr>
                <w:tcW w:w="1390" w:type="dxa"/>
                <w:gridSpan w:val="2"/>
                <w:shd w:val="clear" w:color="auto" w:fill="E7E6E6" w:themeFill="background2"/>
                <w:hideMark/>
              </w:tcPr>
            </w:tcPrChange>
          </w:tcPr>
          <w:p w14:paraId="577C553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0.965</w:t>
            </w:r>
          </w:p>
        </w:tc>
      </w:tr>
      <w:tr w:rsidR="004617F2" w:rsidRPr="000B121E" w14:paraId="14FF0F9B" w14:textId="77777777" w:rsidTr="0046503E">
        <w:trPr>
          <w:trHeight w:val="20"/>
          <w:jc w:val="center"/>
          <w:trPrChange w:id="1747"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noWrap/>
            <w:hideMark/>
            <w:tcPrChange w:id="1748" w:author="tao huang" w:date="2018-01-10T18:12:00Z">
              <w:tcPr>
                <w:tcW w:w="1844" w:type="dxa"/>
                <w:gridSpan w:val="2"/>
                <w:shd w:val="clear" w:color="auto" w:fill="auto"/>
                <w:noWrap/>
                <w:hideMark/>
              </w:tcPr>
            </w:tcPrChange>
          </w:tcPr>
          <w:p w14:paraId="6AF82ABB" w14:textId="43F383E8" w:rsidR="004617F2" w:rsidRPr="000B121E" w:rsidRDefault="00D74A83" w:rsidP="000B121E">
            <w:pPr>
              <w:shd w:val="clear" w:color="auto" w:fill="FFFFFF" w:themeFill="background1"/>
              <w:spacing w:after="0"/>
              <w:jc w:val="center"/>
              <w:rPr>
                <w:rFonts w:eastAsia="Times New Roman" w:cs="Times New Roman"/>
                <w:b w:val="0"/>
                <w:color w:val="000000" w:themeColor="text1"/>
                <w:sz w:val="22"/>
              </w:rPr>
            </w:pPr>
            <w:ins w:id="1749" w:author="tao huang" w:date="2018-01-10T18:17:00Z">
              <w:r w:rsidRPr="00E04650">
                <w:rPr>
                  <w:rFonts w:eastAsia="Times New Roman" w:cs="Times New Roman"/>
                  <w:b w:val="0"/>
                  <w:i/>
                  <w:color w:val="000000" w:themeColor="text1"/>
                  <w:sz w:val="22"/>
                </w:rPr>
                <w:t>H</w:t>
              </w:r>
            </w:ins>
            <w:ins w:id="1750" w:author="tao huang" w:date="2018-01-10T18:16:00Z">
              <w:r w:rsidR="0010772A">
                <w:rPr>
                  <w:rFonts w:eastAsia="Times New Roman" w:cs="Times New Roman"/>
                  <w:b w:val="0"/>
                  <w:color w:val="000000" w:themeColor="text1"/>
                  <w:sz w:val="22"/>
                </w:rPr>
                <w:t>=4</w:t>
              </w:r>
            </w:ins>
            <w:del w:id="1751" w:author="tao huang" w:date="2018-01-10T18:16:00Z">
              <w:r w:rsidR="004617F2" w:rsidRPr="000B121E" w:rsidDel="0010772A">
                <w:rPr>
                  <w:rFonts w:eastAsia="Times New Roman" w:cs="Times New Roman"/>
                  <w:b w:val="0"/>
                  <w:color w:val="000000" w:themeColor="text1"/>
                  <w:sz w:val="22"/>
                </w:rPr>
                <w:delText xml:space="preserve">Forecast horizon= </w:delText>
              </w:r>
            </w:del>
            <w:commentRangeStart w:id="1752"/>
            <w:del w:id="1753" w:author="tao huang" w:date="2017-12-29T14:51:00Z">
              <w:r w:rsidR="004617F2" w:rsidRPr="00984EB4" w:rsidDel="00BE6096">
                <w:rPr>
                  <w:rFonts w:eastAsia="Times New Roman" w:cs="Times New Roman"/>
                  <w:b w:val="0"/>
                  <w:color w:val="000000" w:themeColor="text1"/>
                  <w:sz w:val="22"/>
                  <w:highlight w:val="yellow"/>
                  <w:rPrChange w:id="1754" w:author="tao huang" w:date="2018-01-10T18:15:00Z">
                    <w:rPr>
                      <w:rFonts w:eastAsia="Times New Roman" w:cs="Times New Roman"/>
                      <w:color w:val="000000" w:themeColor="text1"/>
                      <w:sz w:val="22"/>
                    </w:rPr>
                  </w:rPrChange>
                </w:rPr>
                <w:delText>1</w:delText>
              </w:r>
              <w:commentRangeEnd w:id="1752"/>
              <w:r w:rsidR="00EF6884" w:rsidRPr="0047706C" w:rsidDel="00BE6096">
                <w:rPr>
                  <w:rStyle w:val="CommentReference"/>
                  <w:b w:val="0"/>
                  <w:bCs w:val="0"/>
                </w:rPr>
                <w:commentReference w:id="1752"/>
              </w:r>
            </w:del>
          </w:p>
        </w:tc>
        <w:tc>
          <w:tcPr>
            <w:tcW w:w="3981" w:type="dxa"/>
            <w:gridSpan w:val="4"/>
            <w:shd w:val="clear" w:color="auto" w:fill="auto"/>
            <w:noWrap/>
            <w:hideMark/>
            <w:tcPrChange w:id="1755" w:author="tao huang" w:date="2018-01-10T18:12:00Z">
              <w:tcPr>
                <w:tcW w:w="3685" w:type="dxa"/>
                <w:gridSpan w:val="8"/>
                <w:shd w:val="clear" w:color="auto" w:fill="auto"/>
                <w:noWrap/>
                <w:hideMark/>
              </w:tcPr>
            </w:tcPrChange>
          </w:tcPr>
          <w:p w14:paraId="4D8C2871"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Non-promoted period</w:t>
            </w:r>
          </w:p>
        </w:tc>
        <w:tc>
          <w:tcPr>
            <w:tcW w:w="3987" w:type="dxa"/>
            <w:gridSpan w:val="4"/>
            <w:shd w:val="clear" w:color="auto" w:fill="auto"/>
            <w:noWrap/>
            <w:hideMark/>
            <w:tcPrChange w:id="1756" w:author="tao huang" w:date="2018-01-10T18:12:00Z">
              <w:tcPr>
                <w:tcW w:w="4302" w:type="dxa"/>
                <w:gridSpan w:val="8"/>
                <w:shd w:val="clear" w:color="auto" w:fill="auto"/>
                <w:noWrap/>
                <w:hideMark/>
              </w:tcPr>
            </w:tcPrChange>
          </w:tcPr>
          <w:p w14:paraId="14F84F18"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Promoted period</w:t>
            </w:r>
          </w:p>
        </w:tc>
      </w:tr>
      <w:tr w:rsidR="004617F2" w:rsidRPr="000B121E" w14:paraId="62E01693"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757"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758" w:author="tao huang" w:date="2018-01-10T18:12:00Z">
              <w:tcPr>
                <w:tcW w:w="1844" w:type="dxa"/>
                <w:gridSpan w:val="2"/>
                <w:shd w:val="clear" w:color="auto" w:fill="auto"/>
                <w:hideMark/>
              </w:tcPr>
            </w:tcPrChange>
          </w:tcPr>
          <w:p w14:paraId="18067684"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Model/measure</w:t>
            </w:r>
          </w:p>
        </w:tc>
        <w:tc>
          <w:tcPr>
            <w:tcW w:w="725" w:type="dxa"/>
            <w:shd w:val="clear" w:color="auto" w:fill="auto"/>
            <w:hideMark/>
            <w:tcPrChange w:id="1759" w:author="tao huang" w:date="2018-01-10T18:12:00Z">
              <w:tcPr>
                <w:tcW w:w="0" w:type="dxa"/>
                <w:gridSpan w:val="2"/>
                <w:shd w:val="clear" w:color="auto" w:fill="auto"/>
                <w:hideMark/>
              </w:tcPr>
            </w:tcPrChange>
          </w:tcPr>
          <w:p w14:paraId="4AFD6B3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MAE</w:t>
            </w:r>
          </w:p>
        </w:tc>
        <w:tc>
          <w:tcPr>
            <w:tcW w:w="976" w:type="dxa"/>
            <w:shd w:val="clear" w:color="auto" w:fill="auto"/>
            <w:hideMark/>
            <w:tcPrChange w:id="1760" w:author="tao huang" w:date="2018-01-10T18:12:00Z">
              <w:tcPr>
                <w:tcW w:w="0" w:type="dxa"/>
                <w:gridSpan w:val="2"/>
                <w:shd w:val="clear" w:color="auto" w:fill="auto"/>
                <w:hideMark/>
              </w:tcPr>
            </w:tcPrChange>
          </w:tcPr>
          <w:p w14:paraId="7705E3F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SMAPE</w:t>
            </w:r>
          </w:p>
        </w:tc>
        <w:tc>
          <w:tcPr>
            <w:tcW w:w="851" w:type="dxa"/>
            <w:shd w:val="clear" w:color="auto" w:fill="auto"/>
            <w:hideMark/>
            <w:tcPrChange w:id="1761" w:author="tao huang" w:date="2018-01-10T18:12:00Z">
              <w:tcPr>
                <w:tcW w:w="0" w:type="dxa"/>
                <w:gridSpan w:val="2"/>
                <w:shd w:val="clear" w:color="auto" w:fill="auto"/>
                <w:hideMark/>
              </w:tcPr>
            </w:tcPrChange>
          </w:tcPr>
          <w:p w14:paraId="3808025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MASE</w:t>
            </w:r>
          </w:p>
        </w:tc>
        <w:tc>
          <w:tcPr>
            <w:tcW w:w="1429" w:type="dxa"/>
            <w:shd w:val="clear" w:color="auto" w:fill="auto"/>
            <w:noWrap/>
            <w:hideMark/>
            <w:tcPrChange w:id="1762" w:author="tao huang" w:date="2018-01-10T18:12:00Z">
              <w:tcPr>
                <w:tcW w:w="1202" w:type="dxa"/>
                <w:gridSpan w:val="2"/>
                <w:shd w:val="clear" w:color="auto" w:fill="auto"/>
                <w:noWrap/>
                <w:hideMark/>
              </w:tcPr>
            </w:tcPrChange>
          </w:tcPr>
          <w:p w14:paraId="264E2AF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AvgRelMAE</w:t>
            </w:r>
          </w:p>
        </w:tc>
        <w:tc>
          <w:tcPr>
            <w:tcW w:w="731" w:type="dxa"/>
            <w:shd w:val="clear" w:color="auto" w:fill="auto"/>
            <w:hideMark/>
            <w:tcPrChange w:id="1763" w:author="tao huang" w:date="2018-01-10T18:12:00Z">
              <w:tcPr>
                <w:tcW w:w="0" w:type="dxa"/>
                <w:gridSpan w:val="2"/>
                <w:shd w:val="clear" w:color="auto" w:fill="auto"/>
                <w:hideMark/>
              </w:tcPr>
            </w:tcPrChange>
          </w:tcPr>
          <w:p w14:paraId="1FD2B5B3"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MAE</w:t>
            </w:r>
          </w:p>
        </w:tc>
        <w:tc>
          <w:tcPr>
            <w:tcW w:w="976" w:type="dxa"/>
            <w:shd w:val="clear" w:color="auto" w:fill="auto"/>
            <w:hideMark/>
            <w:tcPrChange w:id="1764" w:author="tao huang" w:date="2018-01-10T18:12:00Z">
              <w:tcPr>
                <w:tcW w:w="0" w:type="dxa"/>
                <w:gridSpan w:val="2"/>
                <w:shd w:val="clear" w:color="auto" w:fill="auto"/>
                <w:hideMark/>
              </w:tcPr>
            </w:tcPrChange>
          </w:tcPr>
          <w:p w14:paraId="71914C7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SMAPE</w:t>
            </w:r>
          </w:p>
        </w:tc>
        <w:tc>
          <w:tcPr>
            <w:tcW w:w="851" w:type="dxa"/>
            <w:shd w:val="clear" w:color="auto" w:fill="auto"/>
            <w:hideMark/>
            <w:tcPrChange w:id="1765" w:author="tao huang" w:date="2018-01-10T18:12:00Z">
              <w:tcPr>
                <w:tcW w:w="0" w:type="dxa"/>
                <w:gridSpan w:val="2"/>
                <w:shd w:val="clear" w:color="auto" w:fill="auto"/>
                <w:hideMark/>
              </w:tcPr>
            </w:tcPrChange>
          </w:tcPr>
          <w:p w14:paraId="6E2EA8F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MASE</w:t>
            </w:r>
          </w:p>
        </w:tc>
        <w:tc>
          <w:tcPr>
            <w:tcW w:w="1429" w:type="dxa"/>
            <w:shd w:val="clear" w:color="auto" w:fill="auto"/>
            <w:noWrap/>
            <w:hideMark/>
            <w:tcPrChange w:id="1766" w:author="tao huang" w:date="2018-01-10T18:12:00Z">
              <w:tcPr>
                <w:tcW w:w="1813" w:type="dxa"/>
                <w:gridSpan w:val="2"/>
                <w:shd w:val="clear" w:color="auto" w:fill="auto"/>
                <w:noWrap/>
                <w:hideMark/>
              </w:tcPr>
            </w:tcPrChange>
          </w:tcPr>
          <w:p w14:paraId="0F163AF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AvgRelMAE</w:t>
            </w:r>
          </w:p>
        </w:tc>
      </w:tr>
      <w:tr w:rsidR="004617F2" w:rsidRPr="000B121E" w14:paraId="651D253E" w14:textId="77777777" w:rsidTr="0046503E">
        <w:trPr>
          <w:trHeight w:val="20"/>
          <w:jc w:val="center"/>
          <w:trPrChange w:id="1767"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768" w:author="tao huang" w:date="2018-01-10T18:12:00Z">
              <w:tcPr>
                <w:tcW w:w="1844" w:type="dxa"/>
                <w:gridSpan w:val="2"/>
                <w:shd w:val="clear" w:color="auto" w:fill="auto"/>
                <w:hideMark/>
              </w:tcPr>
            </w:tcPrChange>
          </w:tcPr>
          <w:p w14:paraId="49CEFC3D"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Base-lift</w:t>
            </w:r>
          </w:p>
        </w:tc>
        <w:tc>
          <w:tcPr>
            <w:tcW w:w="725" w:type="dxa"/>
            <w:shd w:val="clear" w:color="auto" w:fill="auto"/>
            <w:hideMark/>
            <w:tcPrChange w:id="1769" w:author="tao huang" w:date="2018-01-10T18:12:00Z">
              <w:tcPr>
                <w:tcW w:w="0" w:type="dxa"/>
                <w:gridSpan w:val="2"/>
                <w:shd w:val="clear" w:color="auto" w:fill="auto"/>
                <w:hideMark/>
              </w:tcPr>
            </w:tcPrChange>
          </w:tcPr>
          <w:p w14:paraId="24AF8D2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9.41</w:t>
            </w:r>
          </w:p>
        </w:tc>
        <w:tc>
          <w:tcPr>
            <w:tcW w:w="976" w:type="dxa"/>
            <w:shd w:val="clear" w:color="auto" w:fill="auto"/>
            <w:hideMark/>
            <w:tcPrChange w:id="1770" w:author="tao huang" w:date="2018-01-10T18:12:00Z">
              <w:tcPr>
                <w:tcW w:w="0" w:type="dxa"/>
                <w:gridSpan w:val="2"/>
                <w:shd w:val="clear" w:color="auto" w:fill="auto"/>
                <w:hideMark/>
              </w:tcPr>
            </w:tcPrChange>
          </w:tcPr>
          <w:p w14:paraId="7DC6AE3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40.9%</w:t>
            </w:r>
          </w:p>
        </w:tc>
        <w:tc>
          <w:tcPr>
            <w:tcW w:w="851" w:type="dxa"/>
            <w:shd w:val="clear" w:color="auto" w:fill="auto"/>
            <w:hideMark/>
            <w:tcPrChange w:id="1771" w:author="tao huang" w:date="2018-01-10T18:12:00Z">
              <w:tcPr>
                <w:tcW w:w="0" w:type="dxa"/>
                <w:gridSpan w:val="2"/>
                <w:shd w:val="clear" w:color="auto" w:fill="auto"/>
                <w:hideMark/>
              </w:tcPr>
            </w:tcPrChange>
          </w:tcPr>
          <w:p w14:paraId="4A174648"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0.573</w:t>
            </w:r>
          </w:p>
        </w:tc>
        <w:tc>
          <w:tcPr>
            <w:tcW w:w="1429" w:type="dxa"/>
            <w:shd w:val="clear" w:color="auto" w:fill="auto"/>
            <w:hideMark/>
            <w:tcPrChange w:id="1772" w:author="tao huang" w:date="2018-01-10T18:12:00Z">
              <w:tcPr>
                <w:tcW w:w="1202" w:type="dxa"/>
                <w:gridSpan w:val="2"/>
                <w:shd w:val="clear" w:color="auto" w:fill="auto"/>
                <w:hideMark/>
              </w:tcPr>
            </w:tcPrChange>
          </w:tcPr>
          <w:p w14:paraId="79F01630"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0.990</w:t>
            </w:r>
          </w:p>
        </w:tc>
        <w:tc>
          <w:tcPr>
            <w:tcW w:w="731" w:type="dxa"/>
            <w:shd w:val="clear" w:color="auto" w:fill="auto"/>
            <w:hideMark/>
            <w:tcPrChange w:id="1773" w:author="tao huang" w:date="2018-01-10T18:12:00Z">
              <w:tcPr>
                <w:tcW w:w="0" w:type="dxa"/>
                <w:gridSpan w:val="2"/>
                <w:shd w:val="clear" w:color="auto" w:fill="auto"/>
                <w:hideMark/>
              </w:tcPr>
            </w:tcPrChange>
          </w:tcPr>
          <w:p w14:paraId="0A902E1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85.32</w:t>
            </w:r>
          </w:p>
        </w:tc>
        <w:tc>
          <w:tcPr>
            <w:tcW w:w="976" w:type="dxa"/>
            <w:shd w:val="clear" w:color="auto" w:fill="auto"/>
            <w:hideMark/>
            <w:tcPrChange w:id="1774" w:author="tao huang" w:date="2018-01-10T18:12:00Z">
              <w:tcPr>
                <w:tcW w:w="0" w:type="dxa"/>
                <w:gridSpan w:val="2"/>
                <w:shd w:val="clear" w:color="auto" w:fill="auto"/>
                <w:hideMark/>
              </w:tcPr>
            </w:tcPrChange>
          </w:tcPr>
          <w:p w14:paraId="58441B1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81.9%</w:t>
            </w:r>
          </w:p>
        </w:tc>
        <w:tc>
          <w:tcPr>
            <w:tcW w:w="851" w:type="dxa"/>
            <w:shd w:val="clear" w:color="auto" w:fill="auto"/>
            <w:hideMark/>
            <w:tcPrChange w:id="1775" w:author="tao huang" w:date="2018-01-10T18:12:00Z">
              <w:tcPr>
                <w:tcW w:w="0" w:type="dxa"/>
                <w:gridSpan w:val="2"/>
                <w:shd w:val="clear" w:color="auto" w:fill="auto"/>
                <w:hideMark/>
              </w:tcPr>
            </w:tcPrChange>
          </w:tcPr>
          <w:p w14:paraId="47D118A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2.180</w:t>
            </w:r>
          </w:p>
        </w:tc>
        <w:tc>
          <w:tcPr>
            <w:tcW w:w="1429" w:type="dxa"/>
            <w:shd w:val="clear" w:color="auto" w:fill="auto"/>
            <w:hideMark/>
            <w:tcPrChange w:id="1776" w:author="tao huang" w:date="2018-01-10T18:12:00Z">
              <w:tcPr>
                <w:tcW w:w="1813" w:type="dxa"/>
                <w:gridSpan w:val="2"/>
                <w:shd w:val="clear" w:color="auto" w:fill="auto"/>
                <w:hideMark/>
              </w:tcPr>
            </w:tcPrChange>
          </w:tcPr>
          <w:p w14:paraId="3BAC895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1.531</w:t>
            </w:r>
          </w:p>
        </w:tc>
      </w:tr>
      <w:tr w:rsidR="004617F2" w:rsidRPr="000B121E" w14:paraId="64C46E3E"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777"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778" w:author="tao huang" w:date="2018-01-10T18:12:00Z">
              <w:tcPr>
                <w:tcW w:w="1844" w:type="dxa"/>
                <w:gridSpan w:val="2"/>
                <w:shd w:val="clear" w:color="auto" w:fill="auto"/>
                <w:hideMark/>
              </w:tcPr>
            </w:tcPrChange>
          </w:tcPr>
          <w:p w14:paraId="2A2AB18A"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ADL-own</w:t>
            </w:r>
          </w:p>
        </w:tc>
        <w:tc>
          <w:tcPr>
            <w:tcW w:w="725" w:type="dxa"/>
            <w:shd w:val="clear" w:color="auto" w:fill="auto"/>
            <w:hideMark/>
            <w:tcPrChange w:id="1779" w:author="tao huang" w:date="2018-01-10T18:12:00Z">
              <w:tcPr>
                <w:tcW w:w="0" w:type="dxa"/>
                <w:gridSpan w:val="2"/>
                <w:shd w:val="clear" w:color="auto" w:fill="auto"/>
                <w:hideMark/>
              </w:tcPr>
            </w:tcPrChange>
          </w:tcPr>
          <w:p w14:paraId="42E9B1D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9.28</w:t>
            </w:r>
          </w:p>
        </w:tc>
        <w:tc>
          <w:tcPr>
            <w:tcW w:w="976" w:type="dxa"/>
            <w:shd w:val="clear" w:color="auto" w:fill="auto"/>
            <w:hideMark/>
            <w:tcPrChange w:id="1780" w:author="tao huang" w:date="2018-01-10T18:12:00Z">
              <w:tcPr>
                <w:tcW w:w="0" w:type="dxa"/>
                <w:gridSpan w:val="2"/>
                <w:shd w:val="clear" w:color="auto" w:fill="auto"/>
                <w:hideMark/>
              </w:tcPr>
            </w:tcPrChange>
          </w:tcPr>
          <w:p w14:paraId="1A5802C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39.9%</w:t>
            </w:r>
          </w:p>
        </w:tc>
        <w:tc>
          <w:tcPr>
            <w:tcW w:w="851" w:type="dxa"/>
            <w:shd w:val="clear" w:color="auto" w:fill="auto"/>
            <w:hideMark/>
            <w:tcPrChange w:id="1781" w:author="tao huang" w:date="2018-01-10T18:12:00Z">
              <w:tcPr>
                <w:tcW w:w="0" w:type="dxa"/>
                <w:gridSpan w:val="2"/>
                <w:shd w:val="clear" w:color="auto" w:fill="auto"/>
                <w:hideMark/>
              </w:tcPr>
            </w:tcPrChange>
          </w:tcPr>
          <w:p w14:paraId="3D6F9AA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0.575</w:t>
            </w:r>
          </w:p>
        </w:tc>
        <w:tc>
          <w:tcPr>
            <w:tcW w:w="1429" w:type="dxa"/>
            <w:shd w:val="clear" w:color="auto" w:fill="auto"/>
            <w:noWrap/>
            <w:hideMark/>
            <w:tcPrChange w:id="1782" w:author="tao huang" w:date="2018-01-10T18:12:00Z">
              <w:tcPr>
                <w:tcW w:w="1202" w:type="dxa"/>
                <w:gridSpan w:val="2"/>
                <w:shd w:val="clear" w:color="auto" w:fill="auto"/>
                <w:noWrap/>
                <w:hideMark/>
              </w:tcPr>
            </w:tcPrChange>
          </w:tcPr>
          <w:p w14:paraId="7D8CFD5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1.000</w:t>
            </w:r>
          </w:p>
        </w:tc>
        <w:tc>
          <w:tcPr>
            <w:tcW w:w="731" w:type="dxa"/>
            <w:shd w:val="clear" w:color="auto" w:fill="auto"/>
            <w:hideMark/>
            <w:tcPrChange w:id="1783" w:author="tao huang" w:date="2018-01-10T18:12:00Z">
              <w:tcPr>
                <w:tcW w:w="0" w:type="dxa"/>
                <w:gridSpan w:val="2"/>
                <w:shd w:val="clear" w:color="auto" w:fill="auto"/>
                <w:hideMark/>
              </w:tcPr>
            </w:tcPrChange>
          </w:tcPr>
          <w:p w14:paraId="24E0CCE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49.89</w:t>
            </w:r>
          </w:p>
        </w:tc>
        <w:tc>
          <w:tcPr>
            <w:tcW w:w="976" w:type="dxa"/>
            <w:shd w:val="clear" w:color="auto" w:fill="auto"/>
            <w:hideMark/>
            <w:tcPrChange w:id="1784" w:author="tao huang" w:date="2018-01-10T18:12:00Z">
              <w:tcPr>
                <w:tcW w:w="0" w:type="dxa"/>
                <w:gridSpan w:val="2"/>
                <w:shd w:val="clear" w:color="auto" w:fill="auto"/>
                <w:hideMark/>
              </w:tcPr>
            </w:tcPrChange>
          </w:tcPr>
          <w:p w14:paraId="5F22688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49.1%</w:t>
            </w:r>
          </w:p>
        </w:tc>
        <w:tc>
          <w:tcPr>
            <w:tcW w:w="851" w:type="dxa"/>
            <w:shd w:val="clear" w:color="auto" w:fill="auto"/>
            <w:hideMark/>
            <w:tcPrChange w:id="1785" w:author="tao huang" w:date="2018-01-10T18:12:00Z">
              <w:tcPr>
                <w:tcW w:w="0" w:type="dxa"/>
                <w:gridSpan w:val="2"/>
                <w:shd w:val="clear" w:color="auto" w:fill="auto"/>
                <w:hideMark/>
              </w:tcPr>
            </w:tcPrChange>
          </w:tcPr>
          <w:p w14:paraId="4611DBD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1.649</w:t>
            </w:r>
          </w:p>
        </w:tc>
        <w:tc>
          <w:tcPr>
            <w:tcW w:w="1429" w:type="dxa"/>
            <w:shd w:val="clear" w:color="auto" w:fill="auto"/>
            <w:noWrap/>
            <w:hideMark/>
            <w:tcPrChange w:id="1786" w:author="tao huang" w:date="2018-01-10T18:12:00Z">
              <w:tcPr>
                <w:tcW w:w="1813" w:type="dxa"/>
                <w:gridSpan w:val="2"/>
                <w:shd w:val="clear" w:color="auto" w:fill="auto"/>
                <w:noWrap/>
                <w:hideMark/>
              </w:tcPr>
            </w:tcPrChange>
          </w:tcPr>
          <w:p w14:paraId="362C83AE"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1.000</w:t>
            </w:r>
          </w:p>
        </w:tc>
      </w:tr>
      <w:tr w:rsidR="004617F2" w:rsidRPr="000B121E" w14:paraId="59045E89" w14:textId="77777777" w:rsidTr="0046503E">
        <w:trPr>
          <w:trHeight w:val="20"/>
          <w:jc w:val="center"/>
          <w:trPrChange w:id="1787"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788" w:author="tao huang" w:date="2018-01-10T18:12:00Z">
              <w:tcPr>
                <w:tcW w:w="1844" w:type="dxa"/>
                <w:gridSpan w:val="2"/>
                <w:shd w:val="clear" w:color="auto" w:fill="auto"/>
                <w:hideMark/>
              </w:tcPr>
            </w:tcPrChange>
          </w:tcPr>
          <w:p w14:paraId="5EC63E07"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w:t>
            </w:r>
          </w:p>
        </w:tc>
        <w:tc>
          <w:tcPr>
            <w:tcW w:w="725" w:type="dxa"/>
            <w:shd w:val="clear" w:color="auto" w:fill="auto"/>
            <w:hideMark/>
            <w:tcPrChange w:id="1789" w:author="tao huang" w:date="2018-01-10T18:12:00Z">
              <w:tcPr>
                <w:tcW w:w="0" w:type="dxa"/>
                <w:gridSpan w:val="2"/>
                <w:shd w:val="clear" w:color="auto" w:fill="auto"/>
                <w:hideMark/>
              </w:tcPr>
            </w:tcPrChange>
          </w:tcPr>
          <w:p w14:paraId="764675E5"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9.07</w:t>
            </w:r>
          </w:p>
        </w:tc>
        <w:tc>
          <w:tcPr>
            <w:tcW w:w="976" w:type="dxa"/>
            <w:shd w:val="clear" w:color="auto" w:fill="auto"/>
            <w:hideMark/>
            <w:tcPrChange w:id="1790" w:author="tao huang" w:date="2018-01-10T18:12:00Z">
              <w:tcPr>
                <w:tcW w:w="0" w:type="dxa"/>
                <w:gridSpan w:val="2"/>
                <w:shd w:val="clear" w:color="auto" w:fill="auto"/>
                <w:hideMark/>
              </w:tcPr>
            </w:tcPrChange>
          </w:tcPr>
          <w:p w14:paraId="0825CCD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39.7%</w:t>
            </w:r>
          </w:p>
        </w:tc>
        <w:tc>
          <w:tcPr>
            <w:tcW w:w="851" w:type="dxa"/>
            <w:shd w:val="clear" w:color="auto" w:fill="auto"/>
            <w:hideMark/>
            <w:tcPrChange w:id="1791" w:author="tao huang" w:date="2018-01-10T18:12:00Z">
              <w:tcPr>
                <w:tcW w:w="0" w:type="dxa"/>
                <w:gridSpan w:val="2"/>
                <w:shd w:val="clear" w:color="auto" w:fill="auto"/>
                <w:hideMark/>
              </w:tcPr>
            </w:tcPrChange>
          </w:tcPr>
          <w:p w14:paraId="2D30880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0.575</w:t>
            </w:r>
          </w:p>
        </w:tc>
        <w:tc>
          <w:tcPr>
            <w:tcW w:w="1429" w:type="dxa"/>
            <w:shd w:val="clear" w:color="auto" w:fill="auto"/>
            <w:hideMark/>
            <w:tcPrChange w:id="1792" w:author="tao huang" w:date="2018-01-10T18:12:00Z">
              <w:tcPr>
                <w:tcW w:w="1202" w:type="dxa"/>
                <w:gridSpan w:val="2"/>
                <w:shd w:val="clear" w:color="auto" w:fill="auto"/>
                <w:hideMark/>
              </w:tcPr>
            </w:tcPrChange>
          </w:tcPr>
          <w:p w14:paraId="39DE932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0.995</w:t>
            </w:r>
          </w:p>
        </w:tc>
        <w:tc>
          <w:tcPr>
            <w:tcW w:w="731" w:type="dxa"/>
            <w:shd w:val="clear" w:color="auto" w:fill="auto"/>
            <w:hideMark/>
            <w:tcPrChange w:id="1793" w:author="tao huang" w:date="2018-01-10T18:12:00Z">
              <w:tcPr>
                <w:tcW w:w="0" w:type="dxa"/>
                <w:gridSpan w:val="2"/>
                <w:shd w:val="clear" w:color="auto" w:fill="auto"/>
                <w:hideMark/>
              </w:tcPr>
            </w:tcPrChange>
          </w:tcPr>
          <w:p w14:paraId="2ABF7A7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48.54</w:t>
            </w:r>
          </w:p>
        </w:tc>
        <w:tc>
          <w:tcPr>
            <w:tcW w:w="976" w:type="dxa"/>
            <w:shd w:val="clear" w:color="auto" w:fill="auto"/>
            <w:hideMark/>
            <w:tcPrChange w:id="1794" w:author="tao huang" w:date="2018-01-10T18:12:00Z">
              <w:tcPr>
                <w:tcW w:w="0" w:type="dxa"/>
                <w:gridSpan w:val="2"/>
                <w:shd w:val="clear" w:color="auto" w:fill="auto"/>
                <w:hideMark/>
              </w:tcPr>
            </w:tcPrChange>
          </w:tcPr>
          <w:p w14:paraId="0EC9C50E"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47.5%</w:t>
            </w:r>
          </w:p>
        </w:tc>
        <w:tc>
          <w:tcPr>
            <w:tcW w:w="851" w:type="dxa"/>
            <w:shd w:val="clear" w:color="auto" w:fill="auto"/>
            <w:hideMark/>
            <w:tcPrChange w:id="1795" w:author="tao huang" w:date="2018-01-10T18:12:00Z">
              <w:tcPr>
                <w:tcW w:w="0" w:type="dxa"/>
                <w:gridSpan w:val="2"/>
                <w:shd w:val="clear" w:color="auto" w:fill="auto"/>
                <w:hideMark/>
              </w:tcPr>
            </w:tcPrChange>
          </w:tcPr>
          <w:p w14:paraId="6D9968C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1.614</w:t>
            </w:r>
          </w:p>
        </w:tc>
        <w:tc>
          <w:tcPr>
            <w:tcW w:w="1429" w:type="dxa"/>
            <w:shd w:val="clear" w:color="auto" w:fill="auto"/>
            <w:hideMark/>
            <w:tcPrChange w:id="1796" w:author="tao huang" w:date="2018-01-10T18:12:00Z">
              <w:tcPr>
                <w:tcW w:w="1813" w:type="dxa"/>
                <w:gridSpan w:val="2"/>
                <w:shd w:val="clear" w:color="auto" w:fill="auto"/>
                <w:hideMark/>
              </w:tcPr>
            </w:tcPrChange>
          </w:tcPr>
          <w:p w14:paraId="31565B9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0.959</w:t>
            </w:r>
          </w:p>
        </w:tc>
      </w:tr>
      <w:tr w:rsidR="004617F2" w:rsidRPr="000B121E" w14:paraId="792FE023"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797"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798" w:author="tao huang" w:date="2018-01-10T18:12:00Z">
              <w:tcPr>
                <w:tcW w:w="1844" w:type="dxa"/>
                <w:gridSpan w:val="2"/>
                <w:shd w:val="clear" w:color="auto" w:fill="auto"/>
                <w:hideMark/>
              </w:tcPr>
            </w:tcPrChange>
          </w:tcPr>
          <w:p w14:paraId="17AB8DD5"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ADL-own-EWC</w:t>
            </w:r>
          </w:p>
        </w:tc>
        <w:tc>
          <w:tcPr>
            <w:tcW w:w="725" w:type="dxa"/>
            <w:shd w:val="clear" w:color="auto" w:fill="auto"/>
            <w:hideMark/>
            <w:tcPrChange w:id="1799" w:author="tao huang" w:date="2018-01-10T18:12:00Z">
              <w:tcPr>
                <w:tcW w:w="0" w:type="dxa"/>
                <w:gridSpan w:val="2"/>
                <w:shd w:val="clear" w:color="auto" w:fill="auto"/>
                <w:hideMark/>
              </w:tcPr>
            </w:tcPrChange>
          </w:tcPr>
          <w:p w14:paraId="2B6CD29C"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9.23</w:t>
            </w:r>
          </w:p>
        </w:tc>
        <w:tc>
          <w:tcPr>
            <w:tcW w:w="976" w:type="dxa"/>
            <w:shd w:val="clear" w:color="auto" w:fill="auto"/>
            <w:hideMark/>
            <w:tcPrChange w:id="1800" w:author="tao huang" w:date="2018-01-10T18:12:00Z">
              <w:tcPr>
                <w:tcW w:w="0" w:type="dxa"/>
                <w:gridSpan w:val="2"/>
                <w:shd w:val="clear" w:color="auto" w:fill="auto"/>
                <w:hideMark/>
              </w:tcPr>
            </w:tcPrChange>
          </w:tcPr>
          <w:p w14:paraId="08D8874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39.8%</w:t>
            </w:r>
          </w:p>
        </w:tc>
        <w:tc>
          <w:tcPr>
            <w:tcW w:w="851" w:type="dxa"/>
            <w:shd w:val="clear" w:color="auto" w:fill="auto"/>
            <w:hideMark/>
            <w:tcPrChange w:id="1801" w:author="tao huang" w:date="2018-01-10T18:12:00Z">
              <w:tcPr>
                <w:tcW w:w="0" w:type="dxa"/>
                <w:gridSpan w:val="2"/>
                <w:shd w:val="clear" w:color="auto" w:fill="auto"/>
                <w:hideMark/>
              </w:tcPr>
            </w:tcPrChange>
          </w:tcPr>
          <w:p w14:paraId="75CAC27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0.574</w:t>
            </w:r>
          </w:p>
        </w:tc>
        <w:tc>
          <w:tcPr>
            <w:tcW w:w="1429" w:type="dxa"/>
            <w:shd w:val="clear" w:color="auto" w:fill="auto"/>
            <w:hideMark/>
            <w:tcPrChange w:id="1802" w:author="tao huang" w:date="2018-01-10T18:12:00Z">
              <w:tcPr>
                <w:tcW w:w="1202" w:type="dxa"/>
                <w:gridSpan w:val="2"/>
                <w:shd w:val="clear" w:color="auto" w:fill="auto"/>
                <w:hideMark/>
              </w:tcPr>
            </w:tcPrChange>
          </w:tcPr>
          <w:p w14:paraId="7E939CAE"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0.996</w:t>
            </w:r>
          </w:p>
        </w:tc>
        <w:tc>
          <w:tcPr>
            <w:tcW w:w="731" w:type="dxa"/>
            <w:shd w:val="clear" w:color="auto" w:fill="auto"/>
            <w:hideMark/>
            <w:tcPrChange w:id="1803" w:author="tao huang" w:date="2018-01-10T18:12:00Z">
              <w:tcPr>
                <w:tcW w:w="0" w:type="dxa"/>
                <w:gridSpan w:val="2"/>
                <w:shd w:val="clear" w:color="auto" w:fill="auto"/>
                <w:hideMark/>
              </w:tcPr>
            </w:tcPrChange>
          </w:tcPr>
          <w:p w14:paraId="7FEEC1C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49.57</w:t>
            </w:r>
          </w:p>
        </w:tc>
        <w:tc>
          <w:tcPr>
            <w:tcW w:w="976" w:type="dxa"/>
            <w:shd w:val="clear" w:color="auto" w:fill="auto"/>
            <w:hideMark/>
            <w:tcPrChange w:id="1804" w:author="tao huang" w:date="2018-01-10T18:12:00Z">
              <w:tcPr>
                <w:tcW w:w="0" w:type="dxa"/>
                <w:gridSpan w:val="2"/>
                <w:shd w:val="clear" w:color="auto" w:fill="auto"/>
                <w:hideMark/>
              </w:tcPr>
            </w:tcPrChange>
          </w:tcPr>
          <w:p w14:paraId="058E131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48.9%</w:t>
            </w:r>
          </w:p>
        </w:tc>
        <w:tc>
          <w:tcPr>
            <w:tcW w:w="851" w:type="dxa"/>
            <w:shd w:val="clear" w:color="auto" w:fill="auto"/>
            <w:hideMark/>
            <w:tcPrChange w:id="1805" w:author="tao huang" w:date="2018-01-10T18:12:00Z">
              <w:tcPr>
                <w:tcW w:w="0" w:type="dxa"/>
                <w:gridSpan w:val="2"/>
                <w:shd w:val="clear" w:color="auto" w:fill="auto"/>
                <w:hideMark/>
              </w:tcPr>
            </w:tcPrChange>
          </w:tcPr>
          <w:p w14:paraId="3680358C"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1.642</w:t>
            </w:r>
          </w:p>
        </w:tc>
        <w:tc>
          <w:tcPr>
            <w:tcW w:w="1429" w:type="dxa"/>
            <w:shd w:val="clear" w:color="auto" w:fill="auto"/>
            <w:hideMark/>
            <w:tcPrChange w:id="1806" w:author="tao huang" w:date="2018-01-10T18:12:00Z">
              <w:tcPr>
                <w:tcW w:w="1813" w:type="dxa"/>
                <w:gridSpan w:val="2"/>
                <w:shd w:val="clear" w:color="auto" w:fill="auto"/>
                <w:hideMark/>
              </w:tcPr>
            </w:tcPrChange>
          </w:tcPr>
          <w:p w14:paraId="6F9318E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0.996</w:t>
            </w:r>
          </w:p>
        </w:tc>
      </w:tr>
      <w:tr w:rsidR="004617F2" w:rsidRPr="000B121E" w14:paraId="2425D8E1" w14:textId="77777777" w:rsidTr="0046503E">
        <w:trPr>
          <w:trHeight w:val="20"/>
          <w:jc w:val="center"/>
          <w:trPrChange w:id="1807"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808" w:author="tao huang" w:date="2018-01-10T18:12:00Z">
              <w:tcPr>
                <w:tcW w:w="1844" w:type="dxa"/>
                <w:gridSpan w:val="2"/>
                <w:shd w:val="clear" w:color="auto" w:fill="auto"/>
                <w:hideMark/>
              </w:tcPr>
            </w:tcPrChange>
          </w:tcPr>
          <w:p w14:paraId="3CB686CA"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ADL-intra-EWC</w:t>
            </w:r>
          </w:p>
        </w:tc>
        <w:tc>
          <w:tcPr>
            <w:tcW w:w="725" w:type="dxa"/>
            <w:shd w:val="clear" w:color="auto" w:fill="auto"/>
            <w:hideMark/>
            <w:tcPrChange w:id="1809" w:author="tao huang" w:date="2018-01-10T18:12:00Z">
              <w:tcPr>
                <w:tcW w:w="0" w:type="dxa"/>
                <w:gridSpan w:val="2"/>
                <w:shd w:val="clear" w:color="auto" w:fill="auto"/>
                <w:hideMark/>
              </w:tcPr>
            </w:tcPrChange>
          </w:tcPr>
          <w:p w14:paraId="415DD8C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9.04</w:t>
            </w:r>
          </w:p>
        </w:tc>
        <w:tc>
          <w:tcPr>
            <w:tcW w:w="976" w:type="dxa"/>
            <w:shd w:val="clear" w:color="auto" w:fill="auto"/>
            <w:hideMark/>
            <w:tcPrChange w:id="1810" w:author="tao huang" w:date="2018-01-10T18:12:00Z">
              <w:tcPr>
                <w:tcW w:w="0" w:type="dxa"/>
                <w:gridSpan w:val="2"/>
                <w:shd w:val="clear" w:color="auto" w:fill="auto"/>
                <w:hideMark/>
              </w:tcPr>
            </w:tcPrChange>
          </w:tcPr>
          <w:p w14:paraId="4851817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39.6%</w:t>
            </w:r>
          </w:p>
        </w:tc>
        <w:tc>
          <w:tcPr>
            <w:tcW w:w="851" w:type="dxa"/>
            <w:shd w:val="clear" w:color="auto" w:fill="auto"/>
            <w:hideMark/>
            <w:tcPrChange w:id="1811" w:author="tao huang" w:date="2018-01-10T18:12:00Z">
              <w:tcPr>
                <w:tcW w:w="0" w:type="dxa"/>
                <w:gridSpan w:val="2"/>
                <w:shd w:val="clear" w:color="auto" w:fill="auto"/>
                <w:hideMark/>
              </w:tcPr>
            </w:tcPrChange>
          </w:tcPr>
          <w:p w14:paraId="79E076C9"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0.574</w:t>
            </w:r>
          </w:p>
        </w:tc>
        <w:tc>
          <w:tcPr>
            <w:tcW w:w="1429" w:type="dxa"/>
            <w:shd w:val="clear" w:color="auto" w:fill="auto"/>
            <w:hideMark/>
            <w:tcPrChange w:id="1812" w:author="tao huang" w:date="2018-01-10T18:12:00Z">
              <w:tcPr>
                <w:tcW w:w="1202" w:type="dxa"/>
                <w:gridSpan w:val="2"/>
                <w:shd w:val="clear" w:color="auto" w:fill="auto"/>
                <w:hideMark/>
              </w:tcPr>
            </w:tcPrChange>
          </w:tcPr>
          <w:p w14:paraId="333A04F1"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0.993</w:t>
            </w:r>
          </w:p>
        </w:tc>
        <w:tc>
          <w:tcPr>
            <w:tcW w:w="731" w:type="dxa"/>
            <w:shd w:val="clear" w:color="auto" w:fill="auto"/>
            <w:hideMark/>
            <w:tcPrChange w:id="1813" w:author="tao huang" w:date="2018-01-10T18:12:00Z">
              <w:tcPr>
                <w:tcW w:w="0" w:type="dxa"/>
                <w:gridSpan w:val="2"/>
                <w:shd w:val="clear" w:color="auto" w:fill="auto"/>
                <w:hideMark/>
              </w:tcPr>
            </w:tcPrChange>
          </w:tcPr>
          <w:p w14:paraId="53DC5835"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48.21</w:t>
            </w:r>
          </w:p>
        </w:tc>
        <w:tc>
          <w:tcPr>
            <w:tcW w:w="976" w:type="dxa"/>
            <w:shd w:val="clear" w:color="auto" w:fill="auto"/>
            <w:hideMark/>
            <w:tcPrChange w:id="1814" w:author="tao huang" w:date="2018-01-10T18:12:00Z">
              <w:tcPr>
                <w:tcW w:w="0" w:type="dxa"/>
                <w:gridSpan w:val="2"/>
                <w:shd w:val="clear" w:color="auto" w:fill="auto"/>
                <w:hideMark/>
              </w:tcPr>
            </w:tcPrChange>
          </w:tcPr>
          <w:p w14:paraId="4730CE1B"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47.4%</w:t>
            </w:r>
          </w:p>
        </w:tc>
        <w:tc>
          <w:tcPr>
            <w:tcW w:w="851" w:type="dxa"/>
            <w:shd w:val="clear" w:color="auto" w:fill="auto"/>
            <w:hideMark/>
            <w:tcPrChange w:id="1815" w:author="tao huang" w:date="2018-01-10T18:12:00Z">
              <w:tcPr>
                <w:tcW w:w="0" w:type="dxa"/>
                <w:gridSpan w:val="2"/>
                <w:shd w:val="clear" w:color="auto" w:fill="auto"/>
                <w:hideMark/>
              </w:tcPr>
            </w:tcPrChange>
          </w:tcPr>
          <w:p w14:paraId="365FCE61"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1.608</w:t>
            </w:r>
          </w:p>
        </w:tc>
        <w:tc>
          <w:tcPr>
            <w:tcW w:w="1429" w:type="dxa"/>
            <w:shd w:val="clear" w:color="auto" w:fill="auto"/>
            <w:hideMark/>
            <w:tcPrChange w:id="1816" w:author="tao huang" w:date="2018-01-10T18:12:00Z">
              <w:tcPr>
                <w:tcW w:w="1813" w:type="dxa"/>
                <w:gridSpan w:val="2"/>
                <w:shd w:val="clear" w:color="auto" w:fill="auto"/>
                <w:hideMark/>
              </w:tcPr>
            </w:tcPrChange>
          </w:tcPr>
          <w:p w14:paraId="147D40A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0.952</w:t>
            </w:r>
          </w:p>
        </w:tc>
      </w:tr>
      <w:tr w:rsidR="004617F2" w:rsidRPr="000B121E" w14:paraId="3891A449"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817"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818" w:author="tao huang" w:date="2018-01-10T18:12:00Z">
              <w:tcPr>
                <w:tcW w:w="1844" w:type="dxa"/>
                <w:gridSpan w:val="2"/>
                <w:shd w:val="clear" w:color="auto" w:fill="auto"/>
                <w:hideMark/>
              </w:tcPr>
            </w:tcPrChange>
          </w:tcPr>
          <w:p w14:paraId="5AFDE888"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ADL-own-IC</w:t>
            </w:r>
          </w:p>
        </w:tc>
        <w:tc>
          <w:tcPr>
            <w:tcW w:w="725" w:type="dxa"/>
            <w:shd w:val="clear" w:color="auto" w:fill="auto"/>
            <w:hideMark/>
            <w:tcPrChange w:id="1819" w:author="tao huang" w:date="2018-01-10T18:12:00Z">
              <w:tcPr>
                <w:tcW w:w="0" w:type="dxa"/>
                <w:gridSpan w:val="2"/>
                <w:shd w:val="clear" w:color="auto" w:fill="auto"/>
                <w:hideMark/>
              </w:tcPr>
            </w:tcPrChange>
          </w:tcPr>
          <w:p w14:paraId="59CE9D7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9.08</w:t>
            </w:r>
          </w:p>
        </w:tc>
        <w:tc>
          <w:tcPr>
            <w:tcW w:w="976" w:type="dxa"/>
            <w:shd w:val="clear" w:color="auto" w:fill="auto"/>
            <w:hideMark/>
            <w:tcPrChange w:id="1820" w:author="tao huang" w:date="2018-01-10T18:12:00Z">
              <w:tcPr>
                <w:tcW w:w="0" w:type="dxa"/>
                <w:gridSpan w:val="2"/>
                <w:shd w:val="clear" w:color="auto" w:fill="auto"/>
                <w:hideMark/>
              </w:tcPr>
            </w:tcPrChange>
          </w:tcPr>
          <w:p w14:paraId="667BEC4B"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39.7%</w:t>
            </w:r>
          </w:p>
        </w:tc>
        <w:tc>
          <w:tcPr>
            <w:tcW w:w="851" w:type="dxa"/>
            <w:shd w:val="clear" w:color="auto" w:fill="auto"/>
            <w:hideMark/>
            <w:tcPrChange w:id="1821" w:author="tao huang" w:date="2018-01-10T18:12:00Z">
              <w:tcPr>
                <w:tcW w:w="0" w:type="dxa"/>
                <w:gridSpan w:val="2"/>
                <w:shd w:val="clear" w:color="auto" w:fill="auto"/>
                <w:hideMark/>
              </w:tcPr>
            </w:tcPrChange>
          </w:tcPr>
          <w:p w14:paraId="3B24E21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0.566</w:t>
            </w:r>
          </w:p>
        </w:tc>
        <w:tc>
          <w:tcPr>
            <w:tcW w:w="1429" w:type="dxa"/>
            <w:shd w:val="clear" w:color="auto" w:fill="auto"/>
            <w:hideMark/>
            <w:tcPrChange w:id="1822" w:author="tao huang" w:date="2018-01-10T18:12:00Z">
              <w:tcPr>
                <w:tcW w:w="1202" w:type="dxa"/>
                <w:gridSpan w:val="2"/>
                <w:shd w:val="clear" w:color="auto" w:fill="auto"/>
                <w:hideMark/>
              </w:tcPr>
            </w:tcPrChange>
          </w:tcPr>
          <w:p w14:paraId="1101AAC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0.991</w:t>
            </w:r>
          </w:p>
        </w:tc>
        <w:tc>
          <w:tcPr>
            <w:tcW w:w="731" w:type="dxa"/>
            <w:shd w:val="clear" w:color="auto" w:fill="auto"/>
            <w:hideMark/>
            <w:tcPrChange w:id="1823" w:author="tao huang" w:date="2018-01-10T18:12:00Z">
              <w:tcPr>
                <w:tcW w:w="0" w:type="dxa"/>
                <w:gridSpan w:val="2"/>
                <w:shd w:val="clear" w:color="auto" w:fill="auto"/>
                <w:hideMark/>
              </w:tcPr>
            </w:tcPrChange>
          </w:tcPr>
          <w:p w14:paraId="0802414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51.59</w:t>
            </w:r>
          </w:p>
        </w:tc>
        <w:tc>
          <w:tcPr>
            <w:tcW w:w="976" w:type="dxa"/>
            <w:shd w:val="clear" w:color="auto" w:fill="auto"/>
            <w:hideMark/>
            <w:tcPrChange w:id="1824" w:author="tao huang" w:date="2018-01-10T18:12:00Z">
              <w:tcPr>
                <w:tcW w:w="0" w:type="dxa"/>
                <w:gridSpan w:val="2"/>
                <w:shd w:val="clear" w:color="auto" w:fill="auto"/>
                <w:hideMark/>
              </w:tcPr>
            </w:tcPrChange>
          </w:tcPr>
          <w:p w14:paraId="598F339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49.3%</w:t>
            </w:r>
          </w:p>
        </w:tc>
        <w:tc>
          <w:tcPr>
            <w:tcW w:w="851" w:type="dxa"/>
            <w:shd w:val="clear" w:color="auto" w:fill="auto"/>
            <w:hideMark/>
            <w:tcPrChange w:id="1825" w:author="tao huang" w:date="2018-01-10T18:12:00Z">
              <w:tcPr>
                <w:tcW w:w="0" w:type="dxa"/>
                <w:gridSpan w:val="2"/>
                <w:shd w:val="clear" w:color="auto" w:fill="auto"/>
                <w:hideMark/>
              </w:tcPr>
            </w:tcPrChange>
          </w:tcPr>
          <w:p w14:paraId="65BABF7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1.659</w:t>
            </w:r>
          </w:p>
        </w:tc>
        <w:tc>
          <w:tcPr>
            <w:tcW w:w="1429" w:type="dxa"/>
            <w:shd w:val="clear" w:color="auto" w:fill="auto"/>
            <w:hideMark/>
            <w:tcPrChange w:id="1826" w:author="tao huang" w:date="2018-01-10T18:12:00Z">
              <w:tcPr>
                <w:tcW w:w="1813" w:type="dxa"/>
                <w:gridSpan w:val="2"/>
                <w:shd w:val="clear" w:color="auto" w:fill="auto"/>
                <w:hideMark/>
              </w:tcPr>
            </w:tcPrChange>
          </w:tcPr>
          <w:p w14:paraId="484FCDA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1.018</w:t>
            </w:r>
          </w:p>
        </w:tc>
      </w:tr>
      <w:tr w:rsidR="004617F2" w:rsidRPr="000B121E" w14:paraId="6D946349" w14:textId="77777777" w:rsidTr="0046503E">
        <w:trPr>
          <w:trHeight w:val="20"/>
          <w:jc w:val="center"/>
          <w:trPrChange w:id="1827"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828" w:author="tao huang" w:date="2018-01-10T18:12:00Z">
              <w:tcPr>
                <w:tcW w:w="1844" w:type="dxa"/>
                <w:gridSpan w:val="2"/>
                <w:shd w:val="clear" w:color="auto" w:fill="auto"/>
                <w:hideMark/>
              </w:tcPr>
            </w:tcPrChange>
          </w:tcPr>
          <w:p w14:paraId="465860D5"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ADL-intra-IC</w:t>
            </w:r>
          </w:p>
        </w:tc>
        <w:tc>
          <w:tcPr>
            <w:tcW w:w="725" w:type="dxa"/>
            <w:shd w:val="clear" w:color="auto" w:fill="auto"/>
            <w:hideMark/>
            <w:tcPrChange w:id="1829" w:author="tao huang" w:date="2018-01-10T18:12:00Z">
              <w:tcPr>
                <w:tcW w:w="0" w:type="dxa"/>
                <w:gridSpan w:val="2"/>
                <w:shd w:val="clear" w:color="auto" w:fill="auto"/>
                <w:hideMark/>
              </w:tcPr>
            </w:tcPrChange>
          </w:tcPr>
          <w:p w14:paraId="47879CD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8.92</w:t>
            </w:r>
          </w:p>
        </w:tc>
        <w:tc>
          <w:tcPr>
            <w:tcW w:w="976" w:type="dxa"/>
            <w:shd w:val="clear" w:color="auto" w:fill="auto"/>
            <w:hideMark/>
            <w:tcPrChange w:id="1830" w:author="tao huang" w:date="2018-01-10T18:12:00Z">
              <w:tcPr>
                <w:tcW w:w="0" w:type="dxa"/>
                <w:gridSpan w:val="2"/>
                <w:shd w:val="clear" w:color="auto" w:fill="auto"/>
                <w:hideMark/>
              </w:tcPr>
            </w:tcPrChange>
          </w:tcPr>
          <w:p w14:paraId="38983580"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39.5%</w:t>
            </w:r>
          </w:p>
        </w:tc>
        <w:tc>
          <w:tcPr>
            <w:tcW w:w="851" w:type="dxa"/>
            <w:shd w:val="clear" w:color="auto" w:fill="auto"/>
            <w:hideMark/>
            <w:tcPrChange w:id="1831" w:author="tao huang" w:date="2018-01-10T18:12:00Z">
              <w:tcPr>
                <w:tcW w:w="0" w:type="dxa"/>
                <w:gridSpan w:val="2"/>
                <w:shd w:val="clear" w:color="auto" w:fill="auto"/>
                <w:hideMark/>
              </w:tcPr>
            </w:tcPrChange>
          </w:tcPr>
          <w:p w14:paraId="42494A17"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0.568</w:t>
            </w:r>
          </w:p>
        </w:tc>
        <w:tc>
          <w:tcPr>
            <w:tcW w:w="1429" w:type="dxa"/>
            <w:shd w:val="clear" w:color="auto" w:fill="auto"/>
            <w:hideMark/>
            <w:tcPrChange w:id="1832" w:author="tao huang" w:date="2018-01-10T18:12:00Z">
              <w:tcPr>
                <w:tcW w:w="1202" w:type="dxa"/>
                <w:gridSpan w:val="2"/>
                <w:shd w:val="clear" w:color="auto" w:fill="auto"/>
                <w:hideMark/>
              </w:tcPr>
            </w:tcPrChange>
          </w:tcPr>
          <w:p w14:paraId="10AC1EFD"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0.988</w:t>
            </w:r>
          </w:p>
        </w:tc>
        <w:tc>
          <w:tcPr>
            <w:tcW w:w="731" w:type="dxa"/>
            <w:shd w:val="clear" w:color="auto" w:fill="auto"/>
            <w:hideMark/>
            <w:tcPrChange w:id="1833" w:author="tao huang" w:date="2018-01-10T18:12:00Z">
              <w:tcPr>
                <w:tcW w:w="0" w:type="dxa"/>
                <w:gridSpan w:val="2"/>
                <w:shd w:val="clear" w:color="auto" w:fill="auto"/>
                <w:hideMark/>
              </w:tcPr>
            </w:tcPrChange>
          </w:tcPr>
          <w:p w14:paraId="362D8017"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49.29</w:t>
            </w:r>
          </w:p>
        </w:tc>
        <w:tc>
          <w:tcPr>
            <w:tcW w:w="976" w:type="dxa"/>
            <w:shd w:val="clear" w:color="auto" w:fill="auto"/>
            <w:hideMark/>
            <w:tcPrChange w:id="1834" w:author="tao huang" w:date="2018-01-10T18:12:00Z">
              <w:tcPr>
                <w:tcW w:w="0" w:type="dxa"/>
                <w:gridSpan w:val="2"/>
                <w:shd w:val="clear" w:color="auto" w:fill="auto"/>
                <w:hideMark/>
              </w:tcPr>
            </w:tcPrChange>
          </w:tcPr>
          <w:p w14:paraId="0A97C455"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47.6%</w:t>
            </w:r>
          </w:p>
        </w:tc>
        <w:tc>
          <w:tcPr>
            <w:tcW w:w="851" w:type="dxa"/>
            <w:shd w:val="clear" w:color="auto" w:fill="auto"/>
            <w:hideMark/>
            <w:tcPrChange w:id="1835" w:author="tao huang" w:date="2018-01-10T18:12:00Z">
              <w:tcPr>
                <w:tcW w:w="0" w:type="dxa"/>
                <w:gridSpan w:val="2"/>
                <w:shd w:val="clear" w:color="auto" w:fill="auto"/>
                <w:hideMark/>
              </w:tcPr>
            </w:tcPrChange>
          </w:tcPr>
          <w:p w14:paraId="7B539969"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1.624</w:t>
            </w:r>
          </w:p>
        </w:tc>
        <w:tc>
          <w:tcPr>
            <w:tcW w:w="1429" w:type="dxa"/>
            <w:shd w:val="clear" w:color="auto" w:fill="auto"/>
            <w:hideMark/>
            <w:tcPrChange w:id="1836" w:author="tao huang" w:date="2018-01-10T18:12:00Z">
              <w:tcPr>
                <w:tcW w:w="1813" w:type="dxa"/>
                <w:gridSpan w:val="2"/>
                <w:shd w:val="clear" w:color="auto" w:fill="auto"/>
                <w:hideMark/>
              </w:tcPr>
            </w:tcPrChange>
          </w:tcPr>
          <w:p w14:paraId="51315B9C"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0.966</w:t>
            </w:r>
          </w:p>
        </w:tc>
      </w:tr>
      <w:tr w:rsidR="00877FDD" w:rsidRPr="000B121E" w14:paraId="4748E042" w14:textId="77777777" w:rsidTr="0046503E">
        <w:tblPrEx>
          <w:tblPrExChange w:id="1837" w:author="tao huang" w:date="2018-01-10T18:12:00Z">
            <w:tblPrEx>
              <w:tblW w:w="9596" w:type="dxa"/>
              <w:jc w:val="center"/>
              <w:tblInd w:w="0" w:type="dxa"/>
            </w:tblPrEx>
          </w:tblPrExChange>
        </w:tblPrEx>
        <w:trPr>
          <w:cnfStyle w:val="000000100000" w:firstRow="0" w:lastRow="0" w:firstColumn="0" w:lastColumn="0" w:oddVBand="0" w:evenVBand="0" w:oddHBand="1" w:evenHBand="0" w:firstRowFirstColumn="0" w:firstRowLastColumn="0" w:lastRowFirstColumn="0" w:lastRowLastColumn="0"/>
          <w:trHeight w:val="20"/>
          <w:jc w:val="center"/>
          <w:trPrChange w:id="1838" w:author="tao huang" w:date="2018-01-10T18:12: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E7E6E6" w:themeFill="background2"/>
            <w:hideMark/>
            <w:tcPrChange w:id="1839" w:author="tao huang" w:date="2018-01-10T18:12:00Z">
              <w:tcPr>
                <w:tcW w:w="0" w:type="dxa"/>
                <w:shd w:val="clear" w:color="auto" w:fill="E7E6E6" w:themeFill="background2"/>
                <w:hideMark/>
              </w:tcPr>
            </w:tcPrChange>
          </w:tcPr>
          <w:p w14:paraId="70B1CBC5"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ADL-EWC-IC</w:t>
            </w:r>
          </w:p>
        </w:tc>
        <w:tc>
          <w:tcPr>
            <w:tcW w:w="725" w:type="dxa"/>
            <w:shd w:val="clear" w:color="auto" w:fill="E7E6E6" w:themeFill="background2"/>
            <w:hideMark/>
            <w:tcPrChange w:id="1840" w:author="tao huang" w:date="2018-01-10T18:12:00Z">
              <w:tcPr>
                <w:tcW w:w="705" w:type="dxa"/>
                <w:gridSpan w:val="2"/>
                <w:shd w:val="clear" w:color="auto" w:fill="E7E6E6" w:themeFill="background2"/>
                <w:hideMark/>
              </w:tcPr>
            </w:tcPrChange>
          </w:tcPr>
          <w:p w14:paraId="6FE3464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8.92</w:t>
            </w:r>
          </w:p>
        </w:tc>
        <w:tc>
          <w:tcPr>
            <w:tcW w:w="976" w:type="dxa"/>
            <w:shd w:val="clear" w:color="auto" w:fill="E7E6E6" w:themeFill="background2"/>
            <w:hideMark/>
            <w:tcPrChange w:id="1841" w:author="tao huang" w:date="2018-01-10T18:12:00Z">
              <w:tcPr>
                <w:tcW w:w="950" w:type="dxa"/>
                <w:gridSpan w:val="2"/>
                <w:shd w:val="clear" w:color="auto" w:fill="E7E6E6" w:themeFill="background2"/>
                <w:hideMark/>
              </w:tcPr>
            </w:tcPrChange>
          </w:tcPr>
          <w:p w14:paraId="7D0B88B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39.5%</w:t>
            </w:r>
          </w:p>
        </w:tc>
        <w:tc>
          <w:tcPr>
            <w:tcW w:w="851" w:type="dxa"/>
            <w:shd w:val="clear" w:color="auto" w:fill="E7E6E6" w:themeFill="background2"/>
            <w:hideMark/>
            <w:tcPrChange w:id="1842" w:author="tao huang" w:date="2018-01-10T18:12:00Z">
              <w:tcPr>
                <w:tcW w:w="828" w:type="dxa"/>
                <w:gridSpan w:val="2"/>
                <w:shd w:val="clear" w:color="auto" w:fill="E7E6E6" w:themeFill="background2"/>
                <w:hideMark/>
              </w:tcPr>
            </w:tcPrChange>
          </w:tcPr>
          <w:p w14:paraId="3E89224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0.568</w:t>
            </w:r>
          </w:p>
        </w:tc>
        <w:tc>
          <w:tcPr>
            <w:tcW w:w="1429" w:type="dxa"/>
            <w:shd w:val="clear" w:color="auto" w:fill="E7E6E6" w:themeFill="background2"/>
            <w:hideMark/>
            <w:tcPrChange w:id="1843" w:author="tao huang" w:date="2018-01-10T18:12:00Z">
              <w:tcPr>
                <w:tcW w:w="1390" w:type="dxa"/>
                <w:gridSpan w:val="2"/>
                <w:shd w:val="clear" w:color="auto" w:fill="E7E6E6" w:themeFill="background2"/>
                <w:hideMark/>
              </w:tcPr>
            </w:tcPrChange>
          </w:tcPr>
          <w:p w14:paraId="2DF6095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0.988</w:t>
            </w:r>
          </w:p>
        </w:tc>
        <w:tc>
          <w:tcPr>
            <w:tcW w:w="731" w:type="dxa"/>
            <w:shd w:val="clear" w:color="auto" w:fill="E7E6E6" w:themeFill="background2"/>
            <w:hideMark/>
            <w:tcPrChange w:id="1844" w:author="tao huang" w:date="2018-01-10T18:12:00Z">
              <w:tcPr>
                <w:tcW w:w="711" w:type="dxa"/>
                <w:gridSpan w:val="2"/>
                <w:shd w:val="clear" w:color="auto" w:fill="E7E6E6" w:themeFill="background2"/>
                <w:hideMark/>
              </w:tcPr>
            </w:tcPrChange>
          </w:tcPr>
          <w:p w14:paraId="52D123D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48.21</w:t>
            </w:r>
          </w:p>
        </w:tc>
        <w:tc>
          <w:tcPr>
            <w:tcW w:w="976" w:type="dxa"/>
            <w:shd w:val="clear" w:color="auto" w:fill="E7E6E6" w:themeFill="background2"/>
            <w:hideMark/>
            <w:tcPrChange w:id="1845" w:author="tao huang" w:date="2018-01-10T18:12:00Z">
              <w:tcPr>
                <w:tcW w:w="950" w:type="dxa"/>
                <w:gridSpan w:val="2"/>
                <w:shd w:val="clear" w:color="auto" w:fill="E7E6E6" w:themeFill="background2"/>
                <w:hideMark/>
              </w:tcPr>
            </w:tcPrChange>
          </w:tcPr>
          <w:p w14:paraId="3C5A16FA"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47.4%</w:t>
            </w:r>
          </w:p>
        </w:tc>
        <w:tc>
          <w:tcPr>
            <w:tcW w:w="851" w:type="dxa"/>
            <w:shd w:val="clear" w:color="auto" w:fill="E7E6E6" w:themeFill="background2"/>
            <w:hideMark/>
            <w:tcPrChange w:id="1846" w:author="tao huang" w:date="2018-01-10T18:12:00Z">
              <w:tcPr>
                <w:tcW w:w="828" w:type="dxa"/>
                <w:gridSpan w:val="2"/>
                <w:shd w:val="clear" w:color="auto" w:fill="E7E6E6" w:themeFill="background2"/>
                <w:hideMark/>
              </w:tcPr>
            </w:tcPrChange>
          </w:tcPr>
          <w:p w14:paraId="67303D0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1.608</w:t>
            </w:r>
          </w:p>
        </w:tc>
        <w:tc>
          <w:tcPr>
            <w:tcW w:w="1429" w:type="dxa"/>
            <w:shd w:val="clear" w:color="auto" w:fill="E7E6E6" w:themeFill="background2"/>
            <w:hideMark/>
            <w:tcPrChange w:id="1847" w:author="tao huang" w:date="2018-01-10T18:12:00Z">
              <w:tcPr>
                <w:tcW w:w="1390" w:type="dxa"/>
                <w:gridSpan w:val="2"/>
                <w:shd w:val="clear" w:color="auto" w:fill="E7E6E6" w:themeFill="background2"/>
                <w:hideMark/>
              </w:tcPr>
            </w:tcPrChange>
          </w:tcPr>
          <w:p w14:paraId="40A2F97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0.952</w:t>
            </w:r>
          </w:p>
        </w:tc>
      </w:tr>
      <w:tr w:rsidR="004617F2" w:rsidRPr="000B121E" w14:paraId="0D34A275" w14:textId="77777777" w:rsidTr="0046503E">
        <w:trPr>
          <w:trHeight w:val="20"/>
          <w:jc w:val="center"/>
          <w:trPrChange w:id="1848"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noWrap/>
            <w:hideMark/>
            <w:tcPrChange w:id="1849" w:author="tao huang" w:date="2018-01-10T18:12:00Z">
              <w:tcPr>
                <w:tcW w:w="1844" w:type="dxa"/>
                <w:gridSpan w:val="2"/>
                <w:shd w:val="clear" w:color="auto" w:fill="auto"/>
                <w:noWrap/>
                <w:hideMark/>
              </w:tcPr>
            </w:tcPrChange>
          </w:tcPr>
          <w:p w14:paraId="51D02D40" w14:textId="1FFD5C4F" w:rsidR="004617F2" w:rsidRPr="000B121E" w:rsidRDefault="004617F2" w:rsidP="000B121E">
            <w:pPr>
              <w:shd w:val="clear" w:color="auto" w:fill="FFFFFF" w:themeFill="background1"/>
              <w:spacing w:after="0"/>
              <w:jc w:val="center"/>
              <w:rPr>
                <w:rFonts w:eastAsia="Times New Roman" w:cs="Times New Roman"/>
                <w:b w:val="0"/>
                <w:color w:val="000000" w:themeColor="text1"/>
                <w:sz w:val="22"/>
              </w:rPr>
            </w:pPr>
            <w:r w:rsidRPr="000B121E">
              <w:rPr>
                <w:rFonts w:eastAsia="Times New Roman" w:cs="Times New Roman"/>
                <w:b w:val="0"/>
                <w:color w:val="000000" w:themeColor="text1"/>
                <w:sz w:val="22"/>
              </w:rPr>
              <w:t xml:space="preserve">Forecast horizon= </w:t>
            </w:r>
            <w:ins w:id="1850" w:author="tao huang" w:date="2018-01-10T18:17:00Z">
              <w:r w:rsidR="00D74A83" w:rsidRPr="00E04650">
                <w:rPr>
                  <w:rFonts w:eastAsia="Times New Roman" w:cs="Times New Roman"/>
                  <w:b w:val="0"/>
                  <w:i/>
                  <w:color w:val="000000" w:themeColor="text1"/>
                  <w:sz w:val="22"/>
                </w:rPr>
                <w:t>H</w:t>
              </w:r>
            </w:ins>
            <w:ins w:id="1851" w:author="tao huang" w:date="2018-01-10T18:16:00Z">
              <w:r w:rsidR="0010772A">
                <w:rPr>
                  <w:rFonts w:eastAsia="Times New Roman" w:cs="Times New Roman"/>
                  <w:b w:val="0"/>
                  <w:color w:val="000000" w:themeColor="text1"/>
                  <w:sz w:val="22"/>
                </w:rPr>
                <w:t>=</w:t>
              </w:r>
            </w:ins>
            <w:r w:rsidRPr="000B121E">
              <w:rPr>
                <w:rFonts w:eastAsia="Times New Roman" w:cs="Times New Roman"/>
                <w:b w:val="0"/>
                <w:color w:val="000000" w:themeColor="text1"/>
                <w:sz w:val="22"/>
              </w:rPr>
              <w:t>1</w:t>
            </w:r>
          </w:p>
        </w:tc>
        <w:tc>
          <w:tcPr>
            <w:tcW w:w="3981" w:type="dxa"/>
            <w:gridSpan w:val="4"/>
            <w:shd w:val="clear" w:color="auto" w:fill="auto"/>
            <w:noWrap/>
            <w:hideMark/>
            <w:tcPrChange w:id="1852" w:author="tao huang" w:date="2018-01-10T18:12:00Z">
              <w:tcPr>
                <w:tcW w:w="3685" w:type="dxa"/>
                <w:gridSpan w:val="8"/>
                <w:shd w:val="clear" w:color="auto" w:fill="auto"/>
                <w:noWrap/>
                <w:hideMark/>
              </w:tcPr>
            </w:tcPrChange>
          </w:tcPr>
          <w:p w14:paraId="3A64D1F5"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Non-promoted period</w:t>
            </w:r>
          </w:p>
        </w:tc>
        <w:tc>
          <w:tcPr>
            <w:tcW w:w="3987" w:type="dxa"/>
            <w:gridSpan w:val="4"/>
            <w:shd w:val="clear" w:color="auto" w:fill="auto"/>
            <w:noWrap/>
            <w:hideMark/>
            <w:tcPrChange w:id="1853" w:author="tao huang" w:date="2018-01-10T18:12:00Z">
              <w:tcPr>
                <w:tcW w:w="4302" w:type="dxa"/>
                <w:gridSpan w:val="8"/>
                <w:shd w:val="clear" w:color="auto" w:fill="auto"/>
                <w:noWrap/>
                <w:hideMark/>
              </w:tcPr>
            </w:tcPrChange>
          </w:tcPr>
          <w:p w14:paraId="48D7787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Promoted period</w:t>
            </w:r>
          </w:p>
        </w:tc>
      </w:tr>
      <w:tr w:rsidR="004617F2" w:rsidRPr="000B121E" w14:paraId="7EF8ACCC"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854"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855" w:author="tao huang" w:date="2018-01-10T18:12:00Z">
              <w:tcPr>
                <w:tcW w:w="1844" w:type="dxa"/>
                <w:gridSpan w:val="2"/>
                <w:shd w:val="clear" w:color="auto" w:fill="auto"/>
                <w:hideMark/>
              </w:tcPr>
            </w:tcPrChange>
          </w:tcPr>
          <w:p w14:paraId="37490B57"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Model/measure</w:t>
            </w:r>
          </w:p>
        </w:tc>
        <w:tc>
          <w:tcPr>
            <w:tcW w:w="725" w:type="dxa"/>
            <w:shd w:val="clear" w:color="auto" w:fill="auto"/>
            <w:hideMark/>
            <w:tcPrChange w:id="1856" w:author="tao huang" w:date="2018-01-10T18:12:00Z">
              <w:tcPr>
                <w:tcW w:w="0" w:type="dxa"/>
                <w:gridSpan w:val="2"/>
                <w:shd w:val="clear" w:color="auto" w:fill="auto"/>
                <w:hideMark/>
              </w:tcPr>
            </w:tcPrChange>
          </w:tcPr>
          <w:p w14:paraId="0844E23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MAE</w:t>
            </w:r>
          </w:p>
        </w:tc>
        <w:tc>
          <w:tcPr>
            <w:tcW w:w="976" w:type="dxa"/>
            <w:shd w:val="clear" w:color="auto" w:fill="auto"/>
            <w:hideMark/>
            <w:tcPrChange w:id="1857" w:author="tao huang" w:date="2018-01-10T18:12:00Z">
              <w:tcPr>
                <w:tcW w:w="0" w:type="dxa"/>
                <w:gridSpan w:val="2"/>
                <w:shd w:val="clear" w:color="auto" w:fill="auto"/>
                <w:hideMark/>
              </w:tcPr>
            </w:tcPrChange>
          </w:tcPr>
          <w:p w14:paraId="55A7617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SMAPE</w:t>
            </w:r>
          </w:p>
        </w:tc>
        <w:tc>
          <w:tcPr>
            <w:tcW w:w="851" w:type="dxa"/>
            <w:shd w:val="clear" w:color="auto" w:fill="auto"/>
            <w:hideMark/>
            <w:tcPrChange w:id="1858" w:author="tao huang" w:date="2018-01-10T18:12:00Z">
              <w:tcPr>
                <w:tcW w:w="0" w:type="dxa"/>
                <w:gridSpan w:val="2"/>
                <w:shd w:val="clear" w:color="auto" w:fill="auto"/>
                <w:hideMark/>
              </w:tcPr>
            </w:tcPrChange>
          </w:tcPr>
          <w:p w14:paraId="115344B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MASE</w:t>
            </w:r>
          </w:p>
        </w:tc>
        <w:tc>
          <w:tcPr>
            <w:tcW w:w="1429" w:type="dxa"/>
            <w:shd w:val="clear" w:color="auto" w:fill="auto"/>
            <w:noWrap/>
            <w:hideMark/>
            <w:tcPrChange w:id="1859" w:author="tao huang" w:date="2018-01-10T18:12:00Z">
              <w:tcPr>
                <w:tcW w:w="1202" w:type="dxa"/>
                <w:gridSpan w:val="2"/>
                <w:shd w:val="clear" w:color="auto" w:fill="auto"/>
                <w:noWrap/>
                <w:hideMark/>
              </w:tcPr>
            </w:tcPrChange>
          </w:tcPr>
          <w:p w14:paraId="427FC73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AvgRelMAE</w:t>
            </w:r>
          </w:p>
        </w:tc>
        <w:tc>
          <w:tcPr>
            <w:tcW w:w="731" w:type="dxa"/>
            <w:shd w:val="clear" w:color="auto" w:fill="auto"/>
            <w:hideMark/>
            <w:tcPrChange w:id="1860" w:author="tao huang" w:date="2018-01-10T18:12:00Z">
              <w:tcPr>
                <w:tcW w:w="0" w:type="dxa"/>
                <w:gridSpan w:val="2"/>
                <w:shd w:val="clear" w:color="auto" w:fill="auto"/>
                <w:hideMark/>
              </w:tcPr>
            </w:tcPrChange>
          </w:tcPr>
          <w:p w14:paraId="3B0A85A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MAE</w:t>
            </w:r>
          </w:p>
        </w:tc>
        <w:tc>
          <w:tcPr>
            <w:tcW w:w="976" w:type="dxa"/>
            <w:shd w:val="clear" w:color="auto" w:fill="auto"/>
            <w:hideMark/>
            <w:tcPrChange w:id="1861" w:author="tao huang" w:date="2018-01-10T18:12:00Z">
              <w:tcPr>
                <w:tcW w:w="0" w:type="dxa"/>
                <w:gridSpan w:val="2"/>
                <w:shd w:val="clear" w:color="auto" w:fill="auto"/>
                <w:hideMark/>
              </w:tcPr>
            </w:tcPrChange>
          </w:tcPr>
          <w:p w14:paraId="1DB687D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SMAPE</w:t>
            </w:r>
          </w:p>
        </w:tc>
        <w:tc>
          <w:tcPr>
            <w:tcW w:w="851" w:type="dxa"/>
            <w:shd w:val="clear" w:color="auto" w:fill="auto"/>
            <w:hideMark/>
            <w:tcPrChange w:id="1862" w:author="tao huang" w:date="2018-01-10T18:12:00Z">
              <w:tcPr>
                <w:tcW w:w="0" w:type="dxa"/>
                <w:gridSpan w:val="2"/>
                <w:shd w:val="clear" w:color="auto" w:fill="auto"/>
                <w:hideMark/>
              </w:tcPr>
            </w:tcPrChange>
          </w:tcPr>
          <w:p w14:paraId="7E8584E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MASE</w:t>
            </w:r>
          </w:p>
        </w:tc>
        <w:tc>
          <w:tcPr>
            <w:tcW w:w="1429" w:type="dxa"/>
            <w:shd w:val="clear" w:color="auto" w:fill="auto"/>
            <w:noWrap/>
            <w:hideMark/>
            <w:tcPrChange w:id="1863" w:author="tao huang" w:date="2018-01-10T18:12:00Z">
              <w:tcPr>
                <w:tcW w:w="1813" w:type="dxa"/>
                <w:gridSpan w:val="2"/>
                <w:shd w:val="clear" w:color="auto" w:fill="auto"/>
                <w:noWrap/>
                <w:hideMark/>
              </w:tcPr>
            </w:tcPrChange>
          </w:tcPr>
          <w:p w14:paraId="6348E7FC"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00000" w:themeColor="text1"/>
                <w:sz w:val="22"/>
              </w:rPr>
            </w:pPr>
            <w:r w:rsidRPr="000B121E">
              <w:rPr>
                <w:rFonts w:eastAsia="Times New Roman" w:cs="Times New Roman"/>
                <w:bCs/>
                <w:color w:val="000000" w:themeColor="text1"/>
                <w:sz w:val="22"/>
              </w:rPr>
              <w:t>AvgRelMAE</w:t>
            </w:r>
          </w:p>
        </w:tc>
      </w:tr>
      <w:tr w:rsidR="004617F2" w:rsidRPr="000B121E" w14:paraId="054C446F" w14:textId="77777777" w:rsidTr="0046503E">
        <w:trPr>
          <w:trHeight w:val="20"/>
          <w:jc w:val="center"/>
          <w:trPrChange w:id="1864"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865" w:author="tao huang" w:date="2018-01-10T18:12:00Z">
              <w:tcPr>
                <w:tcW w:w="1844" w:type="dxa"/>
                <w:gridSpan w:val="2"/>
                <w:shd w:val="clear" w:color="auto" w:fill="auto"/>
                <w:hideMark/>
              </w:tcPr>
            </w:tcPrChange>
          </w:tcPr>
          <w:p w14:paraId="250A10C9"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Base-lift</w:t>
            </w:r>
          </w:p>
        </w:tc>
        <w:tc>
          <w:tcPr>
            <w:tcW w:w="725" w:type="dxa"/>
            <w:shd w:val="clear" w:color="auto" w:fill="auto"/>
            <w:hideMark/>
            <w:tcPrChange w:id="1866" w:author="tao huang" w:date="2018-01-10T18:12:00Z">
              <w:tcPr>
                <w:tcW w:w="0" w:type="dxa"/>
                <w:gridSpan w:val="2"/>
                <w:shd w:val="clear" w:color="auto" w:fill="auto"/>
                <w:hideMark/>
              </w:tcPr>
            </w:tcPrChange>
          </w:tcPr>
          <w:p w14:paraId="0E32C078"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9.43</w:t>
            </w:r>
          </w:p>
        </w:tc>
        <w:tc>
          <w:tcPr>
            <w:tcW w:w="976" w:type="dxa"/>
            <w:shd w:val="clear" w:color="auto" w:fill="auto"/>
            <w:hideMark/>
            <w:tcPrChange w:id="1867" w:author="tao huang" w:date="2018-01-10T18:12:00Z">
              <w:tcPr>
                <w:tcW w:w="0" w:type="dxa"/>
                <w:gridSpan w:val="2"/>
                <w:shd w:val="clear" w:color="auto" w:fill="auto"/>
                <w:hideMark/>
              </w:tcPr>
            </w:tcPrChange>
          </w:tcPr>
          <w:p w14:paraId="4C0E801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39.5%</w:t>
            </w:r>
          </w:p>
        </w:tc>
        <w:tc>
          <w:tcPr>
            <w:tcW w:w="851" w:type="dxa"/>
            <w:shd w:val="clear" w:color="auto" w:fill="auto"/>
            <w:hideMark/>
            <w:tcPrChange w:id="1868" w:author="tao huang" w:date="2018-01-10T18:12:00Z">
              <w:tcPr>
                <w:tcW w:w="0" w:type="dxa"/>
                <w:gridSpan w:val="2"/>
                <w:shd w:val="clear" w:color="auto" w:fill="auto"/>
                <w:hideMark/>
              </w:tcPr>
            </w:tcPrChange>
          </w:tcPr>
          <w:p w14:paraId="635459D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0.562</w:t>
            </w:r>
          </w:p>
        </w:tc>
        <w:tc>
          <w:tcPr>
            <w:tcW w:w="1429" w:type="dxa"/>
            <w:shd w:val="clear" w:color="auto" w:fill="auto"/>
            <w:hideMark/>
            <w:tcPrChange w:id="1869" w:author="tao huang" w:date="2018-01-10T18:12:00Z">
              <w:tcPr>
                <w:tcW w:w="1202" w:type="dxa"/>
                <w:gridSpan w:val="2"/>
                <w:shd w:val="clear" w:color="auto" w:fill="auto"/>
                <w:hideMark/>
              </w:tcPr>
            </w:tcPrChange>
          </w:tcPr>
          <w:p w14:paraId="3607F130"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0.975</w:t>
            </w:r>
          </w:p>
        </w:tc>
        <w:tc>
          <w:tcPr>
            <w:tcW w:w="731" w:type="dxa"/>
            <w:shd w:val="clear" w:color="auto" w:fill="auto"/>
            <w:hideMark/>
            <w:tcPrChange w:id="1870" w:author="tao huang" w:date="2018-01-10T18:12:00Z">
              <w:tcPr>
                <w:tcW w:w="0" w:type="dxa"/>
                <w:gridSpan w:val="2"/>
                <w:shd w:val="clear" w:color="auto" w:fill="auto"/>
                <w:hideMark/>
              </w:tcPr>
            </w:tcPrChange>
          </w:tcPr>
          <w:p w14:paraId="69BC94F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93.64</w:t>
            </w:r>
          </w:p>
        </w:tc>
        <w:tc>
          <w:tcPr>
            <w:tcW w:w="976" w:type="dxa"/>
            <w:shd w:val="clear" w:color="auto" w:fill="auto"/>
            <w:hideMark/>
            <w:tcPrChange w:id="1871" w:author="tao huang" w:date="2018-01-10T18:12:00Z">
              <w:tcPr>
                <w:tcW w:w="0" w:type="dxa"/>
                <w:gridSpan w:val="2"/>
                <w:shd w:val="clear" w:color="auto" w:fill="auto"/>
                <w:hideMark/>
              </w:tcPr>
            </w:tcPrChange>
          </w:tcPr>
          <w:p w14:paraId="02AC3329"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85.2%</w:t>
            </w:r>
          </w:p>
        </w:tc>
        <w:tc>
          <w:tcPr>
            <w:tcW w:w="851" w:type="dxa"/>
            <w:shd w:val="clear" w:color="auto" w:fill="auto"/>
            <w:hideMark/>
            <w:tcPrChange w:id="1872" w:author="tao huang" w:date="2018-01-10T18:12:00Z">
              <w:tcPr>
                <w:tcW w:w="0" w:type="dxa"/>
                <w:gridSpan w:val="2"/>
                <w:shd w:val="clear" w:color="auto" w:fill="auto"/>
                <w:hideMark/>
              </w:tcPr>
            </w:tcPrChange>
          </w:tcPr>
          <w:p w14:paraId="2333546F"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2.220</w:t>
            </w:r>
          </w:p>
        </w:tc>
        <w:tc>
          <w:tcPr>
            <w:tcW w:w="1429" w:type="dxa"/>
            <w:shd w:val="clear" w:color="auto" w:fill="auto"/>
            <w:hideMark/>
            <w:tcPrChange w:id="1873" w:author="tao huang" w:date="2018-01-10T18:12:00Z">
              <w:tcPr>
                <w:tcW w:w="1813" w:type="dxa"/>
                <w:gridSpan w:val="2"/>
                <w:shd w:val="clear" w:color="auto" w:fill="auto"/>
                <w:hideMark/>
              </w:tcPr>
            </w:tcPrChange>
          </w:tcPr>
          <w:p w14:paraId="033AE41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1.469</w:t>
            </w:r>
          </w:p>
        </w:tc>
      </w:tr>
      <w:tr w:rsidR="004617F2" w:rsidRPr="000B121E" w14:paraId="6AF47323"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874"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875" w:author="tao huang" w:date="2018-01-10T18:12:00Z">
              <w:tcPr>
                <w:tcW w:w="1844" w:type="dxa"/>
                <w:gridSpan w:val="2"/>
                <w:shd w:val="clear" w:color="auto" w:fill="auto"/>
                <w:hideMark/>
              </w:tcPr>
            </w:tcPrChange>
          </w:tcPr>
          <w:p w14:paraId="59EA0B26"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ADL-own</w:t>
            </w:r>
          </w:p>
        </w:tc>
        <w:tc>
          <w:tcPr>
            <w:tcW w:w="725" w:type="dxa"/>
            <w:shd w:val="clear" w:color="auto" w:fill="auto"/>
            <w:hideMark/>
            <w:tcPrChange w:id="1876" w:author="tao huang" w:date="2018-01-10T18:12:00Z">
              <w:tcPr>
                <w:tcW w:w="0" w:type="dxa"/>
                <w:gridSpan w:val="2"/>
                <w:shd w:val="clear" w:color="auto" w:fill="auto"/>
                <w:hideMark/>
              </w:tcPr>
            </w:tcPrChange>
          </w:tcPr>
          <w:p w14:paraId="02BAA3D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9.19</w:t>
            </w:r>
          </w:p>
        </w:tc>
        <w:tc>
          <w:tcPr>
            <w:tcW w:w="976" w:type="dxa"/>
            <w:shd w:val="clear" w:color="auto" w:fill="auto"/>
            <w:hideMark/>
            <w:tcPrChange w:id="1877" w:author="tao huang" w:date="2018-01-10T18:12:00Z">
              <w:tcPr>
                <w:tcW w:w="0" w:type="dxa"/>
                <w:gridSpan w:val="2"/>
                <w:shd w:val="clear" w:color="auto" w:fill="auto"/>
                <w:hideMark/>
              </w:tcPr>
            </w:tcPrChange>
          </w:tcPr>
          <w:p w14:paraId="4D2B262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39.3%</w:t>
            </w:r>
          </w:p>
        </w:tc>
        <w:tc>
          <w:tcPr>
            <w:tcW w:w="851" w:type="dxa"/>
            <w:shd w:val="clear" w:color="auto" w:fill="auto"/>
            <w:hideMark/>
            <w:tcPrChange w:id="1878" w:author="tao huang" w:date="2018-01-10T18:12:00Z">
              <w:tcPr>
                <w:tcW w:w="0" w:type="dxa"/>
                <w:gridSpan w:val="2"/>
                <w:shd w:val="clear" w:color="auto" w:fill="auto"/>
                <w:hideMark/>
              </w:tcPr>
            </w:tcPrChange>
          </w:tcPr>
          <w:p w14:paraId="0B63538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0.567</w:t>
            </w:r>
          </w:p>
        </w:tc>
        <w:tc>
          <w:tcPr>
            <w:tcW w:w="1429" w:type="dxa"/>
            <w:shd w:val="clear" w:color="auto" w:fill="auto"/>
            <w:noWrap/>
            <w:hideMark/>
            <w:tcPrChange w:id="1879" w:author="tao huang" w:date="2018-01-10T18:12:00Z">
              <w:tcPr>
                <w:tcW w:w="1202" w:type="dxa"/>
                <w:gridSpan w:val="2"/>
                <w:shd w:val="clear" w:color="auto" w:fill="auto"/>
                <w:noWrap/>
                <w:hideMark/>
              </w:tcPr>
            </w:tcPrChange>
          </w:tcPr>
          <w:p w14:paraId="7C87423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1.000</w:t>
            </w:r>
          </w:p>
        </w:tc>
        <w:tc>
          <w:tcPr>
            <w:tcW w:w="731" w:type="dxa"/>
            <w:shd w:val="clear" w:color="auto" w:fill="auto"/>
            <w:hideMark/>
            <w:tcPrChange w:id="1880" w:author="tao huang" w:date="2018-01-10T18:12:00Z">
              <w:tcPr>
                <w:tcW w:w="0" w:type="dxa"/>
                <w:gridSpan w:val="2"/>
                <w:shd w:val="clear" w:color="auto" w:fill="auto"/>
                <w:hideMark/>
              </w:tcPr>
            </w:tcPrChange>
          </w:tcPr>
          <w:p w14:paraId="6C044DA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52.93</w:t>
            </w:r>
          </w:p>
        </w:tc>
        <w:tc>
          <w:tcPr>
            <w:tcW w:w="976" w:type="dxa"/>
            <w:shd w:val="clear" w:color="auto" w:fill="auto"/>
            <w:hideMark/>
            <w:tcPrChange w:id="1881" w:author="tao huang" w:date="2018-01-10T18:12:00Z">
              <w:tcPr>
                <w:tcW w:w="0" w:type="dxa"/>
                <w:gridSpan w:val="2"/>
                <w:shd w:val="clear" w:color="auto" w:fill="auto"/>
                <w:hideMark/>
              </w:tcPr>
            </w:tcPrChange>
          </w:tcPr>
          <w:p w14:paraId="7C252FC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48.1%</w:t>
            </w:r>
          </w:p>
        </w:tc>
        <w:tc>
          <w:tcPr>
            <w:tcW w:w="851" w:type="dxa"/>
            <w:shd w:val="clear" w:color="auto" w:fill="auto"/>
            <w:hideMark/>
            <w:tcPrChange w:id="1882" w:author="tao huang" w:date="2018-01-10T18:12:00Z">
              <w:tcPr>
                <w:tcW w:w="0" w:type="dxa"/>
                <w:gridSpan w:val="2"/>
                <w:shd w:val="clear" w:color="auto" w:fill="auto"/>
                <w:hideMark/>
              </w:tcPr>
            </w:tcPrChange>
          </w:tcPr>
          <w:p w14:paraId="39A6D33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1.632</w:t>
            </w:r>
          </w:p>
        </w:tc>
        <w:tc>
          <w:tcPr>
            <w:tcW w:w="1429" w:type="dxa"/>
            <w:shd w:val="clear" w:color="auto" w:fill="auto"/>
            <w:noWrap/>
            <w:hideMark/>
            <w:tcPrChange w:id="1883" w:author="tao huang" w:date="2018-01-10T18:12:00Z">
              <w:tcPr>
                <w:tcW w:w="1813" w:type="dxa"/>
                <w:gridSpan w:val="2"/>
                <w:shd w:val="clear" w:color="auto" w:fill="auto"/>
                <w:noWrap/>
                <w:hideMark/>
              </w:tcPr>
            </w:tcPrChange>
          </w:tcPr>
          <w:p w14:paraId="5001AA7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1.000</w:t>
            </w:r>
          </w:p>
        </w:tc>
      </w:tr>
      <w:tr w:rsidR="004617F2" w:rsidRPr="000B121E" w14:paraId="5BEE5D34" w14:textId="77777777" w:rsidTr="0046503E">
        <w:trPr>
          <w:trHeight w:val="20"/>
          <w:jc w:val="center"/>
          <w:trPrChange w:id="1884"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885" w:author="tao huang" w:date="2018-01-10T18:12:00Z">
              <w:tcPr>
                <w:tcW w:w="1844" w:type="dxa"/>
                <w:gridSpan w:val="2"/>
                <w:shd w:val="clear" w:color="auto" w:fill="auto"/>
                <w:hideMark/>
              </w:tcPr>
            </w:tcPrChange>
          </w:tcPr>
          <w:p w14:paraId="3EF1E77F"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w:t>
            </w:r>
          </w:p>
        </w:tc>
        <w:tc>
          <w:tcPr>
            <w:tcW w:w="725" w:type="dxa"/>
            <w:shd w:val="clear" w:color="auto" w:fill="auto"/>
            <w:hideMark/>
            <w:tcPrChange w:id="1886" w:author="tao huang" w:date="2018-01-10T18:12:00Z">
              <w:tcPr>
                <w:tcW w:w="0" w:type="dxa"/>
                <w:gridSpan w:val="2"/>
                <w:shd w:val="clear" w:color="auto" w:fill="auto"/>
                <w:hideMark/>
              </w:tcPr>
            </w:tcPrChange>
          </w:tcPr>
          <w:p w14:paraId="614ACE9F"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9.00</w:t>
            </w:r>
          </w:p>
        </w:tc>
        <w:tc>
          <w:tcPr>
            <w:tcW w:w="976" w:type="dxa"/>
            <w:shd w:val="clear" w:color="auto" w:fill="auto"/>
            <w:hideMark/>
            <w:tcPrChange w:id="1887" w:author="tao huang" w:date="2018-01-10T18:12:00Z">
              <w:tcPr>
                <w:tcW w:w="0" w:type="dxa"/>
                <w:gridSpan w:val="2"/>
                <w:shd w:val="clear" w:color="auto" w:fill="auto"/>
                <w:hideMark/>
              </w:tcPr>
            </w:tcPrChange>
          </w:tcPr>
          <w:p w14:paraId="0DE5A1A6"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39.0%</w:t>
            </w:r>
          </w:p>
        </w:tc>
        <w:tc>
          <w:tcPr>
            <w:tcW w:w="851" w:type="dxa"/>
            <w:shd w:val="clear" w:color="auto" w:fill="auto"/>
            <w:hideMark/>
            <w:tcPrChange w:id="1888" w:author="tao huang" w:date="2018-01-10T18:12:00Z">
              <w:tcPr>
                <w:tcW w:w="0" w:type="dxa"/>
                <w:gridSpan w:val="2"/>
                <w:shd w:val="clear" w:color="auto" w:fill="auto"/>
                <w:hideMark/>
              </w:tcPr>
            </w:tcPrChange>
          </w:tcPr>
          <w:p w14:paraId="3D7728C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0.569</w:t>
            </w:r>
          </w:p>
        </w:tc>
        <w:tc>
          <w:tcPr>
            <w:tcW w:w="1429" w:type="dxa"/>
            <w:shd w:val="clear" w:color="auto" w:fill="auto"/>
            <w:hideMark/>
            <w:tcPrChange w:id="1889" w:author="tao huang" w:date="2018-01-10T18:12:00Z">
              <w:tcPr>
                <w:tcW w:w="1202" w:type="dxa"/>
                <w:gridSpan w:val="2"/>
                <w:shd w:val="clear" w:color="auto" w:fill="auto"/>
                <w:hideMark/>
              </w:tcPr>
            </w:tcPrChange>
          </w:tcPr>
          <w:p w14:paraId="1F6370F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0.986</w:t>
            </w:r>
          </w:p>
        </w:tc>
        <w:tc>
          <w:tcPr>
            <w:tcW w:w="731" w:type="dxa"/>
            <w:shd w:val="clear" w:color="auto" w:fill="auto"/>
            <w:hideMark/>
            <w:tcPrChange w:id="1890" w:author="tao huang" w:date="2018-01-10T18:12:00Z">
              <w:tcPr>
                <w:tcW w:w="0" w:type="dxa"/>
                <w:gridSpan w:val="2"/>
                <w:shd w:val="clear" w:color="auto" w:fill="auto"/>
                <w:hideMark/>
              </w:tcPr>
            </w:tcPrChange>
          </w:tcPr>
          <w:p w14:paraId="44F0BEEB"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50.49</w:t>
            </w:r>
          </w:p>
        </w:tc>
        <w:tc>
          <w:tcPr>
            <w:tcW w:w="976" w:type="dxa"/>
            <w:shd w:val="clear" w:color="auto" w:fill="auto"/>
            <w:hideMark/>
            <w:tcPrChange w:id="1891" w:author="tao huang" w:date="2018-01-10T18:12:00Z">
              <w:tcPr>
                <w:tcW w:w="0" w:type="dxa"/>
                <w:gridSpan w:val="2"/>
                <w:shd w:val="clear" w:color="auto" w:fill="auto"/>
                <w:hideMark/>
              </w:tcPr>
            </w:tcPrChange>
          </w:tcPr>
          <w:p w14:paraId="62D91064"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46.7%</w:t>
            </w:r>
          </w:p>
        </w:tc>
        <w:tc>
          <w:tcPr>
            <w:tcW w:w="851" w:type="dxa"/>
            <w:shd w:val="clear" w:color="auto" w:fill="auto"/>
            <w:hideMark/>
            <w:tcPrChange w:id="1892" w:author="tao huang" w:date="2018-01-10T18:12:00Z">
              <w:tcPr>
                <w:tcW w:w="0" w:type="dxa"/>
                <w:gridSpan w:val="2"/>
                <w:shd w:val="clear" w:color="auto" w:fill="auto"/>
                <w:hideMark/>
              </w:tcPr>
            </w:tcPrChange>
          </w:tcPr>
          <w:p w14:paraId="3C56B00F"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1.613</w:t>
            </w:r>
          </w:p>
        </w:tc>
        <w:tc>
          <w:tcPr>
            <w:tcW w:w="1429" w:type="dxa"/>
            <w:shd w:val="clear" w:color="auto" w:fill="auto"/>
            <w:hideMark/>
            <w:tcPrChange w:id="1893" w:author="tao huang" w:date="2018-01-10T18:12:00Z">
              <w:tcPr>
                <w:tcW w:w="1813" w:type="dxa"/>
                <w:gridSpan w:val="2"/>
                <w:shd w:val="clear" w:color="auto" w:fill="auto"/>
                <w:hideMark/>
              </w:tcPr>
            </w:tcPrChange>
          </w:tcPr>
          <w:p w14:paraId="64AD0038"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0.937</w:t>
            </w:r>
          </w:p>
        </w:tc>
      </w:tr>
      <w:tr w:rsidR="004617F2" w:rsidRPr="000B121E" w14:paraId="2056399B"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894"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895" w:author="tao huang" w:date="2018-01-10T18:12:00Z">
              <w:tcPr>
                <w:tcW w:w="1844" w:type="dxa"/>
                <w:gridSpan w:val="2"/>
                <w:shd w:val="clear" w:color="auto" w:fill="auto"/>
                <w:hideMark/>
              </w:tcPr>
            </w:tcPrChange>
          </w:tcPr>
          <w:p w14:paraId="627A6D34"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ADL-own-EWC</w:t>
            </w:r>
          </w:p>
        </w:tc>
        <w:tc>
          <w:tcPr>
            <w:tcW w:w="725" w:type="dxa"/>
            <w:shd w:val="clear" w:color="auto" w:fill="auto"/>
            <w:hideMark/>
            <w:tcPrChange w:id="1896" w:author="tao huang" w:date="2018-01-10T18:12:00Z">
              <w:tcPr>
                <w:tcW w:w="0" w:type="dxa"/>
                <w:gridSpan w:val="2"/>
                <w:shd w:val="clear" w:color="auto" w:fill="auto"/>
                <w:hideMark/>
              </w:tcPr>
            </w:tcPrChange>
          </w:tcPr>
          <w:p w14:paraId="0DBC518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9.11</w:t>
            </w:r>
          </w:p>
        </w:tc>
        <w:tc>
          <w:tcPr>
            <w:tcW w:w="976" w:type="dxa"/>
            <w:shd w:val="clear" w:color="auto" w:fill="auto"/>
            <w:hideMark/>
            <w:tcPrChange w:id="1897" w:author="tao huang" w:date="2018-01-10T18:12:00Z">
              <w:tcPr>
                <w:tcW w:w="0" w:type="dxa"/>
                <w:gridSpan w:val="2"/>
                <w:shd w:val="clear" w:color="auto" w:fill="auto"/>
                <w:hideMark/>
              </w:tcPr>
            </w:tcPrChange>
          </w:tcPr>
          <w:p w14:paraId="0C8FDE7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39.1%</w:t>
            </w:r>
          </w:p>
        </w:tc>
        <w:tc>
          <w:tcPr>
            <w:tcW w:w="851" w:type="dxa"/>
            <w:shd w:val="clear" w:color="auto" w:fill="auto"/>
            <w:hideMark/>
            <w:tcPrChange w:id="1898" w:author="tao huang" w:date="2018-01-10T18:12:00Z">
              <w:tcPr>
                <w:tcW w:w="0" w:type="dxa"/>
                <w:gridSpan w:val="2"/>
                <w:shd w:val="clear" w:color="auto" w:fill="auto"/>
                <w:hideMark/>
              </w:tcPr>
            </w:tcPrChange>
          </w:tcPr>
          <w:p w14:paraId="065646D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0.565</w:t>
            </w:r>
          </w:p>
        </w:tc>
        <w:tc>
          <w:tcPr>
            <w:tcW w:w="1429" w:type="dxa"/>
            <w:shd w:val="clear" w:color="auto" w:fill="auto"/>
            <w:hideMark/>
            <w:tcPrChange w:id="1899" w:author="tao huang" w:date="2018-01-10T18:12:00Z">
              <w:tcPr>
                <w:tcW w:w="1202" w:type="dxa"/>
                <w:gridSpan w:val="2"/>
                <w:shd w:val="clear" w:color="auto" w:fill="auto"/>
                <w:hideMark/>
              </w:tcPr>
            </w:tcPrChange>
          </w:tcPr>
          <w:p w14:paraId="36E83DC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0.994</w:t>
            </w:r>
          </w:p>
        </w:tc>
        <w:tc>
          <w:tcPr>
            <w:tcW w:w="731" w:type="dxa"/>
            <w:shd w:val="clear" w:color="auto" w:fill="auto"/>
            <w:hideMark/>
            <w:tcPrChange w:id="1900" w:author="tao huang" w:date="2018-01-10T18:12:00Z">
              <w:tcPr>
                <w:tcW w:w="0" w:type="dxa"/>
                <w:gridSpan w:val="2"/>
                <w:shd w:val="clear" w:color="auto" w:fill="auto"/>
                <w:hideMark/>
              </w:tcPr>
            </w:tcPrChange>
          </w:tcPr>
          <w:p w14:paraId="06970AC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53.22</w:t>
            </w:r>
          </w:p>
        </w:tc>
        <w:tc>
          <w:tcPr>
            <w:tcW w:w="976" w:type="dxa"/>
            <w:shd w:val="clear" w:color="auto" w:fill="auto"/>
            <w:hideMark/>
            <w:tcPrChange w:id="1901" w:author="tao huang" w:date="2018-01-10T18:12:00Z">
              <w:tcPr>
                <w:tcW w:w="0" w:type="dxa"/>
                <w:gridSpan w:val="2"/>
                <w:shd w:val="clear" w:color="auto" w:fill="auto"/>
                <w:hideMark/>
              </w:tcPr>
            </w:tcPrChange>
          </w:tcPr>
          <w:p w14:paraId="6B856E6C"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48.0%</w:t>
            </w:r>
          </w:p>
        </w:tc>
        <w:tc>
          <w:tcPr>
            <w:tcW w:w="851" w:type="dxa"/>
            <w:shd w:val="clear" w:color="auto" w:fill="auto"/>
            <w:hideMark/>
            <w:tcPrChange w:id="1902" w:author="tao huang" w:date="2018-01-10T18:12:00Z">
              <w:tcPr>
                <w:tcW w:w="0" w:type="dxa"/>
                <w:gridSpan w:val="2"/>
                <w:shd w:val="clear" w:color="auto" w:fill="auto"/>
                <w:hideMark/>
              </w:tcPr>
            </w:tcPrChange>
          </w:tcPr>
          <w:p w14:paraId="78EA284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1.629</w:t>
            </w:r>
          </w:p>
        </w:tc>
        <w:tc>
          <w:tcPr>
            <w:tcW w:w="1429" w:type="dxa"/>
            <w:shd w:val="clear" w:color="auto" w:fill="auto"/>
            <w:hideMark/>
            <w:tcPrChange w:id="1903" w:author="tao huang" w:date="2018-01-10T18:12:00Z">
              <w:tcPr>
                <w:tcW w:w="1813" w:type="dxa"/>
                <w:gridSpan w:val="2"/>
                <w:shd w:val="clear" w:color="auto" w:fill="auto"/>
                <w:hideMark/>
              </w:tcPr>
            </w:tcPrChange>
          </w:tcPr>
          <w:p w14:paraId="4A184685"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0.995</w:t>
            </w:r>
          </w:p>
        </w:tc>
      </w:tr>
      <w:tr w:rsidR="004617F2" w:rsidRPr="000B121E" w14:paraId="62E9F275" w14:textId="77777777" w:rsidTr="0046503E">
        <w:trPr>
          <w:trHeight w:val="20"/>
          <w:jc w:val="center"/>
          <w:trPrChange w:id="1904"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905" w:author="tao huang" w:date="2018-01-10T18:12:00Z">
              <w:tcPr>
                <w:tcW w:w="1844" w:type="dxa"/>
                <w:gridSpan w:val="2"/>
                <w:shd w:val="clear" w:color="auto" w:fill="auto"/>
                <w:hideMark/>
              </w:tcPr>
            </w:tcPrChange>
          </w:tcPr>
          <w:p w14:paraId="26ECA842"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ADL-intra-EWC</w:t>
            </w:r>
          </w:p>
        </w:tc>
        <w:tc>
          <w:tcPr>
            <w:tcW w:w="725" w:type="dxa"/>
            <w:shd w:val="clear" w:color="auto" w:fill="auto"/>
            <w:hideMark/>
            <w:tcPrChange w:id="1906" w:author="tao huang" w:date="2018-01-10T18:12:00Z">
              <w:tcPr>
                <w:tcW w:w="0" w:type="dxa"/>
                <w:gridSpan w:val="2"/>
                <w:shd w:val="clear" w:color="auto" w:fill="auto"/>
                <w:hideMark/>
              </w:tcPr>
            </w:tcPrChange>
          </w:tcPr>
          <w:p w14:paraId="5FFFA140"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8.96</w:t>
            </w:r>
          </w:p>
        </w:tc>
        <w:tc>
          <w:tcPr>
            <w:tcW w:w="976" w:type="dxa"/>
            <w:shd w:val="clear" w:color="auto" w:fill="auto"/>
            <w:hideMark/>
            <w:tcPrChange w:id="1907" w:author="tao huang" w:date="2018-01-10T18:12:00Z">
              <w:tcPr>
                <w:tcW w:w="0" w:type="dxa"/>
                <w:gridSpan w:val="2"/>
                <w:shd w:val="clear" w:color="auto" w:fill="auto"/>
                <w:hideMark/>
              </w:tcPr>
            </w:tcPrChange>
          </w:tcPr>
          <w:p w14:paraId="6CD9F3B5"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38.9%</w:t>
            </w:r>
          </w:p>
        </w:tc>
        <w:tc>
          <w:tcPr>
            <w:tcW w:w="851" w:type="dxa"/>
            <w:shd w:val="clear" w:color="auto" w:fill="auto"/>
            <w:hideMark/>
            <w:tcPrChange w:id="1908" w:author="tao huang" w:date="2018-01-10T18:12:00Z">
              <w:tcPr>
                <w:tcW w:w="0" w:type="dxa"/>
                <w:gridSpan w:val="2"/>
                <w:shd w:val="clear" w:color="auto" w:fill="auto"/>
                <w:hideMark/>
              </w:tcPr>
            </w:tcPrChange>
          </w:tcPr>
          <w:p w14:paraId="00675055"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0.567</w:t>
            </w:r>
          </w:p>
        </w:tc>
        <w:tc>
          <w:tcPr>
            <w:tcW w:w="1429" w:type="dxa"/>
            <w:shd w:val="clear" w:color="auto" w:fill="auto"/>
            <w:hideMark/>
            <w:tcPrChange w:id="1909" w:author="tao huang" w:date="2018-01-10T18:12:00Z">
              <w:tcPr>
                <w:tcW w:w="1202" w:type="dxa"/>
                <w:gridSpan w:val="2"/>
                <w:shd w:val="clear" w:color="auto" w:fill="auto"/>
                <w:hideMark/>
              </w:tcPr>
            </w:tcPrChange>
          </w:tcPr>
          <w:p w14:paraId="16817DCF"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0.984</w:t>
            </w:r>
          </w:p>
        </w:tc>
        <w:tc>
          <w:tcPr>
            <w:tcW w:w="731" w:type="dxa"/>
            <w:shd w:val="clear" w:color="auto" w:fill="auto"/>
            <w:hideMark/>
            <w:tcPrChange w:id="1910" w:author="tao huang" w:date="2018-01-10T18:12:00Z">
              <w:tcPr>
                <w:tcW w:w="0" w:type="dxa"/>
                <w:gridSpan w:val="2"/>
                <w:shd w:val="clear" w:color="auto" w:fill="auto"/>
                <w:hideMark/>
              </w:tcPr>
            </w:tcPrChange>
          </w:tcPr>
          <w:p w14:paraId="00C4392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50.65</w:t>
            </w:r>
          </w:p>
        </w:tc>
        <w:tc>
          <w:tcPr>
            <w:tcW w:w="976" w:type="dxa"/>
            <w:shd w:val="clear" w:color="auto" w:fill="auto"/>
            <w:hideMark/>
            <w:tcPrChange w:id="1911" w:author="tao huang" w:date="2018-01-10T18:12:00Z">
              <w:tcPr>
                <w:tcW w:w="0" w:type="dxa"/>
                <w:gridSpan w:val="2"/>
                <w:shd w:val="clear" w:color="auto" w:fill="auto"/>
                <w:hideMark/>
              </w:tcPr>
            </w:tcPrChange>
          </w:tcPr>
          <w:p w14:paraId="02D08169"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46.5%</w:t>
            </w:r>
          </w:p>
        </w:tc>
        <w:tc>
          <w:tcPr>
            <w:tcW w:w="851" w:type="dxa"/>
            <w:shd w:val="clear" w:color="auto" w:fill="auto"/>
            <w:hideMark/>
            <w:tcPrChange w:id="1912" w:author="tao huang" w:date="2018-01-10T18:12:00Z">
              <w:tcPr>
                <w:tcW w:w="0" w:type="dxa"/>
                <w:gridSpan w:val="2"/>
                <w:shd w:val="clear" w:color="auto" w:fill="auto"/>
                <w:hideMark/>
              </w:tcPr>
            </w:tcPrChange>
          </w:tcPr>
          <w:p w14:paraId="14015DB0"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1.613</w:t>
            </w:r>
          </w:p>
        </w:tc>
        <w:tc>
          <w:tcPr>
            <w:tcW w:w="1429" w:type="dxa"/>
            <w:shd w:val="clear" w:color="auto" w:fill="auto"/>
            <w:hideMark/>
            <w:tcPrChange w:id="1913" w:author="tao huang" w:date="2018-01-10T18:12:00Z">
              <w:tcPr>
                <w:tcW w:w="1813" w:type="dxa"/>
                <w:gridSpan w:val="2"/>
                <w:shd w:val="clear" w:color="auto" w:fill="auto"/>
                <w:hideMark/>
              </w:tcPr>
            </w:tcPrChange>
          </w:tcPr>
          <w:p w14:paraId="1373F77B"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0.929</w:t>
            </w:r>
          </w:p>
        </w:tc>
      </w:tr>
      <w:tr w:rsidR="004617F2" w:rsidRPr="000B121E" w14:paraId="53E7891B" w14:textId="77777777" w:rsidTr="0046503E">
        <w:trPr>
          <w:cnfStyle w:val="000000100000" w:firstRow="0" w:lastRow="0" w:firstColumn="0" w:lastColumn="0" w:oddVBand="0" w:evenVBand="0" w:oddHBand="1" w:evenHBand="0" w:firstRowFirstColumn="0" w:firstRowLastColumn="0" w:lastRowFirstColumn="0" w:lastRowLastColumn="0"/>
          <w:trHeight w:val="20"/>
          <w:jc w:val="center"/>
          <w:trPrChange w:id="1914"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915" w:author="tao huang" w:date="2018-01-10T18:12:00Z">
              <w:tcPr>
                <w:tcW w:w="1844" w:type="dxa"/>
                <w:gridSpan w:val="2"/>
                <w:shd w:val="clear" w:color="auto" w:fill="auto"/>
                <w:hideMark/>
              </w:tcPr>
            </w:tcPrChange>
          </w:tcPr>
          <w:p w14:paraId="440752CE"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ADL-own-IC</w:t>
            </w:r>
          </w:p>
        </w:tc>
        <w:tc>
          <w:tcPr>
            <w:tcW w:w="725" w:type="dxa"/>
            <w:shd w:val="clear" w:color="auto" w:fill="auto"/>
            <w:hideMark/>
            <w:tcPrChange w:id="1916" w:author="tao huang" w:date="2018-01-10T18:12:00Z">
              <w:tcPr>
                <w:tcW w:w="0" w:type="dxa"/>
                <w:gridSpan w:val="2"/>
                <w:shd w:val="clear" w:color="auto" w:fill="auto"/>
                <w:hideMark/>
              </w:tcPr>
            </w:tcPrChange>
          </w:tcPr>
          <w:p w14:paraId="68008A7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9.00</w:t>
            </w:r>
          </w:p>
        </w:tc>
        <w:tc>
          <w:tcPr>
            <w:tcW w:w="976" w:type="dxa"/>
            <w:shd w:val="clear" w:color="auto" w:fill="auto"/>
            <w:hideMark/>
            <w:tcPrChange w:id="1917" w:author="tao huang" w:date="2018-01-10T18:12:00Z">
              <w:tcPr>
                <w:tcW w:w="0" w:type="dxa"/>
                <w:gridSpan w:val="2"/>
                <w:shd w:val="clear" w:color="auto" w:fill="auto"/>
                <w:hideMark/>
              </w:tcPr>
            </w:tcPrChange>
          </w:tcPr>
          <w:p w14:paraId="77CCEB11"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38.9%</w:t>
            </w:r>
          </w:p>
        </w:tc>
        <w:tc>
          <w:tcPr>
            <w:tcW w:w="851" w:type="dxa"/>
            <w:shd w:val="clear" w:color="auto" w:fill="auto"/>
            <w:hideMark/>
            <w:tcPrChange w:id="1918" w:author="tao huang" w:date="2018-01-10T18:12:00Z">
              <w:tcPr>
                <w:tcW w:w="0" w:type="dxa"/>
                <w:gridSpan w:val="2"/>
                <w:shd w:val="clear" w:color="auto" w:fill="auto"/>
                <w:hideMark/>
              </w:tcPr>
            </w:tcPrChange>
          </w:tcPr>
          <w:p w14:paraId="0B62E457"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0.558</w:t>
            </w:r>
          </w:p>
        </w:tc>
        <w:tc>
          <w:tcPr>
            <w:tcW w:w="1429" w:type="dxa"/>
            <w:shd w:val="clear" w:color="auto" w:fill="auto"/>
            <w:hideMark/>
            <w:tcPrChange w:id="1919" w:author="tao huang" w:date="2018-01-10T18:12:00Z">
              <w:tcPr>
                <w:tcW w:w="1202" w:type="dxa"/>
                <w:gridSpan w:val="2"/>
                <w:shd w:val="clear" w:color="auto" w:fill="auto"/>
                <w:hideMark/>
              </w:tcPr>
            </w:tcPrChange>
          </w:tcPr>
          <w:p w14:paraId="6BDE862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0.979</w:t>
            </w:r>
          </w:p>
        </w:tc>
        <w:tc>
          <w:tcPr>
            <w:tcW w:w="731" w:type="dxa"/>
            <w:shd w:val="clear" w:color="auto" w:fill="auto"/>
            <w:hideMark/>
            <w:tcPrChange w:id="1920" w:author="tao huang" w:date="2018-01-10T18:12:00Z">
              <w:tcPr>
                <w:tcW w:w="0" w:type="dxa"/>
                <w:gridSpan w:val="2"/>
                <w:shd w:val="clear" w:color="auto" w:fill="auto"/>
                <w:hideMark/>
              </w:tcPr>
            </w:tcPrChange>
          </w:tcPr>
          <w:p w14:paraId="52CCF72E"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54.23</w:t>
            </w:r>
          </w:p>
        </w:tc>
        <w:tc>
          <w:tcPr>
            <w:tcW w:w="976" w:type="dxa"/>
            <w:shd w:val="clear" w:color="auto" w:fill="auto"/>
            <w:hideMark/>
            <w:tcPrChange w:id="1921" w:author="tao huang" w:date="2018-01-10T18:12:00Z">
              <w:tcPr>
                <w:tcW w:w="0" w:type="dxa"/>
                <w:gridSpan w:val="2"/>
                <w:shd w:val="clear" w:color="auto" w:fill="auto"/>
                <w:hideMark/>
              </w:tcPr>
            </w:tcPrChange>
          </w:tcPr>
          <w:p w14:paraId="1C339354"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48.0%</w:t>
            </w:r>
          </w:p>
        </w:tc>
        <w:tc>
          <w:tcPr>
            <w:tcW w:w="851" w:type="dxa"/>
            <w:shd w:val="clear" w:color="auto" w:fill="auto"/>
            <w:hideMark/>
            <w:tcPrChange w:id="1922" w:author="tao huang" w:date="2018-01-10T18:12:00Z">
              <w:tcPr>
                <w:tcW w:w="0" w:type="dxa"/>
                <w:gridSpan w:val="2"/>
                <w:shd w:val="clear" w:color="auto" w:fill="auto"/>
                <w:hideMark/>
              </w:tcPr>
            </w:tcPrChange>
          </w:tcPr>
          <w:p w14:paraId="01A7BB6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1.635</w:t>
            </w:r>
          </w:p>
        </w:tc>
        <w:tc>
          <w:tcPr>
            <w:tcW w:w="1429" w:type="dxa"/>
            <w:shd w:val="clear" w:color="auto" w:fill="auto"/>
            <w:hideMark/>
            <w:tcPrChange w:id="1923" w:author="tao huang" w:date="2018-01-10T18:12:00Z">
              <w:tcPr>
                <w:tcW w:w="1813" w:type="dxa"/>
                <w:gridSpan w:val="2"/>
                <w:shd w:val="clear" w:color="auto" w:fill="auto"/>
                <w:hideMark/>
              </w:tcPr>
            </w:tcPrChange>
          </w:tcPr>
          <w:p w14:paraId="1ACD5FF9"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1.004</w:t>
            </w:r>
          </w:p>
        </w:tc>
      </w:tr>
      <w:tr w:rsidR="004617F2" w:rsidRPr="000B121E" w14:paraId="51181CC9" w14:textId="77777777" w:rsidTr="0046503E">
        <w:trPr>
          <w:trHeight w:val="20"/>
          <w:jc w:val="center"/>
          <w:trPrChange w:id="1924" w:author="tao huang" w:date="2018-01-10T18:12:00Z">
            <w:trPr>
              <w:trHeight w:val="20"/>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hideMark/>
            <w:tcPrChange w:id="1925" w:author="tao huang" w:date="2018-01-10T18:12:00Z">
              <w:tcPr>
                <w:tcW w:w="1844" w:type="dxa"/>
                <w:gridSpan w:val="2"/>
                <w:shd w:val="clear" w:color="auto" w:fill="auto"/>
                <w:hideMark/>
              </w:tcPr>
            </w:tcPrChange>
          </w:tcPr>
          <w:p w14:paraId="7483B83F" w14:textId="77777777" w:rsidR="004617F2" w:rsidRPr="000B121E" w:rsidRDefault="004617F2" w:rsidP="000B121E">
            <w:pPr>
              <w:shd w:val="clear" w:color="auto" w:fill="FFFFFF" w:themeFill="background1"/>
              <w:spacing w:after="0"/>
              <w:rPr>
                <w:rFonts w:eastAsia="Times New Roman" w:cs="Times New Roman"/>
                <w:b w:val="0"/>
                <w:color w:val="000000" w:themeColor="text1"/>
                <w:sz w:val="22"/>
              </w:rPr>
            </w:pPr>
            <w:r w:rsidRPr="000B121E">
              <w:rPr>
                <w:rFonts w:eastAsia="Times New Roman" w:cs="Times New Roman"/>
                <w:b w:val="0"/>
                <w:color w:val="000000" w:themeColor="text1"/>
                <w:sz w:val="22"/>
              </w:rPr>
              <w:t>ADL-intra-IC</w:t>
            </w:r>
          </w:p>
        </w:tc>
        <w:tc>
          <w:tcPr>
            <w:tcW w:w="725" w:type="dxa"/>
            <w:shd w:val="clear" w:color="auto" w:fill="auto"/>
            <w:hideMark/>
            <w:tcPrChange w:id="1926" w:author="tao huang" w:date="2018-01-10T18:12:00Z">
              <w:tcPr>
                <w:tcW w:w="0" w:type="dxa"/>
                <w:gridSpan w:val="2"/>
                <w:shd w:val="clear" w:color="auto" w:fill="auto"/>
                <w:hideMark/>
              </w:tcPr>
            </w:tcPrChange>
          </w:tcPr>
          <w:p w14:paraId="7C402C8A"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8.87</w:t>
            </w:r>
          </w:p>
        </w:tc>
        <w:tc>
          <w:tcPr>
            <w:tcW w:w="976" w:type="dxa"/>
            <w:shd w:val="clear" w:color="auto" w:fill="auto"/>
            <w:hideMark/>
            <w:tcPrChange w:id="1927" w:author="tao huang" w:date="2018-01-10T18:12:00Z">
              <w:tcPr>
                <w:tcW w:w="0" w:type="dxa"/>
                <w:gridSpan w:val="2"/>
                <w:shd w:val="clear" w:color="auto" w:fill="auto"/>
                <w:hideMark/>
              </w:tcPr>
            </w:tcPrChange>
          </w:tcPr>
          <w:p w14:paraId="44F99A7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38.7%</w:t>
            </w:r>
          </w:p>
        </w:tc>
        <w:tc>
          <w:tcPr>
            <w:tcW w:w="851" w:type="dxa"/>
            <w:shd w:val="clear" w:color="auto" w:fill="auto"/>
            <w:hideMark/>
            <w:tcPrChange w:id="1928" w:author="tao huang" w:date="2018-01-10T18:12:00Z">
              <w:tcPr>
                <w:tcW w:w="0" w:type="dxa"/>
                <w:gridSpan w:val="2"/>
                <w:shd w:val="clear" w:color="auto" w:fill="auto"/>
                <w:hideMark/>
              </w:tcPr>
            </w:tcPrChange>
          </w:tcPr>
          <w:p w14:paraId="36A71268"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0.561</w:t>
            </w:r>
          </w:p>
        </w:tc>
        <w:tc>
          <w:tcPr>
            <w:tcW w:w="1429" w:type="dxa"/>
            <w:shd w:val="clear" w:color="auto" w:fill="auto"/>
            <w:hideMark/>
            <w:tcPrChange w:id="1929" w:author="tao huang" w:date="2018-01-10T18:12:00Z">
              <w:tcPr>
                <w:tcW w:w="1202" w:type="dxa"/>
                <w:gridSpan w:val="2"/>
                <w:shd w:val="clear" w:color="auto" w:fill="auto"/>
                <w:hideMark/>
              </w:tcPr>
            </w:tcPrChange>
          </w:tcPr>
          <w:p w14:paraId="4279F77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0.970</w:t>
            </w:r>
          </w:p>
        </w:tc>
        <w:tc>
          <w:tcPr>
            <w:tcW w:w="731" w:type="dxa"/>
            <w:shd w:val="clear" w:color="auto" w:fill="auto"/>
            <w:hideMark/>
            <w:tcPrChange w:id="1930" w:author="tao huang" w:date="2018-01-10T18:12:00Z">
              <w:tcPr>
                <w:tcW w:w="0" w:type="dxa"/>
                <w:gridSpan w:val="2"/>
                <w:shd w:val="clear" w:color="auto" w:fill="auto"/>
                <w:hideMark/>
              </w:tcPr>
            </w:tcPrChange>
          </w:tcPr>
          <w:p w14:paraId="5C16BE2F"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51.18</w:t>
            </w:r>
          </w:p>
        </w:tc>
        <w:tc>
          <w:tcPr>
            <w:tcW w:w="976" w:type="dxa"/>
            <w:shd w:val="clear" w:color="auto" w:fill="auto"/>
            <w:hideMark/>
            <w:tcPrChange w:id="1931" w:author="tao huang" w:date="2018-01-10T18:12:00Z">
              <w:tcPr>
                <w:tcW w:w="0" w:type="dxa"/>
                <w:gridSpan w:val="2"/>
                <w:shd w:val="clear" w:color="auto" w:fill="auto"/>
                <w:hideMark/>
              </w:tcPr>
            </w:tcPrChange>
          </w:tcPr>
          <w:p w14:paraId="6F8AEEE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46.6%</w:t>
            </w:r>
          </w:p>
        </w:tc>
        <w:tc>
          <w:tcPr>
            <w:tcW w:w="851" w:type="dxa"/>
            <w:shd w:val="clear" w:color="auto" w:fill="auto"/>
            <w:hideMark/>
            <w:tcPrChange w:id="1932" w:author="tao huang" w:date="2018-01-10T18:12:00Z">
              <w:tcPr>
                <w:tcW w:w="0" w:type="dxa"/>
                <w:gridSpan w:val="2"/>
                <w:shd w:val="clear" w:color="auto" w:fill="auto"/>
                <w:hideMark/>
              </w:tcPr>
            </w:tcPrChange>
          </w:tcPr>
          <w:p w14:paraId="3FFB3DD3"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1.613</w:t>
            </w:r>
          </w:p>
        </w:tc>
        <w:tc>
          <w:tcPr>
            <w:tcW w:w="1429" w:type="dxa"/>
            <w:shd w:val="clear" w:color="auto" w:fill="auto"/>
            <w:hideMark/>
            <w:tcPrChange w:id="1933" w:author="tao huang" w:date="2018-01-10T18:12:00Z">
              <w:tcPr>
                <w:tcW w:w="1813" w:type="dxa"/>
                <w:gridSpan w:val="2"/>
                <w:shd w:val="clear" w:color="auto" w:fill="auto"/>
                <w:hideMark/>
              </w:tcPr>
            </w:tcPrChange>
          </w:tcPr>
          <w:p w14:paraId="247FACE2" w14:textId="77777777" w:rsidR="004617F2" w:rsidRPr="000B121E" w:rsidRDefault="004617F2" w:rsidP="000B121E">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0.940</w:t>
            </w:r>
          </w:p>
        </w:tc>
      </w:tr>
      <w:tr w:rsidR="00877FDD" w:rsidRPr="000B121E" w14:paraId="76C87299" w14:textId="77777777" w:rsidTr="0046503E">
        <w:tblPrEx>
          <w:tblPrExChange w:id="1934" w:author="tao huang" w:date="2018-01-10T18:12:00Z">
            <w:tblPrEx>
              <w:tblW w:w="9596" w:type="dxa"/>
              <w:jc w:val="center"/>
              <w:tblInd w:w="0" w:type="dxa"/>
            </w:tblPrEx>
          </w:tblPrExChange>
        </w:tblPrEx>
        <w:trPr>
          <w:cnfStyle w:val="000000100000" w:firstRow="0" w:lastRow="0" w:firstColumn="0" w:lastColumn="0" w:oddVBand="0" w:evenVBand="0" w:oddHBand="1" w:evenHBand="0" w:firstRowFirstColumn="0" w:firstRowLastColumn="0" w:lastRowFirstColumn="0" w:lastRowLastColumn="0"/>
          <w:trHeight w:val="20"/>
          <w:jc w:val="center"/>
          <w:trPrChange w:id="1935" w:author="tao huang" w:date="2018-01-10T18:12:00Z">
            <w:trPr>
              <w:gridAfter w:val="0"/>
              <w:trHeight w:val="20"/>
              <w:jc w:val="center"/>
            </w:trPr>
          </w:trPrChange>
        </w:trPr>
        <w:tc>
          <w:tcPr>
            <w:cnfStyle w:val="001000000000" w:firstRow="0" w:lastRow="0" w:firstColumn="1" w:lastColumn="0" w:oddVBand="0" w:evenVBand="0" w:oddHBand="0" w:evenHBand="0" w:firstRowFirstColumn="0" w:firstRowLastColumn="0" w:lastRowFirstColumn="0" w:lastRowLastColumn="0"/>
            <w:tcW w:w="1843" w:type="dxa"/>
            <w:shd w:val="clear" w:color="auto" w:fill="E7E6E6" w:themeFill="background2"/>
            <w:hideMark/>
            <w:tcPrChange w:id="1936" w:author="tao huang" w:date="2018-01-10T18:12:00Z">
              <w:tcPr>
                <w:tcW w:w="0" w:type="dxa"/>
                <w:shd w:val="clear" w:color="auto" w:fill="E7E6E6" w:themeFill="background2"/>
                <w:hideMark/>
              </w:tcPr>
            </w:tcPrChange>
          </w:tcPr>
          <w:p w14:paraId="25153E30" w14:textId="77777777" w:rsidR="004617F2" w:rsidRPr="000B121E" w:rsidRDefault="004617F2" w:rsidP="000B121E">
            <w:pPr>
              <w:shd w:val="clear" w:color="auto" w:fill="FFFFFF" w:themeFill="background1"/>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lastRenderedPageBreak/>
              <w:t>ADL-EWC-IC</w:t>
            </w:r>
          </w:p>
        </w:tc>
        <w:tc>
          <w:tcPr>
            <w:tcW w:w="725" w:type="dxa"/>
            <w:shd w:val="clear" w:color="auto" w:fill="E7E6E6" w:themeFill="background2"/>
            <w:hideMark/>
            <w:tcPrChange w:id="1937" w:author="tao huang" w:date="2018-01-10T18:12:00Z">
              <w:tcPr>
                <w:tcW w:w="705" w:type="dxa"/>
                <w:gridSpan w:val="2"/>
                <w:shd w:val="clear" w:color="auto" w:fill="E7E6E6" w:themeFill="background2"/>
                <w:hideMark/>
              </w:tcPr>
            </w:tcPrChange>
          </w:tcPr>
          <w:p w14:paraId="3AFF71E2"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8.87</w:t>
            </w:r>
          </w:p>
        </w:tc>
        <w:tc>
          <w:tcPr>
            <w:tcW w:w="976" w:type="dxa"/>
            <w:shd w:val="clear" w:color="auto" w:fill="E7E6E6" w:themeFill="background2"/>
            <w:hideMark/>
            <w:tcPrChange w:id="1938" w:author="tao huang" w:date="2018-01-10T18:12:00Z">
              <w:tcPr>
                <w:tcW w:w="950" w:type="dxa"/>
                <w:gridSpan w:val="2"/>
                <w:shd w:val="clear" w:color="auto" w:fill="E7E6E6" w:themeFill="background2"/>
                <w:hideMark/>
              </w:tcPr>
            </w:tcPrChange>
          </w:tcPr>
          <w:p w14:paraId="74C0B8A6"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38.7%</w:t>
            </w:r>
          </w:p>
        </w:tc>
        <w:tc>
          <w:tcPr>
            <w:tcW w:w="851" w:type="dxa"/>
            <w:shd w:val="clear" w:color="auto" w:fill="E7E6E6" w:themeFill="background2"/>
            <w:hideMark/>
            <w:tcPrChange w:id="1939" w:author="tao huang" w:date="2018-01-10T18:12:00Z">
              <w:tcPr>
                <w:tcW w:w="828" w:type="dxa"/>
                <w:gridSpan w:val="2"/>
                <w:shd w:val="clear" w:color="auto" w:fill="E7E6E6" w:themeFill="background2"/>
                <w:hideMark/>
              </w:tcPr>
            </w:tcPrChange>
          </w:tcPr>
          <w:p w14:paraId="2078B86F"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0.561</w:t>
            </w:r>
          </w:p>
        </w:tc>
        <w:tc>
          <w:tcPr>
            <w:tcW w:w="1429" w:type="dxa"/>
            <w:shd w:val="clear" w:color="auto" w:fill="E7E6E6" w:themeFill="background2"/>
            <w:hideMark/>
            <w:tcPrChange w:id="1940" w:author="tao huang" w:date="2018-01-10T18:12:00Z">
              <w:tcPr>
                <w:tcW w:w="1390" w:type="dxa"/>
                <w:gridSpan w:val="2"/>
                <w:shd w:val="clear" w:color="auto" w:fill="E7E6E6" w:themeFill="background2"/>
                <w:hideMark/>
              </w:tcPr>
            </w:tcPrChange>
          </w:tcPr>
          <w:p w14:paraId="5248452D"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0.970</w:t>
            </w:r>
          </w:p>
        </w:tc>
        <w:tc>
          <w:tcPr>
            <w:tcW w:w="731" w:type="dxa"/>
            <w:shd w:val="clear" w:color="auto" w:fill="E7E6E6" w:themeFill="background2"/>
            <w:hideMark/>
            <w:tcPrChange w:id="1941" w:author="tao huang" w:date="2018-01-10T18:12:00Z">
              <w:tcPr>
                <w:tcW w:w="711" w:type="dxa"/>
                <w:gridSpan w:val="2"/>
                <w:shd w:val="clear" w:color="auto" w:fill="E7E6E6" w:themeFill="background2"/>
                <w:hideMark/>
              </w:tcPr>
            </w:tcPrChange>
          </w:tcPr>
          <w:p w14:paraId="3992BACC"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50.65</w:t>
            </w:r>
          </w:p>
        </w:tc>
        <w:tc>
          <w:tcPr>
            <w:tcW w:w="976" w:type="dxa"/>
            <w:shd w:val="clear" w:color="auto" w:fill="E7E6E6" w:themeFill="background2"/>
            <w:hideMark/>
            <w:tcPrChange w:id="1942" w:author="tao huang" w:date="2018-01-10T18:12:00Z">
              <w:tcPr>
                <w:tcW w:w="950" w:type="dxa"/>
                <w:gridSpan w:val="2"/>
                <w:shd w:val="clear" w:color="auto" w:fill="E7E6E6" w:themeFill="background2"/>
                <w:hideMark/>
              </w:tcPr>
            </w:tcPrChange>
          </w:tcPr>
          <w:p w14:paraId="4D14E9B8"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46.5%</w:t>
            </w:r>
          </w:p>
        </w:tc>
        <w:tc>
          <w:tcPr>
            <w:tcW w:w="851" w:type="dxa"/>
            <w:shd w:val="clear" w:color="auto" w:fill="E7E6E6" w:themeFill="background2"/>
            <w:hideMark/>
            <w:tcPrChange w:id="1943" w:author="tao huang" w:date="2018-01-10T18:12:00Z">
              <w:tcPr>
                <w:tcW w:w="828" w:type="dxa"/>
                <w:gridSpan w:val="2"/>
                <w:shd w:val="clear" w:color="auto" w:fill="E7E6E6" w:themeFill="background2"/>
                <w:hideMark/>
              </w:tcPr>
            </w:tcPrChange>
          </w:tcPr>
          <w:p w14:paraId="365707DE"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1.613</w:t>
            </w:r>
          </w:p>
        </w:tc>
        <w:tc>
          <w:tcPr>
            <w:tcW w:w="1429" w:type="dxa"/>
            <w:shd w:val="clear" w:color="auto" w:fill="E7E6E6" w:themeFill="background2"/>
            <w:hideMark/>
            <w:tcPrChange w:id="1944" w:author="tao huang" w:date="2018-01-10T18:12:00Z">
              <w:tcPr>
                <w:tcW w:w="1390" w:type="dxa"/>
                <w:gridSpan w:val="2"/>
                <w:shd w:val="clear" w:color="auto" w:fill="E7E6E6" w:themeFill="background2"/>
                <w:hideMark/>
              </w:tcPr>
            </w:tcPrChange>
          </w:tcPr>
          <w:p w14:paraId="43D5A930" w14:textId="77777777" w:rsidR="004617F2" w:rsidRPr="000B121E" w:rsidRDefault="004617F2" w:rsidP="000B121E">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0.929</w:t>
            </w:r>
          </w:p>
        </w:tc>
      </w:tr>
    </w:tbl>
    <w:p w14:paraId="02E14176" w14:textId="77777777" w:rsidR="004617F2" w:rsidRPr="000B121E" w:rsidRDefault="004617F2" w:rsidP="000B121E">
      <w:pPr>
        <w:shd w:val="clear" w:color="auto" w:fill="FFFFFF" w:themeFill="background1"/>
        <w:spacing w:after="0" w:line="360" w:lineRule="auto"/>
        <w:rPr>
          <w:color w:val="000000" w:themeColor="text1"/>
          <w:szCs w:val="24"/>
        </w:rPr>
      </w:pPr>
    </w:p>
    <w:p w14:paraId="1698F24F" w14:textId="6E790D84" w:rsidR="004617F2"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t xml:space="preserve">In Table 5, we compare the forecasting performance </w:t>
      </w:r>
      <w:ins w:id="1945" w:author="tao huang" w:date="2018-01-10T18:18:00Z">
        <w:r w:rsidR="00620CA4">
          <w:rPr>
            <w:color w:val="000000" w:themeColor="text1"/>
            <w:szCs w:val="24"/>
          </w:rPr>
          <w:t xml:space="preserve">of </w:t>
        </w:r>
      </w:ins>
      <w:del w:id="1946" w:author="tao huang" w:date="2017-12-29T16:25:00Z">
        <w:r w:rsidRPr="000B121E" w:rsidDel="00C25D16">
          <w:rPr>
            <w:color w:val="000000" w:themeColor="text1"/>
            <w:szCs w:val="24"/>
          </w:rPr>
          <w:delText>of the ADL-</w:delText>
        </w:r>
        <w:r w:rsidRPr="009C2B30" w:rsidDel="00C25D16">
          <w:rPr>
            <w:noProof/>
            <w:color w:val="000000" w:themeColor="text1"/>
            <w:szCs w:val="24"/>
          </w:rPr>
          <w:delText>intra</w:delText>
        </w:r>
        <w:r w:rsidRPr="000B121E" w:rsidDel="00C25D16">
          <w:rPr>
            <w:color w:val="000000" w:themeColor="text1"/>
            <w:szCs w:val="24"/>
          </w:rPr>
          <w:delText xml:space="preserve"> model, </w:delText>
        </w:r>
      </w:del>
      <w:r w:rsidRPr="000B121E">
        <w:rPr>
          <w:color w:val="000000" w:themeColor="text1"/>
          <w:szCs w:val="24"/>
        </w:rPr>
        <w:t>the ADL-</w:t>
      </w:r>
      <w:r w:rsidRPr="009C2B30">
        <w:rPr>
          <w:noProof/>
          <w:color w:val="000000" w:themeColor="text1"/>
          <w:szCs w:val="24"/>
        </w:rPr>
        <w:t>intra</w:t>
      </w:r>
      <w:r w:rsidRPr="000B121E">
        <w:rPr>
          <w:color w:val="000000" w:themeColor="text1"/>
          <w:szCs w:val="24"/>
        </w:rPr>
        <w:t xml:space="preserve">-EWC </w:t>
      </w:r>
      <w:r w:rsidRPr="000B121E">
        <w:rPr>
          <w:noProof/>
          <w:color w:val="000000" w:themeColor="text1"/>
          <w:szCs w:val="24"/>
        </w:rPr>
        <w:t>model</w:t>
      </w:r>
      <w:del w:id="1947" w:author="tao huang" w:date="2017-12-29T16:25:00Z">
        <w:r w:rsidRPr="000B121E" w:rsidDel="00C25D16">
          <w:rPr>
            <w:noProof/>
            <w:color w:val="000000" w:themeColor="text1"/>
            <w:szCs w:val="24"/>
          </w:rPr>
          <w:delText>,</w:delText>
        </w:r>
      </w:del>
      <w:r w:rsidRPr="000B121E">
        <w:rPr>
          <w:color w:val="000000" w:themeColor="text1"/>
          <w:szCs w:val="24"/>
        </w:rPr>
        <w:t xml:space="preserve"> and the ADL-inter-IC model</w:t>
      </w:r>
      <w:ins w:id="1948" w:author="tao huang" w:date="2017-12-29T16:25:00Z">
        <w:r w:rsidR="00C25D16">
          <w:rPr>
            <w:color w:val="000000" w:themeColor="text1"/>
            <w:szCs w:val="24"/>
          </w:rPr>
          <w:t xml:space="preserve"> to the </w:t>
        </w:r>
        <w:r w:rsidR="00C25D16" w:rsidRPr="000B121E">
          <w:rPr>
            <w:color w:val="000000" w:themeColor="text1"/>
            <w:szCs w:val="24"/>
          </w:rPr>
          <w:t>ADL-</w:t>
        </w:r>
        <w:r w:rsidR="00C25D16" w:rsidRPr="009C2B30">
          <w:rPr>
            <w:noProof/>
            <w:color w:val="000000" w:themeColor="text1"/>
            <w:szCs w:val="24"/>
          </w:rPr>
          <w:t>intra</w:t>
        </w:r>
        <w:r w:rsidR="00C25D16" w:rsidRPr="000B121E">
          <w:rPr>
            <w:color w:val="000000" w:themeColor="text1"/>
            <w:szCs w:val="24"/>
          </w:rPr>
          <w:t xml:space="preserve"> model</w:t>
        </w:r>
      </w:ins>
      <w:del w:id="1949" w:author="tao huang" w:date="2017-12-29T16:25:00Z">
        <w:r w:rsidRPr="000B121E" w:rsidDel="00C25D16">
          <w:rPr>
            <w:color w:val="000000" w:themeColor="text1"/>
            <w:szCs w:val="24"/>
          </w:rPr>
          <w:delText>,</w:delText>
        </w:r>
      </w:del>
      <w:r w:rsidRPr="000B121E">
        <w:rPr>
          <w:color w:val="000000" w:themeColor="text1"/>
          <w:szCs w:val="24"/>
        </w:rPr>
        <w:t xml:space="preserve"> for each individual product category</w:t>
      </w:r>
      <w:r w:rsidR="00582B4A">
        <w:rPr>
          <w:color w:val="000000" w:themeColor="text1"/>
          <w:szCs w:val="24"/>
        </w:rPr>
        <w:t xml:space="preserve"> based on the </w:t>
      </w:r>
      <w:r w:rsidR="00342799">
        <w:rPr>
          <w:color w:val="000000" w:themeColor="text1"/>
          <w:szCs w:val="24"/>
        </w:rPr>
        <w:t>MASE</w:t>
      </w:r>
      <w:r w:rsidR="00582B4A">
        <w:rPr>
          <w:color w:val="000000" w:themeColor="text1"/>
          <w:szCs w:val="24"/>
        </w:rPr>
        <w:t xml:space="preserve"> </w:t>
      </w:r>
      <w:r w:rsidR="00582B4A">
        <w:rPr>
          <w:rFonts w:cs="Times New Roman"/>
          <w:color w:val="000000" w:themeColor="text1"/>
          <w:szCs w:val="24"/>
        </w:rPr>
        <w:t>for</w:t>
      </w:r>
      <w:r w:rsidR="00582B4A" w:rsidRPr="000B121E">
        <w:rPr>
          <w:rFonts w:cs="Times New Roman"/>
          <w:color w:val="000000" w:themeColor="text1"/>
          <w:szCs w:val="24"/>
        </w:rPr>
        <w:t xml:space="preserve"> one to </w:t>
      </w:r>
      <w:r w:rsidR="00582B4A" w:rsidRPr="00D004B7">
        <w:rPr>
          <w:rFonts w:cs="Times New Roman"/>
          <w:noProof/>
          <w:color w:val="000000" w:themeColor="text1"/>
          <w:szCs w:val="24"/>
        </w:rPr>
        <w:t>eight</w:t>
      </w:r>
      <w:r w:rsidR="00582B4A">
        <w:rPr>
          <w:rFonts w:cs="Times New Roman"/>
          <w:noProof/>
          <w:color w:val="000000" w:themeColor="text1"/>
          <w:szCs w:val="24"/>
        </w:rPr>
        <w:t>-</w:t>
      </w:r>
      <w:r w:rsidR="00582B4A" w:rsidRPr="00D004B7">
        <w:rPr>
          <w:rFonts w:cs="Times New Roman"/>
          <w:noProof/>
          <w:color w:val="000000" w:themeColor="text1"/>
          <w:szCs w:val="24"/>
        </w:rPr>
        <w:t>week</w:t>
      </w:r>
      <w:r w:rsidR="00582B4A" w:rsidRPr="000B121E">
        <w:rPr>
          <w:rFonts w:cs="Times New Roman"/>
          <w:color w:val="000000" w:themeColor="text1"/>
          <w:szCs w:val="24"/>
        </w:rPr>
        <w:t xml:space="preserve"> forecast horizon</w:t>
      </w:r>
      <w:r w:rsidRPr="000B121E">
        <w:rPr>
          <w:color w:val="000000" w:themeColor="text1"/>
          <w:szCs w:val="24"/>
        </w:rPr>
        <w:t xml:space="preserve">. We </w:t>
      </w:r>
      <w:del w:id="1950" w:author="tao huang" w:date="2017-12-29T16:27:00Z">
        <w:r w:rsidRPr="000B121E" w:rsidDel="001E3262">
          <w:rPr>
            <w:color w:val="000000" w:themeColor="text1"/>
            <w:szCs w:val="24"/>
          </w:rPr>
          <w:delText xml:space="preserve">select </w:delText>
        </w:r>
      </w:del>
      <w:ins w:id="1951" w:author="tao huang" w:date="2017-12-29T16:27:00Z">
        <w:r w:rsidR="001E3262">
          <w:rPr>
            <w:color w:val="000000" w:themeColor="text1"/>
            <w:szCs w:val="24"/>
          </w:rPr>
          <w:t>focus on</w:t>
        </w:r>
        <w:r w:rsidR="001E3262" w:rsidRPr="000B121E">
          <w:rPr>
            <w:color w:val="000000" w:themeColor="text1"/>
            <w:szCs w:val="24"/>
          </w:rPr>
          <w:t xml:space="preserve"> </w:t>
        </w:r>
      </w:ins>
      <w:del w:id="1952" w:author="tao huang" w:date="2017-12-29T16:27:00Z">
        <w:r w:rsidRPr="000B121E" w:rsidDel="001E3262">
          <w:rPr>
            <w:color w:val="000000" w:themeColor="text1"/>
            <w:szCs w:val="24"/>
          </w:rPr>
          <w:delText xml:space="preserve">the </w:delText>
        </w:r>
      </w:del>
      <w:ins w:id="1953" w:author="tao huang" w:date="2017-12-29T16:27:00Z">
        <w:r w:rsidR="001E3262">
          <w:rPr>
            <w:color w:val="000000" w:themeColor="text1"/>
            <w:szCs w:val="24"/>
          </w:rPr>
          <w:t>these</w:t>
        </w:r>
      </w:ins>
      <w:del w:id="1954" w:author="tao huang" w:date="2017-12-29T16:27:00Z">
        <w:r w:rsidRPr="000B121E" w:rsidDel="001E3262">
          <w:rPr>
            <w:color w:val="000000" w:themeColor="text1"/>
            <w:szCs w:val="24"/>
          </w:rPr>
          <w:delText>three</w:delText>
        </w:r>
      </w:del>
      <w:r w:rsidRPr="000B121E">
        <w:rPr>
          <w:color w:val="000000" w:themeColor="text1"/>
          <w:szCs w:val="24"/>
        </w:rPr>
        <w:t xml:space="preserve"> models because the ADL-</w:t>
      </w:r>
      <w:r w:rsidRPr="009C2B30">
        <w:rPr>
          <w:noProof/>
          <w:color w:val="000000" w:themeColor="text1"/>
          <w:szCs w:val="24"/>
        </w:rPr>
        <w:t>intra</w:t>
      </w:r>
      <w:r w:rsidRPr="000B121E">
        <w:rPr>
          <w:color w:val="000000" w:themeColor="text1"/>
          <w:szCs w:val="24"/>
        </w:rPr>
        <w:t>-EWC model and the ADL-inter-IC model have the best forecasting performance overall and the ADL-</w:t>
      </w:r>
      <w:r w:rsidRPr="009C2B30">
        <w:rPr>
          <w:noProof/>
          <w:color w:val="000000" w:themeColor="text1"/>
          <w:szCs w:val="24"/>
        </w:rPr>
        <w:t>intra</w:t>
      </w:r>
      <w:r w:rsidRPr="000B121E">
        <w:rPr>
          <w:color w:val="000000" w:themeColor="text1"/>
          <w:szCs w:val="24"/>
        </w:rPr>
        <w:t xml:space="preserve"> model is their counterpart model which overlooks the issue of </w:t>
      </w:r>
      <w:r w:rsidRPr="009C2B30">
        <w:rPr>
          <w:noProof/>
          <w:color w:val="000000" w:themeColor="text1"/>
          <w:szCs w:val="24"/>
        </w:rPr>
        <w:t>structural break</w:t>
      </w:r>
      <w:r w:rsidRPr="000B121E">
        <w:rPr>
          <w:color w:val="000000" w:themeColor="text1"/>
          <w:szCs w:val="24"/>
        </w:rPr>
        <w:t xml:space="preserve">. We show the forecasts based on </w:t>
      </w:r>
      <w:r w:rsidR="000141CF">
        <w:rPr>
          <w:color w:val="000000" w:themeColor="text1"/>
          <w:szCs w:val="24"/>
        </w:rPr>
        <w:t xml:space="preserve">the MASE for </w:t>
      </w:r>
      <w:r w:rsidRPr="000B121E">
        <w:rPr>
          <w:color w:val="000000" w:themeColor="text1"/>
          <w:szCs w:val="24"/>
        </w:rPr>
        <w:t xml:space="preserve">one to eight weeks horizon for simplicity and the results for other </w:t>
      </w:r>
      <w:ins w:id="1955" w:author="tao huang" w:date="2017-12-29T16:27:00Z">
        <w:r w:rsidR="00D15C92">
          <w:rPr>
            <w:color w:val="000000" w:themeColor="text1"/>
            <w:szCs w:val="24"/>
          </w:rPr>
          <w:t xml:space="preserve">measures and </w:t>
        </w:r>
      </w:ins>
      <w:r w:rsidRPr="000B121E">
        <w:rPr>
          <w:color w:val="000000" w:themeColor="text1"/>
          <w:szCs w:val="24"/>
        </w:rPr>
        <w:t xml:space="preserve">horizons are </w:t>
      </w:r>
      <w:del w:id="1956" w:author="tao huang" w:date="2017-12-29T16:27:00Z">
        <w:r w:rsidRPr="000B121E" w:rsidDel="00D15C92">
          <w:rPr>
            <w:color w:val="000000" w:themeColor="text1"/>
            <w:szCs w:val="24"/>
          </w:rPr>
          <w:delText xml:space="preserve">generally </w:delText>
        </w:r>
      </w:del>
      <w:r w:rsidRPr="000B121E">
        <w:rPr>
          <w:color w:val="000000" w:themeColor="text1"/>
          <w:szCs w:val="24"/>
        </w:rPr>
        <w:t xml:space="preserve">consistent. </w:t>
      </w:r>
      <w:del w:id="1957" w:author="tao huang" w:date="2018-01-10T18:52:00Z">
        <w:r w:rsidRPr="000B121E" w:rsidDel="0070754E">
          <w:rPr>
            <w:color w:val="000000" w:themeColor="text1"/>
            <w:szCs w:val="24"/>
          </w:rPr>
          <w:delText>Figure 3 and 4 show further details using boxplot</w:delText>
        </w:r>
      </w:del>
      <w:ins w:id="1958" w:author="Fildes, Robert" w:date="2017-12-12T15:58:00Z">
        <w:del w:id="1959" w:author="tao huang" w:date="2018-01-10T18:52:00Z">
          <w:r w:rsidR="00EF6884" w:rsidDel="0070754E">
            <w:rPr>
              <w:color w:val="000000" w:themeColor="text1"/>
              <w:szCs w:val="24"/>
            </w:rPr>
            <w:delText xml:space="preserve"> for </w:delText>
          </w:r>
        </w:del>
        <w:del w:id="1960" w:author="tao huang" w:date="2018-01-10T18:49:00Z">
          <w:r w:rsidR="00EF6884" w:rsidDel="00072C9C">
            <w:rPr>
              <w:color w:val="000000" w:themeColor="text1"/>
              <w:szCs w:val="24"/>
            </w:rPr>
            <w:delText>each</w:delText>
          </w:r>
        </w:del>
        <w:del w:id="1961" w:author="tao huang" w:date="2018-01-10T18:52:00Z">
          <w:r w:rsidR="00EF6884" w:rsidDel="0070754E">
            <w:rPr>
              <w:color w:val="000000" w:themeColor="text1"/>
              <w:szCs w:val="24"/>
            </w:rPr>
            <w:delText xml:space="preserve"> </w:delText>
          </w:r>
        </w:del>
        <w:del w:id="1962" w:author="tao huang" w:date="2018-01-10T18:21:00Z">
          <w:r w:rsidR="00EF6884" w:rsidDel="00620CA4">
            <w:rPr>
              <w:color w:val="000000" w:themeColor="text1"/>
              <w:szCs w:val="24"/>
            </w:rPr>
            <w:delText>SKU within the respective category</w:delText>
          </w:r>
        </w:del>
      </w:ins>
      <w:del w:id="1963" w:author="tao huang" w:date="2018-01-10T18:49:00Z">
        <w:r w:rsidRPr="000B121E" w:rsidDel="00072C9C">
          <w:rPr>
            <w:color w:val="000000" w:themeColor="text1"/>
            <w:szCs w:val="24"/>
          </w:rPr>
          <w:delText xml:space="preserve"> for the </w:delText>
        </w:r>
        <w:r w:rsidRPr="00EF6884" w:rsidDel="00072C9C">
          <w:rPr>
            <w:i/>
            <w:color w:val="000000" w:themeColor="text1"/>
            <w:szCs w:val="24"/>
            <w:rPrChange w:id="1964" w:author="Fildes, Robert" w:date="2017-12-12T15:58:00Z">
              <w:rPr>
                <w:color w:val="000000" w:themeColor="text1"/>
                <w:szCs w:val="24"/>
              </w:rPr>
            </w:rPrChange>
          </w:rPr>
          <w:delText>MASE</w:delText>
        </w:r>
      </w:del>
      <w:del w:id="1965" w:author="tao huang" w:date="2018-01-10T18:52:00Z">
        <w:r w:rsidRPr="000B121E" w:rsidDel="0070754E">
          <w:rPr>
            <w:color w:val="000000" w:themeColor="text1"/>
            <w:szCs w:val="24"/>
          </w:rPr>
          <w:delText>. In the boxplot, positive values indicate the percentage improvements by the ADL-</w:delText>
        </w:r>
        <w:r w:rsidRPr="009C2B30" w:rsidDel="0070754E">
          <w:rPr>
            <w:noProof/>
            <w:color w:val="000000" w:themeColor="text1"/>
            <w:szCs w:val="24"/>
          </w:rPr>
          <w:delText>intra</w:delText>
        </w:r>
        <w:r w:rsidRPr="000B121E" w:rsidDel="0070754E">
          <w:rPr>
            <w:color w:val="000000" w:themeColor="text1"/>
            <w:szCs w:val="24"/>
          </w:rPr>
          <w:delText>-EWC model or the ADL-intra-IC model compared to the ADL-</w:delText>
        </w:r>
        <w:r w:rsidRPr="009C2B30" w:rsidDel="0070754E">
          <w:rPr>
            <w:noProof/>
            <w:color w:val="000000" w:themeColor="text1"/>
            <w:szCs w:val="24"/>
          </w:rPr>
          <w:delText>intra</w:delText>
        </w:r>
        <w:r w:rsidRPr="000B121E" w:rsidDel="0070754E">
          <w:rPr>
            <w:color w:val="000000" w:themeColor="text1"/>
            <w:szCs w:val="24"/>
          </w:rPr>
          <w:delText xml:space="preserve"> model. </w:delText>
        </w:r>
      </w:del>
      <w:del w:id="1966" w:author="tao huang" w:date="2018-01-10T18:22:00Z">
        <w:r w:rsidRPr="000B121E" w:rsidDel="00620CA4">
          <w:rPr>
            <w:color w:val="000000" w:themeColor="text1"/>
            <w:szCs w:val="24"/>
          </w:rPr>
          <w:delText>Both the ADL-</w:delText>
        </w:r>
        <w:r w:rsidRPr="009C2B30" w:rsidDel="00620CA4">
          <w:rPr>
            <w:noProof/>
            <w:color w:val="000000" w:themeColor="text1"/>
            <w:szCs w:val="24"/>
          </w:rPr>
          <w:delText>intra</w:delText>
        </w:r>
        <w:r w:rsidRPr="000B121E" w:rsidDel="00620CA4">
          <w:rPr>
            <w:color w:val="000000" w:themeColor="text1"/>
            <w:szCs w:val="24"/>
          </w:rPr>
          <w:delText>-EWC model and the ADL-inter-IC models outperform the ADL-</w:delText>
        </w:r>
        <w:r w:rsidRPr="009C2B30" w:rsidDel="00620CA4">
          <w:rPr>
            <w:noProof/>
            <w:color w:val="000000" w:themeColor="text1"/>
            <w:szCs w:val="24"/>
          </w:rPr>
          <w:delText>intra</w:delText>
        </w:r>
        <w:r w:rsidRPr="000B121E" w:rsidDel="00620CA4">
          <w:rPr>
            <w:color w:val="000000" w:themeColor="text1"/>
            <w:szCs w:val="24"/>
          </w:rPr>
          <w:delText xml:space="preserve"> model for most of the categories. For example, t</w:delText>
        </w:r>
      </w:del>
      <w:ins w:id="1967" w:author="tao huang" w:date="2018-01-10T18:22:00Z">
        <w:r w:rsidR="00620CA4">
          <w:rPr>
            <w:color w:val="000000" w:themeColor="text1"/>
            <w:szCs w:val="24"/>
          </w:rPr>
          <w:t>T</w:t>
        </w:r>
      </w:ins>
      <w:r w:rsidRPr="000B121E">
        <w:rPr>
          <w:color w:val="000000" w:themeColor="text1"/>
          <w:szCs w:val="24"/>
        </w:rPr>
        <w:t>he ADL-</w:t>
      </w:r>
      <w:r w:rsidRPr="009C2B30">
        <w:rPr>
          <w:noProof/>
          <w:color w:val="000000" w:themeColor="text1"/>
          <w:szCs w:val="24"/>
        </w:rPr>
        <w:t>intra</w:t>
      </w:r>
      <w:r w:rsidRPr="000B121E">
        <w:rPr>
          <w:color w:val="000000" w:themeColor="text1"/>
          <w:szCs w:val="24"/>
        </w:rPr>
        <w:t xml:space="preserve">-EWC model </w:t>
      </w:r>
      <w:ins w:id="1968" w:author="tao huang" w:date="2018-01-10T18:23:00Z">
        <w:r w:rsidR="00620CA4">
          <w:rPr>
            <w:color w:val="000000" w:themeColor="text1"/>
            <w:szCs w:val="24"/>
          </w:rPr>
          <w:t>and t</w:t>
        </w:r>
        <w:r w:rsidR="00620CA4" w:rsidRPr="000B121E">
          <w:rPr>
            <w:color w:val="000000" w:themeColor="text1"/>
            <w:szCs w:val="24"/>
          </w:rPr>
          <w:t xml:space="preserve">he ADL-intra-IC model </w:t>
        </w:r>
      </w:ins>
      <w:r w:rsidRPr="000B121E">
        <w:rPr>
          <w:color w:val="000000" w:themeColor="text1"/>
          <w:szCs w:val="24"/>
        </w:rPr>
        <w:t>outperforms the ADL-</w:t>
      </w:r>
      <w:r w:rsidRPr="009C2B30">
        <w:rPr>
          <w:noProof/>
          <w:color w:val="000000" w:themeColor="text1"/>
          <w:szCs w:val="24"/>
        </w:rPr>
        <w:t>intra</w:t>
      </w:r>
      <w:r w:rsidRPr="000B121E">
        <w:rPr>
          <w:color w:val="000000" w:themeColor="text1"/>
          <w:szCs w:val="24"/>
        </w:rPr>
        <w:t xml:space="preserve"> model for 20 </w:t>
      </w:r>
      <w:del w:id="1969" w:author="tao huang" w:date="2018-01-10T18:23:00Z">
        <w:r w:rsidRPr="000B121E" w:rsidDel="00620CA4">
          <w:rPr>
            <w:color w:val="000000" w:themeColor="text1"/>
            <w:szCs w:val="24"/>
          </w:rPr>
          <w:delText xml:space="preserve">out </w:delText>
        </w:r>
      </w:del>
      <w:ins w:id="1970" w:author="tao huang" w:date="2018-01-10T18:23:00Z">
        <w:r w:rsidR="00620CA4">
          <w:rPr>
            <w:color w:val="000000" w:themeColor="text1"/>
            <w:szCs w:val="24"/>
          </w:rPr>
          <w:t>and 19 product categories respectively</w:t>
        </w:r>
      </w:ins>
      <w:ins w:id="1971" w:author="tao huang" w:date="2018-01-10T18:24:00Z">
        <w:r w:rsidR="00620CA4">
          <w:rPr>
            <w:color w:val="000000" w:themeColor="text1"/>
            <w:szCs w:val="24"/>
          </w:rPr>
          <w:t xml:space="preserve"> (out of 28 categories)</w:t>
        </w:r>
      </w:ins>
      <w:ins w:id="1972" w:author="tao huang" w:date="2018-01-10T18:23:00Z">
        <w:r w:rsidR="00620CA4">
          <w:rPr>
            <w:color w:val="000000" w:themeColor="text1"/>
            <w:szCs w:val="24"/>
          </w:rPr>
          <w:t xml:space="preserve">. </w:t>
        </w:r>
      </w:ins>
      <w:del w:id="1973" w:author="tao huang" w:date="2018-01-10T18:23:00Z">
        <w:r w:rsidRPr="000B121E" w:rsidDel="00620CA4">
          <w:rPr>
            <w:color w:val="000000" w:themeColor="text1"/>
            <w:szCs w:val="24"/>
          </w:rPr>
          <w:delText xml:space="preserve">of 28 product categories. </w:delText>
        </w:r>
      </w:del>
      <w:del w:id="1974" w:author="tao huang" w:date="2018-01-10T18:25:00Z">
        <w:r w:rsidRPr="000B121E" w:rsidDel="00620CA4">
          <w:rPr>
            <w:color w:val="000000" w:themeColor="text1"/>
            <w:szCs w:val="24"/>
          </w:rPr>
          <w:delText>The ADL-intra-IC model outperforms the ADL-</w:delText>
        </w:r>
        <w:r w:rsidRPr="009C2B30" w:rsidDel="00620CA4">
          <w:rPr>
            <w:noProof/>
            <w:color w:val="000000" w:themeColor="text1"/>
            <w:szCs w:val="24"/>
          </w:rPr>
          <w:delText>intra</w:delText>
        </w:r>
        <w:r w:rsidRPr="000B121E" w:rsidDel="00620CA4">
          <w:rPr>
            <w:color w:val="000000" w:themeColor="text1"/>
            <w:szCs w:val="24"/>
          </w:rPr>
          <w:delText xml:space="preserve"> model for 19 product categories. </w:delText>
        </w:r>
      </w:del>
      <w:r w:rsidRPr="000B121E">
        <w:rPr>
          <w:color w:val="000000" w:themeColor="text1"/>
          <w:szCs w:val="24"/>
        </w:rPr>
        <w:t>The ADL-</w:t>
      </w:r>
      <w:r w:rsidRPr="009C2B30">
        <w:rPr>
          <w:noProof/>
          <w:color w:val="000000" w:themeColor="text1"/>
          <w:szCs w:val="24"/>
        </w:rPr>
        <w:t>intra</w:t>
      </w:r>
      <w:r w:rsidRPr="000B121E">
        <w:rPr>
          <w:color w:val="000000" w:themeColor="text1"/>
          <w:szCs w:val="24"/>
        </w:rPr>
        <w:t>-EWC model and the ADL-inter-IC model do not outperform the ADL-</w:t>
      </w:r>
      <w:r w:rsidRPr="009C2B30">
        <w:rPr>
          <w:noProof/>
          <w:color w:val="000000" w:themeColor="text1"/>
          <w:szCs w:val="24"/>
        </w:rPr>
        <w:t>intra</w:t>
      </w:r>
      <w:r w:rsidRPr="000B121E">
        <w:rPr>
          <w:color w:val="000000" w:themeColor="text1"/>
          <w:szCs w:val="24"/>
        </w:rPr>
        <w:t xml:space="preserve"> model for every product category due to the heterogeneity of the data characteristics across different product categories </w:t>
      </w:r>
      <w:r w:rsidRPr="000B121E">
        <w:rPr>
          <w:color w:val="000000" w:themeColor="text1"/>
          <w:szCs w:val="24"/>
        </w:rPr>
        <w:fldChar w:fldCharType="begin"/>
      </w:r>
      <w:r w:rsidR="00303111">
        <w:rPr>
          <w:color w:val="000000" w:themeColor="text1"/>
          <w:szCs w:val="24"/>
        </w:rPr>
        <w:instrText xml:space="preserve"> ADDIN EN.CITE &lt;EndNote&gt;&lt;Cite&gt;&lt;Author&gt;Ma&lt;/Author&gt;&lt;Year&gt;2016&lt;/Year&gt;&lt;RecNum&gt;733&lt;/RecNum&gt;&lt;Prefix&gt;e.g.`, &lt;/Prefix&gt;&lt;DisplayText&gt;(e.g., Ma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urls&gt;&lt;/record&gt;&lt;/Cite&gt;&lt;/EndNote&gt;</w:instrText>
      </w:r>
      <w:r w:rsidRPr="000B121E">
        <w:rPr>
          <w:color w:val="000000" w:themeColor="text1"/>
          <w:szCs w:val="24"/>
        </w:rPr>
        <w:fldChar w:fldCharType="separate"/>
      </w:r>
      <w:r w:rsidR="006351B1" w:rsidRPr="000B121E">
        <w:rPr>
          <w:noProof/>
          <w:color w:val="000000" w:themeColor="text1"/>
          <w:szCs w:val="24"/>
        </w:rPr>
        <w:t>(</w:t>
      </w:r>
      <w:hyperlink w:anchor="_ENREF_45" w:tooltip="Ma, 2016 #733" w:history="1">
        <w:r w:rsidR="0047706C" w:rsidRPr="000B121E">
          <w:rPr>
            <w:noProof/>
            <w:color w:val="000000" w:themeColor="text1"/>
            <w:szCs w:val="24"/>
          </w:rPr>
          <w:t>e.g., Ma et al., 2016</w:t>
        </w:r>
      </w:hyperlink>
      <w:r w:rsidR="006351B1" w:rsidRPr="000B121E">
        <w:rPr>
          <w:noProof/>
          <w:color w:val="000000" w:themeColor="text1"/>
          <w:szCs w:val="24"/>
        </w:rPr>
        <w:t>)</w:t>
      </w:r>
      <w:r w:rsidRPr="000B121E">
        <w:rPr>
          <w:color w:val="000000" w:themeColor="text1"/>
          <w:szCs w:val="24"/>
        </w:rPr>
        <w:fldChar w:fldCharType="end"/>
      </w:r>
      <w:r w:rsidRPr="000B121E">
        <w:rPr>
          <w:color w:val="000000" w:themeColor="text1"/>
          <w:szCs w:val="24"/>
        </w:rPr>
        <w:t xml:space="preserve">.  </w:t>
      </w:r>
      <w:ins w:id="1975" w:author="tao huang" w:date="2018-01-10T18:41:00Z">
        <w:r w:rsidR="00885D18">
          <w:rPr>
            <w:color w:val="000000" w:themeColor="text1"/>
            <w:szCs w:val="24"/>
          </w:rPr>
          <w:t>T</w:t>
        </w:r>
        <w:r w:rsidR="00885D18" w:rsidRPr="000B121E">
          <w:rPr>
            <w:color w:val="000000" w:themeColor="text1"/>
            <w:szCs w:val="24"/>
          </w:rPr>
          <w:t>he ADL-</w:t>
        </w:r>
        <w:r w:rsidR="00885D18" w:rsidRPr="009C2B30">
          <w:rPr>
            <w:noProof/>
            <w:color w:val="000000" w:themeColor="text1"/>
            <w:szCs w:val="24"/>
          </w:rPr>
          <w:t>intra</w:t>
        </w:r>
        <w:r w:rsidR="00885D18" w:rsidRPr="000B121E">
          <w:rPr>
            <w:color w:val="000000" w:themeColor="text1"/>
            <w:szCs w:val="24"/>
          </w:rPr>
          <w:t>-EWC model or the ADL-intra-IC model</w:t>
        </w:r>
        <w:r w:rsidR="00885D18">
          <w:rPr>
            <w:color w:val="000000" w:themeColor="text1"/>
            <w:szCs w:val="24"/>
          </w:rPr>
          <w:t xml:space="preserve"> </w:t>
        </w:r>
      </w:ins>
      <w:ins w:id="1976" w:author="Fildes, Robert" w:date="2017-12-12T15:58:00Z">
        <w:del w:id="1977" w:author="tao huang" w:date="2018-01-10T18:41:00Z">
          <w:r w:rsidR="00EF6884" w:rsidDel="00885D18">
            <w:rPr>
              <w:color w:val="000000" w:themeColor="text1"/>
              <w:szCs w:val="24"/>
            </w:rPr>
            <w:delText xml:space="preserve">For those </w:delText>
          </w:r>
        </w:del>
      </w:ins>
      <w:ins w:id="1978" w:author="Fildes, Robert" w:date="2017-12-12T15:59:00Z">
        <w:del w:id="1979" w:author="tao huang" w:date="2018-01-10T18:41:00Z">
          <w:r w:rsidR="00EF6884" w:rsidDel="00885D18">
            <w:rPr>
              <w:color w:val="000000" w:themeColor="text1"/>
              <w:szCs w:val="24"/>
            </w:rPr>
            <w:delText xml:space="preserve">20% of </w:delText>
          </w:r>
        </w:del>
      </w:ins>
      <w:ins w:id="1980" w:author="Fildes, Robert" w:date="2017-12-12T15:58:00Z">
        <w:del w:id="1981" w:author="tao huang" w:date="2018-01-10T18:41:00Z">
          <w:r w:rsidR="00EF6884" w:rsidDel="00885D18">
            <w:rPr>
              <w:color w:val="000000" w:themeColor="text1"/>
              <w:szCs w:val="24"/>
            </w:rPr>
            <w:delText>categories where the maximum improvement is achieved</w:delText>
          </w:r>
        </w:del>
      </w:ins>
      <w:ins w:id="1982" w:author="Fildes, Robert" w:date="2017-12-12T15:59:00Z">
        <w:del w:id="1983" w:author="tao huang" w:date="2018-01-10T18:41:00Z">
          <w:r w:rsidR="00EF6884" w:rsidDel="00885D18">
            <w:rPr>
              <w:color w:val="000000" w:themeColor="text1"/>
              <w:szCs w:val="24"/>
            </w:rPr>
            <w:delText xml:space="preserve"> </w:delText>
          </w:r>
        </w:del>
      </w:ins>
      <w:ins w:id="1984" w:author="tao huang" w:date="2018-01-10T18:41:00Z">
        <w:r w:rsidR="00885D18">
          <w:rPr>
            <w:color w:val="000000" w:themeColor="text1"/>
            <w:szCs w:val="24"/>
          </w:rPr>
          <w:t>reduce the MASE by</w:t>
        </w:r>
      </w:ins>
      <w:ins w:id="1985" w:author="tao huang" w:date="2018-01-10T18:34:00Z">
        <w:r w:rsidR="00A259C7">
          <w:rPr>
            <w:color w:val="000000" w:themeColor="text1"/>
            <w:szCs w:val="24"/>
          </w:rPr>
          <w:t xml:space="preserve"> 1.</w:t>
        </w:r>
      </w:ins>
      <w:ins w:id="1986" w:author="tao huang" w:date="2018-01-11T23:06:00Z">
        <w:r w:rsidR="003C2A7F">
          <w:rPr>
            <w:color w:val="000000" w:themeColor="text1"/>
            <w:szCs w:val="24"/>
          </w:rPr>
          <w:t>97</w:t>
        </w:r>
      </w:ins>
      <w:ins w:id="1987" w:author="tao huang" w:date="2018-01-10T18:34:00Z">
        <w:r w:rsidR="00A259C7">
          <w:rPr>
            <w:color w:val="000000" w:themeColor="text1"/>
            <w:szCs w:val="24"/>
          </w:rPr>
          <w:t xml:space="preserve">% and </w:t>
        </w:r>
      </w:ins>
      <w:ins w:id="1988" w:author="tao huang" w:date="2018-01-11T23:07:00Z">
        <w:r w:rsidR="003C2A7F">
          <w:rPr>
            <w:color w:val="000000" w:themeColor="text1"/>
            <w:szCs w:val="24"/>
          </w:rPr>
          <w:t>2</w:t>
        </w:r>
      </w:ins>
      <w:ins w:id="1989" w:author="tao huang" w:date="2018-01-10T18:35:00Z">
        <w:r w:rsidR="00A259C7">
          <w:rPr>
            <w:color w:val="000000" w:themeColor="text1"/>
            <w:szCs w:val="24"/>
          </w:rPr>
          <w:t>.9% respectively</w:t>
        </w:r>
      </w:ins>
      <w:ins w:id="1990" w:author="tao huang" w:date="2018-01-10T18:41:00Z">
        <w:r w:rsidR="00885D18">
          <w:rPr>
            <w:color w:val="000000" w:themeColor="text1"/>
            <w:szCs w:val="24"/>
          </w:rPr>
          <w:t xml:space="preserve"> for the 20% of categories (i.e., 6 categories) where they achi</w:t>
        </w:r>
      </w:ins>
      <w:ins w:id="1991" w:author="tao huang" w:date="2018-01-10T18:42:00Z">
        <w:r w:rsidR="00885D18">
          <w:rPr>
            <w:color w:val="000000" w:themeColor="text1"/>
            <w:szCs w:val="24"/>
          </w:rPr>
          <w:t>eve their</w:t>
        </w:r>
      </w:ins>
      <w:ins w:id="1992" w:author="tao huang" w:date="2018-01-10T18:41:00Z">
        <w:r w:rsidR="00885D18">
          <w:rPr>
            <w:color w:val="000000" w:themeColor="text1"/>
            <w:szCs w:val="24"/>
          </w:rPr>
          <w:t xml:space="preserve"> maximum improvement.</w:t>
        </w:r>
      </w:ins>
      <w:ins w:id="1993" w:author="tao huang" w:date="2018-01-10T18:52:00Z">
        <w:r w:rsidR="0070754E">
          <w:rPr>
            <w:color w:val="000000" w:themeColor="text1"/>
            <w:szCs w:val="24"/>
          </w:rPr>
          <w:t xml:space="preserve"> </w:t>
        </w:r>
        <w:r w:rsidR="0070754E" w:rsidRPr="000B121E">
          <w:rPr>
            <w:color w:val="000000" w:themeColor="text1"/>
            <w:szCs w:val="24"/>
          </w:rPr>
          <w:t>Figure 3 and 4 show further details using boxplot</w:t>
        </w:r>
        <w:r w:rsidR="0070754E">
          <w:rPr>
            <w:color w:val="000000" w:themeColor="text1"/>
            <w:szCs w:val="24"/>
          </w:rPr>
          <w:t xml:space="preserve"> for </w:t>
        </w:r>
      </w:ins>
      <w:ins w:id="1994" w:author="tao huang" w:date="2018-01-10T18:53:00Z">
        <w:r w:rsidR="0070754E">
          <w:rPr>
            <w:color w:val="000000" w:themeColor="text1"/>
            <w:szCs w:val="24"/>
          </w:rPr>
          <w:t xml:space="preserve">those </w:t>
        </w:r>
      </w:ins>
      <w:ins w:id="1995" w:author="tao huang" w:date="2018-01-10T18:52:00Z">
        <w:r w:rsidR="0070754E">
          <w:rPr>
            <w:color w:val="000000" w:themeColor="text1"/>
            <w:szCs w:val="24"/>
          </w:rPr>
          <w:t>product categories</w:t>
        </w:r>
        <w:r w:rsidR="0070754E" w:rsidRPr="000B121E">
          <w:rPr>
            <w:color w:val="000000" w:themeColor="text1"/>
            <w:szCs w:val="24"/>
          </w:rPr>
          <w:t>. In the boxplot, positive values indicate the percentage improvements by the ADL-</w:t>
        </w:r>
        <w:r w:rsidR="0070754E" w:rsidRPr="009C2B30">
          <w:rPr>
            <w:noProof/>
            <w:color w:val="000000" w:themeColor="text1"/>
            <w:szCs w:val="24"/>
          </w:rPr>
          <w:t>intra</w:t>
        </w:r>
        <w:r w:rsidR="0070754E" w:rsidRPr="000B121E">
          <w:rPr>
            <w:color w:val="000000" w:themeColor="text1"/>
            <w:szCs w:val="24"/>
          </w:rPr>
          <w:t>-EWC model or the ADL-intra-IC model compared to the ADL-</w:t>
        </w:r>
        <w:r w:rsidR="0070754E" w:rsidRPr="009C2B30">
          <w:rPr>
            <w:noProof/>
            <w:color w:val="000000" w:themeColor="text1"/>
            <w:szCs w:val="24"/>
          </w:rPr>
          <w:t>intra</w:t>
        </w:r>
        <w:r w:rsidR="0070754E" w:rsidRPr="000B121E">
          <w:rPr>
            <w:color w:val="000000" w:themeColor="text1"/>
            <w:szCs w:val="24"/>
          </w:rPr>
          <w:t xml:space="preserve"> model. </w:t>
        </w:r>
      </w:ins>
      <w:ins w:id="1996" w:author="Fildes, Robert" w:date="2017-12-12T15:59:00Z">
        <w:del w:id="1997" w:author="tao huang" w:date="2018-01-10T18:34:00Z">
          <w:r w:rsidR="00EF6884" w:rsidDel="00A259C7">
            <w:rPr>
              <w:color w:val="000000" w:themeColor="text1"/>
              <w:szCs w:val="24"/>
            </w:rPr>
            <w:delText xml:space="preserve">the </w:delText>
          </w:r>
          <w:commentRangeStart w:id="1998"/>
          <w:r w:rsidR="00EF6884" w:rsidDel="00A259C7">
            <w:rPr>
              <w:color w:val="000000" w:themeColor="text1"/>
              <w:szCs w:val="24"/>
            </w:rPr>
            <w:delText>improved</w:delText>
          </w:r>
          <w:commentRangeEnd w:id="1998"/>
          <w:r w:rsidR="00577394" w:rsidDel="00A259C7">
            <w:rPr>
              <w:rStyle w:val="CommentReference"/>
            </w:rPr>
            <w:commentReference w:id="1998"/>
          </w:r>
          <w:r w:rsidR="00EF6884" w:rsidDel="00A259C7">
            <w:rPr>
              <w:color w:val="000000" w:themeColor="text1"/>
              <w:szCs w:val="24"/>
            </w:rPr>
            <w:delText xml:space="preserve"> accuracy measured </w:delText>
          </w:r>
        </w:del>
        <w:del w:id="1999" w:author="tao huang" w:date="2018-01-10T18:33:00Z">
          <w:r w:rsidR="00EF6884" w:rsidDel="00A259C7">
            <w:rPr>
              <w:color w:val="000000" w:themeColor="text1"/>
              <w:szCs w:val="24"/>
            </w:rPr>
            <w:delText>by</w:delText>
          </w:r>
          <w:r w:rsidR="00577394" w:rsidDel="00A259C7">
            <w:rPr>
              <w:color w:val="000000" w:themeColor="text1"/>
              <w:szCs w:val="24"/>
            </w:rPr>
            <w:delText xml:space="preserve"> ? is ?</w:delText>
          </w:r>
        </w:del>
      </w:ins>
    </w:p>
    <w:p w14:paraId="04947B26" w14:textId="77777777" w:rsidR="004617F2" w:rsidRPr="000B121E" w:rsidDel="0072213E" w:rsidRDefault="004617F2" w:rsidP="000B121E">
      <w:pPr>
        <w:shd w:val="clear" w:color="auto" w:fill="FFFFFF" w:themeFill="background1"/>
        <w:spacing w:after="0" w:line="360" w:lineRule="auto"/>
        <w:rPr>
          <w:del w:id="2000" w:author="tao huang" w:date="2018-01-10T18:36:00Z"/>
          <w:color w:val="000000" w:themeColor="text1"/>
          <w:szCs w:val="24"/>
        </w:rPr>
      </w:pPr>
    </w:p>
    <w:p w14:paraId="4F451EFF" w14:textId="77777777" w:rsidR="004617F2" w:rsidRPr="000B121E" w:rsidRDefault="004617F2" w:rsidP="000B121E">
      <w:pPr>
        <w:shd w:val="clear" w:color="auto" w:fill="FFFFFF" w:themeFill="background1"/>
        <w:spacing w:after="0" w:line="360" w:lineRule="auto"/>
        <w:rPr>
          <w:rFonts w:cs="Times New Roman" w:hint="eastAsia"/>
          <w:color w:val="000000" w:themeColor="text1"/>
          <w:szCs w:val="24"/>
        </w:rPr>
      </w:pPr>
      <w:del w:id="2001" w:author="tao huang" w:date="2018-01-10T18:36:00Z">
        <w:r w:rsidRPr="000B121E" w:rsidDel="0072213E">
          <w:rPr>
            <w:color w:val="000000" w:themeColor="text1"/>
            <w:szCs w:val="24"/>
          </w:rPr>
          <w:delText xml:space="preserve"> </w:delText>
        </w:r>
      </w:del>
      <w:r w:rsidRPr="000B121E">
        <w:rPr>
          <w:rFonts w:cs="Times New Roman"/>
          <w:color w:val="000000" w:themeColor="text1"/>
          <w:szCs w:val="24"/>
        </w:rPr>
        <w:br w:type="page"/>
      </w:r>
    </w:p>
    <w:p w14:paraId="29C2ED56" w14:textId="7611F90B" w:rsidR="004617F2" w:rsidRPr="000B121E" w:rsidDel="005D43D7" w:rsidRDefault="004617F2" w:rsidP="000B121E">
      <w:pPr>
        <w:pStyle w:val="ListParagraph"/>
        <w:shd w:val="clear" w:color="auto" w:fill="FFFFFF" w:themeFill="background1"/>
        <w:spacing w:after="0" w:line="360" w:lineRule="auto"/>
        <w:ind w:left="0"/>
        <w:rPr>
          <w:del w:id="2002" w:author="tao huang" w:date="2018-01-10T18:48:00Z"/>
          <w:rFonts w:cs="Times New Roman"/>
          <w:color w:val="000000" w:themeColor="text1"/>
          <w:szCs w:val="24"/>
        </w:rPr>
        <w:sectPr w:rsidR="004617F2" w:rsidRPr="000B121E" w:rsidDel="005D43D7" w:rsidSect="00B1292C">
          <w:pgSz w:w="11906" w:h="16838"/>
          <w:pgMar w:top="1440" w:right="1440" w:bottom="1440" w:left="1440" w:header="708" w:footer="708" w:gutter="0"/>
          <w:cols w:space="708"/>
          <w:docGrid w:linePitch="360"/>
        </w:sectPr>
      </w:pPr>
    </w:p>
    <w:p w14:paraId="3617C7C5" w14:textId="77A1632C" w:rsidR="004617F2" w:rsidRPr="000B121E" w:rsidRDefault="004617F2" w:rsidP="000B121E">
      <w:pPr>
        <w:shd w:val="clear" w:color="auto" w:fill="FFFFFF" w:themeFill="background1"/>
        <w:spacing w:after="0" w:line="360" w:lineRule="auto"/>
        <w:jc w:val="center"/>
        <w:rPr>
          <w:rFonts w:cs="Times New Roman"/>
          <w:color w:val="000000" w:themeColor="text1"/>
          <w:szCs w:val="24"/>
        </w:rPr>
      </w:pPr>
      <w:r w:rsidRPr="000B121E">
        <w:rPr>
          <w:rFonts w:cs="Times New Roman"/>
          <w:color w:val="000000" w:themeColor="text1"/>
          <w:szCs w:val="24"/>
        </w:rPr>
        <w:t>Table 5.</w:t>
      </w:r>
      <w:r w:rsidRPr="000B121E">
        <w:rPr>
          <w:rFonts w:cs="Times New Roman"/>
          <w:color w:val="000000" w:themeColor="text1"/>
          <w:szCs w:val="24"/>
        </w:rPr>
        <w:tab/>
      </w:r>
      <w:r w:rsidR="00582B4A">
        <w:rPr>
          <w:rFonts w:cs="Times New Roman"/>
          <w:color w:val="000000" w:themeColor="text1"/>
          <w:szCs w:val="24"/>
        </w:rPr>
        <w:t>The</w:t>
      </w:r>
      <w:r w:rsidRPr="000B121E">
        <w:rPr>
          <w:rFonts w:cs="Times New Roman"/>
          <w:color w:val="000000" w:themeColor="text1"/>
          <w:szCs w:val="24"/>
        </w:rPr>
        <w:t xml:space="preserve"> </w:t>
      </w:r>
      <w:ins w:id="2003" w:author="tao huang" w:date="2017-12-29T16:10:00Z">
        <w:r w:rsidR="006611E1">
          <w:rPr>
            <w:rFonts w:cs="Times New Roman"/>
            <w:color w:val="000000" w:themeColor="text1"/>
            <w:szCs w:val="24"/>
          </w:rPr>
          <w:t xml:space="preserve">relative </w:t>
        </w:r>
      </w:ins>
      <w:r w:rsidRPr="000B121E">
        <w:rPr>
          <w:rFonts w:cs="Times New Roman"/>
          <w:color w:val="000000" w:themeColor="text1"/>
          <w:szCs w:val="24"/>
        </w:rPr>
        <w:t>forecast</w:t>
      </w:r>
      <w:ins w:id="2004" w:author="tao huang" w:date="2018-01-10T18:48:00Z">
        <w:r w:rsidR="005D43D7">
          <w:rPr>
            <w:rFonts w:cs="Times New Roman"/>
            <w:color w:val="000000" w:themeColor="text1"/>
            <w:szCs w:val="24"/>
          </w:rPr>
          <w:t>ing</w:t>
        </w:r>
      </w:ins>
      <w:r w:rsidRPr="000B121E">
        <w:rPr>
          <w:rFonts w:cs="Times New Roman"/>
          <w:color w:val="000000" w:themeColor="text1"/>
          <w:szCs w:val="24"/>
        </w:rPr>
        <w:t xml:space="preserve"> performance </w:t>
      </w:r>
      <w:ins w:id="2005" w:author="tao huang" w:date="2018-01-10T18:52:00Z">
        <w:r w:rsidR="0070754E">
          <w:rPr>
            <w:rFonts w:cs="Times New Roman"/>
            <w:color w:val="000000" w:themeColor="text1"/>
            <w:szCs w:val="24"/>
          </w:rPr>
          <w:t>of the ADL-intr</w:t>
        </w:r>
      </w:ins>
      <w:ins w:id="2006" w:author="tao huang" w:date="2018-01-10T18:53:00Z">
        <w:r w:rsidR="0070754E">
          <w:rPr>
            <w:rFonts w:cs="Times New Roman"/>
            <w:color w:val="000000" w:themeColor="text1"/>
            <w:szCs w:val="24"/>
          </w:rPr>
          <w:t xml:space="preserve">a-EWC model and the ADL-intra-IC model compared to the ADL-intra model </w:t>
        </w:r>
      </w:ins>
      <w:del w:id="2007" w:author="tao huang" w:date="2017-12-29T16:10:00Z">
        <w:r w:rsidR="00582B4A" w:rsidDel="006611E1">
          <w:rPr>
            <w:rFonts w:cs="Times New Roman"/>
            <w:color w:val="000000" w:themeColor="text1"/>
            <w:szCs w:val="24"/>
          </w:rPr>
          <w:delText xml:space="preserve">of the models </w:delText>
        </w:r>
      </w:del>
      <w:r w:rsidRPr="000B121E">
        <w:rPr>
          <w:rFonts w:cs="Times New Roman"/>
          <w:color w:val="000000" w:themeColor="text1"/>
          <w:szCs w:val="24"/>
        </w:rPr>
        <w:t xml:space="preserve">for </w:t>
      </w:r>
      <w:del w:id="2008" w:author="tao huang" w:date="2017-12-29T16:10:00Z">
        <w:r w:rsidRPr="000B121E" w:rsidDel="006611E1">
          <w:rPr>
            <w:rFonts w:cs="Times New Roman"/>
            <w:color w:val="000000" w:themeColor="text1"/>
            <w:szCs w:val="24"/>
          </w:rPr>
          <w:delText>each product</w:delText>
        </w:r>
      </w:del>
      <w:ins w:id="2009" w:author="tao huang" w:date="2018-01-10T18:48:00Z">
        <w:r w:rsidR="005D43D7">
          <w:rPr>
            <w:rFonts w:cs="Times New Roman"/>
            <w:color w:val="000000" w:themeColor="text1"/>
            <w:szCs w:val="24"/>
          </w:rPr>
          <w:t>each product category</w:t>
        </w:r>
      </w:ins>
      <w:del w:id="2010" w:author="tao huang" w:date="2018-01-10T18:48:00Z">
        <w:r w:rsidRPr="000B121E" w:rsidDel="005D43D7">
          <w:rPr>
            <w:rFonts w:cs="Times New Roman"/>
            <w:color w:val="000000" w:themeColor="text1"/>
            <w:szCs w:val="24"/>
          </w:rPr>
          <w:delText xml:space="preserve"> categor</w:delText>
        </w:r>
      </w:del>
      <w:del w:id="2011" w:author="tao huang" w:date="2017-12-29T16:10:00Z">
        <w:r w:rsidRPr="000B121E" w:rsidDel="006611E1">
          <w:rPr>
            <w:rFonts w:cs="Times New Roman"/>
            <w:color w:val="000000" w:themeColor="text1"/>
            <w:szCs w:val="24"/>
          </w:rPr>
          <w:delText>y</w:delText>
        </w:r>
      </w:del>
      <w:r w:rsidRPr="000B121E">
        <w:rPr>
          <w:rFonts w:cs="Times New Roman"/>
          <w:color w:val="000000" w:themeColor="text1"/>
          <w:szCs w:val="24"/>
        </w:rPr>
        <w:t xml:space="preserve"> </w:t>
      </w:r>
      <w:commentRangeStart w:id="2012"/>
      <w:del w:id="2013" w:author="tao huang" w:date="2017-12-29T16:11:00Z">
        <w:r w:rsidR="00582B4A" w:rsidDel="006611E1">
          <w:rPr>
            <w:rFonts w:cs="Times New Roman"/>
            <w:color w:val="000000" w:themeColor="text1"/>
            <w:szCs w:val="24"/>
          </w:rPr>
          <w:delText>based</w:delText>
        </w:r>
        <w:commentRangeEnd w:id="2012"/>
        <w:r w:rsidR="00577394" w:rsidDel="006611E1">
          <w:rPr>
            <w:rStyle w:val="CommentReference"/>
          </w:rPr>
          <w:commentReference w:id="2012"/>
        </w:r>
        <w:r w:rsidR="00582B4A" w:rsidDel="006611E1">
          <w:rPr>
            <w:rFonts w:cs="Times New Roman"/>
            <w:color w:val="000000" w:themeColor="text1"/>
            <w:szCs w:val="24"/>
          </w:rPr>
          <w:delText xml:space="preserve"> on </w:delText>
        </w:r>
      </w:del>
      <w:ins w:id="2014" w:author="tao huang" w:date="2017-12-29T16:11:00Z">
        <w:r w:rsidR="006611E1">
          <w:rPr>
            <w:rFonts w:cs="Times New Roman"/>
            <w:color w:val="000000" w:themeColor="text1"/>
            <w:szCs w:val="24"/>
          </w:rPr>
          <w:t xml:space="preserve">for </w:t>
        </w:r>
      </w:ins>
      <w:r w:rsidR="00582B4A">
        <w:rPr>
          <w:rFonts w:cs="Times New Roman"/>
          <w:color w:val="000000" w:themeColor="text1"/>
          <w:szCs w:val="24"/>
        </w:rPr>
        <w:t xml:space="preserve">the </w:t>
      </w:r>
      <w:r w:rsidR="00EE477A">
        <w:rPr>
          <w:rFonts w:cs="Times New Roman"/>
          <w:color w:val="000000" w:themeColor="text1"/>
          <w:szCs w:val="24"/>
        </w:rPr>
        <w:t>MASE</w:t>
      </w:r>
      <w:r w:rsidR="00582B4A">
        <w:rPr>
          <w:rFonts w:cs="Times New Roman"/>
          <w:color w:val="000000" w:themeColor="text1"/>
          <w:szCs w:val="24"/>
        </w:rPr>
        <w:t xml:space="preserve"> for</w:t>
      </w:r>
      <w:r w:rsidRPr="000B121E">
        <w:rPr>
          <w:rFonts w:cs="Times New Roman"/>
          <w:color w:val="000000" w:themeColor="text1"/>
          <w:szCs w:val="24"/>
        </w:rPr>
        <w:t xml:space="preserve"> one to </w:t>
      </w:r>
      <w:r w:rsidRPr="00D004B7">
        <w:rPr>
          <w:rFonts w:cs="Times New Roman"/>
          <w:noProof/>
          <w:color w:val="000000" w:themeColor="text1"/>
          <w:szCs w:val="24"/>
        </w:rPr>
        <w:t>eight</w:t>
      </w:r>
      <w:r w:rsidR="00D004B7">
        <w:rPr>
          <w:rFonts w:cs="Times New Roman"/>
          <w:noProof/>
          <w:color w:val="000000" w:themeColor="text1"/>
          <w:szCs w:val="24"/>
        </w:rPr>
        <w:t>-</w:t>
      </w:r>
      <w:r w:rsidRPr="00D004B7">
        <w:rPr>
          <w:rFonts w:cs="Times New Roman"/>
          <w:noProof/>
          <w:color w:val="000000" w:themeColor="text1"/>
          <w:szCs w:val="24"/>
        </w:rPr>
        <w:t>week</w:t>
      </w:r>
      <w:r w:rsidRPr="000B121E">
        <w:rPr>
          <w:rFonts w:cs="Times New Roman"/>
          <w:color w:val="000000" w:themeColor="text1"/>
          <w:szCs w:val="24"/>
        </w:rPr>
        <w:t xml:space="preserve"> forecast horizon</w:t>
      </w:r>
    </w:p>
    <w:p w14:paraId="68C7353A" w14:textId="4A80AA0A" w:rsidR="004617F2" w:rsidRPr="000B121E" w:rsidDel="006611E1" w:rsidRDefault="004617F2" w:rsidP="000B121E">
      <w:pPr>
        <w:pStyle w:val="ListParagraph"/>
        <w:shd w:val="clear" w:color="auto" w:fill="FFFFFF" w:themeFill="background1"/>
        <w:spacing w:after="0" w:line="360" w:lineRule="auto"/>
        <w:ind w:left="0"/>
        <w:rPr>
          <w:del w:id="2015" w:author="tao huang" w:date="2017-12-29T16:10:00Z"/>
          <w:rFonts w:cs="Times New Roman"/>
          <w:color w:val="000000" w:themeColor="text1"/>
          <w:szCs w:val="24"/>
        </w:rPr>
      </w:pPr>
    </w:p>
    <w:tbl>
      <w:tblPr>
        <w:tblStyle w:val="ListTable1Light1"/>
        <w:tblW w:w="10883" w:type="dxa"/>
        <w:jc w:val="center"/>
        <w:tblLook w:val="04A0" w:firstRow="1" w:lastRow="0" w:firstColumn="1" w:lastColumn="0" w:noHBand="0" w:noVBand="1"/>
      </w:tblPr>
      <w:tblGrid>
        <w:gridCol w:w="2280"/>
        <w:gridCol w:w="960"/>
        <w:gridCol w:w="1296"/>
        <w:gridCol w:w="960"/>
        <w:gridCol w:w="2252"/>
        <w:gridCol w:w="960"/>
        <w:gridCol w:w="1215"/>
        <w:gridCol w:w="960"/>
      </w:tblGrid>
      <w:tr w:rsidR="00264F70" w:rsidRPr="00264F70" w:rsidDel="006611E1" w14:paraId="3373670E" w14:textId="0B0EEA10" w:rsidTr="00264F70">
        <w:trPr>
          <w:cnfStyle w:val="100000000000" w:firstRow="1" w:lastRow="0" w:firstColumn="0" w:lastColumn="0" w:oddVBand="0" w:evenVBand="0" w:oddHBand="0" w:evenHBand="0" w:firstRowFirstColumn="0" w:firstRowLastColumn="0" w:lastRowFirstColumn="0" w:lastRowLastColumn="0"/>
          <w:trHeight w:val="20"/>
          <w:jc w:val="center"/>
          <w:del w:id="2016"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530D6A01" w14:textId="5E99F784" w:rsidR="00264F70" w:rsidRPr="00264F70" w:rsidDel="006611E1" w:rsidRDefault="00264F70" w:rsidP="00264F70">
            <w:pPr>
              <w:spacing w:after="0" w:line="240" w:lineRule="auto"/>
              <w:rPr>
                <w:del w:id="2017" w:author="tao huang" w:date="2017-12-29T16:10:00Z"/>
                <w:rFonts w:eastAsia="Times New Roman" w:cs="Times New Roman"/>
                <w:b w:val="0"/>
                <w:color w:val="000000"/>
                <w:sz w:val="22"/>
              </w:rPr>
            </w:pPr>
            <w:del w:id="2018" w:author="tao huang" w:date="2017-12-29T16:10:00Z">
              <w:r w:rsidRPr="00264F70" w:rsidDel="006611E1">
                <w:rPr>
                  <w:rFonts w:eastAsia="Times New Roman" w:cs="Times New Roman"/>
                  <w:b w:val="0"/>
                  <w:color w:val="000000"/>
                  <w:sz w:val="22"/>
                </w:rPr>
                <w:delText>Categories</w:delText>
              </w:r>
            </w:del>
          </w:p>
        </w:tc>
        <w:tc>
          <w:tcPr>
            <w:tcW w:w="960" w:type="dxa"/>
            <w:shd w:val="clear" w:color="auto" w:fill="auto"/>
            <w:noWrap/>
            <w:hideMark/>
          </w:tcPr>
          <w:p w14:paraId="44A87DEE" w14:textId="53B97AC3" w:rsidR="00264F70" w:rsidRPr="00264F70" w:rsidDel="006611E1" w:rsidRDefault="00264F70" w:rsidP="00264F70">
            <w:pPr>
              <w:spacing w:after="0" w:line="240" w:lineRule="auto"/>
              <w:jc w:val="center"/>
              <w:cnfStyle w:val="100000000000" w:firstRow="1" w:lastRow="0" w:firstColumn="0" w:lastColumn="0" w:oddVBand="0" w:evenVBand="0" w:oddHBand="0" w:evenHBand="0" w:firstRowFirstColumn="0" w:firstRowLastColumn="0" w:lastRowFirstColumn="0" w:lastRowLastColumn="0"/>
              <w:rPr>
                <w:del w:id="2019" w:author="tao huang" w:date="2017-12-29T16:10:00Z"/>
                <w:rFonts w:eastAsia="Times New Roman" w:cs="Times New Roman"/>
                <w:b w:val="0"/>
                <w:color w:val="000000"/>
                <w:sz w:val="22"/>
              </w:rPr>
            </w:pPr>
            <w:del w:id="2020" w:author="tao huang" w:date="2017-12-29T16:10:00Z">
              <w:r w:rsidRPr="00264F70" w:rsidDel="006611E1">
                <w:rPr>
                  <w:rFonts w:eastAsia="Times New Roman" w:cs="Times New Roman"/>
                  <w:b w:val="0"/>
                  <w:color w:val="000000"/>
                  <w:sz w:val="22"/>
                </w:rPr>
                <w:delText>ADL-intra</w:delText>
              </w:r>
            </w:del>
          </w:p>
        </w:tc>
        <w:tc>
          <w:tcPr>
            <w:tcW w:w="1296" w:type="dxa"/>
            <w:shd w:val="clear" w:color="auto" w:fill="auto"/>
            <w:noWrap/>
            <w:hideMark/>
          </w:tcPr>
          <w:p w14:paraId="0EF3FDF0" w14:textId="0DA775B1" w:rsidR="00264F70" w:rsidRPr="00264F70" w:rsidDel="006611E1" w:rsidRDefault="00264F70" w:rsidP="00264F70">
            <w:pPr>
              <w:spacing w:after="0" w:line="240" w:lineRule="auto"/>
              <w:jc w:val="center"/>
              <w:cnfStyle w:val="100000000000" w:firstRow="1" w:lastRow="0" w:firstColumn="0" w:lastColumn="0" w:oddVBand="0" w:evenVBand="0" w:oddHBand="0" w:evenHBand="0" w:firstRowFirstColumn="0" w:firstRowLastColumn="0" w:lastRowFirstColumn="0" w:lastRowLastColumn="0"/>
              <w:rPr>
                <w:del w:id="2021" w:author="tao huang" w:date="2017-12-29T16:10:00Z"/>
                <w:rFonts w:eastAsia="Times New Roman" w:cs="Times New Roman"/>
                <w:b w:val="0"/>
                <w:color w:val="000000"/>
                <w:sz w:val="22"/>
              </w:rPr>
            </w:pPr>
            <w:del w:id="2022" w:author="tao huang" w:date="2017-12-29T16:10:00Z">
              <w:r w:rsidRPr="00264F70" w:rsidDel="006611E1">
                <w:rPr>
                  <w:rFonts w:eastAsia="Times New Roman" w:cs="Times New Roman"/>
                  <w:b w:val="0"/>
                  <w:color w:val="000000"/>
                  <w:sz w:val="22"/>
                </w:rPr>
                <w:delText>ADL-intra-EWC</w:delText>
              </w:r>
            </w:del>
          </w:p>
        </w:tc>
        <w:tc>
          <w:tcPr>
            <w:tcW w:w="960" w:type="dxa"/>
            <w:shd w:val="clear" w:color="auto" w:fill="auto"/>
            <w:noWrap/>
            <w:hideMark/>
          </w:tcPr>
          <w:p w14:paraId="416197EF" w14:textId="6C5ABB86" w:rsidR="00264F70" w:rsidRPr="00264F70" w:rsidDel="006611E1" w:rsidRDefault="00264F70" w:rsidP="00264F70">
            <w:pPr>
              <w:spacing w:after="0" w:line="240" w:lineRule="auto"/>
              <w:jc w:val="center"/>
              <w:cnfStyle w:val="100000000000" w:firstRow="1" w:lastRow="0" w:firstColumn="0" w:lastColumn="0" w:oddVBand="0" w:evenVBand="0" w:oddHBand="0" w:evenHBand="0" w:firstRowFirstColumn="0" w:firstRowLastColumn="0" w:lastRowFirstColumn="0" w:lastRowLastColumn="0"/>
              <w:rPr>
                <w:del w:id="2023" w:author="tao huang" w:date="2017-12-29T16:10:00Z"/>
                <w:rFonts w:eastAsia="Times New Roman" w:cs="Times New Roman"/>
                <w:b w:val="0"/>
                <w:color w:val="000000"/>
                <w:sz w:val="22"/>
              </w:rPr>
            </w:pPr>
            <w:del w:id="2024" w:author="tao huang" w:date="2017-12-29T16:10:00Z">
              <w:r w:rsidRPr="00264F70" w:rsidDel="006611E1">
                <w:rPr>
                  <w:rFonts w:eastAsia="Times New Roman" w:cs="Times New Roman"/>
                  <w:b w:val="0"/>
                  <w:color w:val="000000"/>
                  <w:sz w:val="22"/>
                </w:rPr>
                <w:delText>ADL-intra-IC</w:delText>
              </w:r>
            </w:del>
          </w:p>
        </w:tc>
        <w:tc>
          <w:tcPr>
            <w:tcW w:w="2252" w:type="dxa"/>
            <w:shd w:val="clear" w:color="auto" w:fill="auto"/>
            <w:noWrap/>
            <w:hideMark/>
          </w:tcPr>
          <w:p w14:paraId="580E8B0F" w14:textId="6FD8F4AB" w:rsidR="00264F70" w:rsidRPr="00264F70" w:rsidDel="006611E1" w:rsidRDefault="00264F70" w:rsidP="00264F70">
            <w:pPr>
              <w:spacing w:after="0" w:line="240" w:lineRule="auto"/>
              <w:cnfStyle w:val="100000000000" w:firstRow="1" w:lastRow="0" w:firstColumn="0" w:lastColumn="0" w:oddVBand="0" w:evenVBand="0" w:oddHBand="0" w:evenHBand="0" w:firstRowFirstColumn="0" w:firstRowLastColumn="0" w:lastRowFirstColumn="0" w:lastRowLastColumn="0"/>
              <w:rPr>
                <w:del w:id="2025" w:author="tao huang" w:date="2017-12-29T16:10:00Z"/>
                <w:rFonts w:eastAsia="Times New Roman" w:cs="Times New Roman"/>
                <w:b w:val="0"/>
                <w:color w:val="000000"/>
                <w:sz w:val="22"/>
              </w:rPr>
            </w:pPr>
            <w:del w:id="2026" w:author="tao huang" w:date="2017-12-29T16:10:00Z">
              <w:r w:rsidRPr="00264F70" w:rsidDel="006611E1">
                <w:rPr>
                  <w:rFonts w:eastAsia="Times New Roman" w:cs="Times New Roman"/>
                  <w:b w:val="0"/>
                  <w:color w:val="000000"/>
                  <w:sz w:val="22"/>
                </w:rPr>
                <w:delText>Categories</w:delText>
              </w:r>
            </w:del>
          </w:p>
        </w:tc>
        <w:tc>
          <w:tcPr>
            <w:tcW w:w="960" w:type="dxa"/>
            <w:shd w:val="clear" w:color="auto" w:fill="auto"/>
            <w:noWrap/>
            <w:hideMark/>
          </w:tcPr>
          <w:p w14:paraId="40F9931E" w14:textId="712F4106" w:rsidR="00264F70" w:rsidRPr="00264F70" w:rsidDel="006611E1" w:rsidRDefault="00264F70" w:rsidP="00264F70">
            <w:pPr>
              <w:spacing w:after="0" w:line="240" w:lineRule="auto"/>
              <w:jc w:val="center"/>
              <w:cnfStyle w:val="100000000000" w:firstRow="1" w:lastRow="0" w:firstColumn="0" w:lastColumn="0" w:oddVBand="0" w:evenVBand="0" w:oddHBand="0" w:evenHBand="0" w:firstRowFirstColumn="0" w:firstRowLastColumn="0" w:lastRowFirstColumn="0" w:lastRowLastColumn="0"/>
              <w:rPr>
                <w:del w:id="2027" w:author="tao huang" w:date="2017-12-29T16:10:00Z"/>
                <w:rFonts w:eastAsia="Times New Roman" w:cs="Times New Roman"/>
                <w:b w:val="0"/>
                <w:color w:val="000000"/>
                <w:sz w:val="22"/>
              </w:rPr>
            </w:pPr>
            <w:del w:id="2028" w:author="tao huang" w:date="2017-12-29T16:10:00Z">
              <w:r w:rsidRPr="00264F70" w:rsidDel="006611E1">
                <w:rPr>
                  <w:rFonts w:eastAsia="Times New Roman" w:cs="Times New Roman"/>
                  <w:b w:val="0"/>
                  <w:color w:val="000000"/>
                  <w:sz w:val="22"/>
                </w:rPr>
                <w:delText>ADL-intra</w:delText>
              </w:r>
            </w:del>
          </w:p>
        </w:tc>
        <w:tc>
          <w:tcPr>
            <w:tcW w:w="1215" w:type="dxa"/>
            <w:shd w:val="clear" w:color="auto" w:fill="auto"/>
            <w:noWrap/>
            <w:hideMark/>
          </w:tcPr>
          <w:p w14:paraId="418DC97A" w14:textId="3CDE7B97" w:rsidR="00264F70" w:rsidRPr="00264F70" w:rsidDel="006611E1" w:rsidRDefault="00264F70" w:rsidP="00264F70">
            <w:pPr>
              <w:spacing w:after="0" w:line="240" w:lineRule="auto"/>
              <w:jc w:val="center"/>
              <w:cnfStyle w:val="100000000000" w:firstRow="1" w:lastRow="0" w:firstColumn="0" w:lastColumn="0" w:oddVBand="0" w:evenVBand="0" w:oddHBand="0" w:evenHBand="0" w:firstRowFirstColumn="0" w:firstRowLastColumn="0" w:lastRowFirstColumn="0" w:lastRowLastColumn="0"/>
              <w:rPr>
                <w:del w:id="2029" w:author="tao huang" w:date="2017-12-29T16:10:00Z"/>
                <w:rFonts w:eastAsia="Times New Roman" w:cs="Times New Roman"/>
                <w:b w:val="0"/>
                <w:color w:val="000000"/>
                <w:sz w:val="22"/>
              </w:rPr>
            </w:pPr>
            <w:del w:id="2030" w:author="tao huang" w:date="2017-12-29T16:10:00Z">
              <w:r w:rsidRPr="00264F70" w:rsidDel="006611E1">
                <w:rPr>
                  <w:rFonts w:eastAsia="Times New Roman" w:cs="Times New Roman"/>
                  <w:b w:val="0"/>
                  <w:color w:val="000000"/>
                  <w:sz w:val="22"/>
                </w:rPr>
                <w:delText>ADL-intra-EWC</w:delText>
              </w:r>
            </w:del>
          </w:p>
        </w:tc>
        <w:tc>
          <w:tcPr>
            <w:tcW w:w="960" w:type="dxa"/>
            <w:shd w:val="clear" w:color="auto" w:fill="auto"/>
            <w:noWrap/>
            <w:hideMark/>
          </w:tcPr>
          <w:p w14:paraId="77773684" w14:textId="3E3825CC" w:rsidR="00264F70" w:rsidRPr="00264F70" w:rsidDel="006611E1" w:rsidRDefault="00264F70" w:rsidP="00264F70">
            <w:pPr>
              <w:spacing w:after="0" w:line="240" w:lineRule="auto"/>
              <w:jc w:val="center"/>
              <w:cnfStyle w:val="100000000000" w:firstRow="1" w:lastRow="0" w:firstColumn="0" w:lastColumn="0" w:oddVBand="0" w:evenVBand="0" w:oddHBand="0" w:evenHBand="0" w:firstRowFirstColumn="0" w:firstRowLastColumn="0" w:lastRowFirstColumn="0" w:lastRowLastColumn="0"/>
              <w:rPr>
                <w:del w:id="2031" w:author="tao huang" w:date="2017-12-29T16:10:00Z"/>
                <w:rFonts w:eastAsia="Times New Roman" w:cs="Times New Roman"/>
                <w:b w:val="0"/>
                <w:color w:val="000000"/>
                <w:sz w:val="22"/>
              </w:rPr>
            </w:pPr>
            <w:del w:id="2032" w:author="tao huang" w:date="2017-12-29T16:10:00Z">
              <w:r w:rsidRPr="00264F70" w:rsidDel="006611E1">
                <w:rPr>
                  <w:rFonts w:eastAsia="Times New Roman" w:cs="Times New Roman"/>
                  <w:b w:val="0"/>
                  <w:color w:val="000000"/>
                  <w:sz w:val="22"/>
                </w:rPr>
                <w:delText>ADL-intra-IC</w:delText>
              </w:r>
            </w:del>
          </w:p>
        </w:tc>
      </w:tr>
      <w:tr w:rsidR="00264F70" w:rsidRPr="00264F70" w:rsidDel="006611E1" w14:paraId="7BF74238" w14:textId="76536EA3" w:rsidTr="00264F70">
        <w:trPr>
          <w:cnfStyle w:val="000000100000" w:firstRow="0" w:lastRow="0" w:firstColumn="0" w:lastColumn="0" w:oddVBand="0" w:evenVBand="0" w:oddHBand="1" w:evenHBand="0" w:firstRowFirstColumn="0" w:firstRowLastColumn="0" w:lastRowFirstColumn="0" w:lastRowLastColumn="0"/>
          <w:trHeight w:val="20"/>
          <w:jc w:val="center"/>
          <w:del w:id="2033"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6D455CB9" w14:textId="56363151" w:rsidR="00264F70" w:rsidRPr="00264F70" w:rsidDel="006611E1" w:rsidRDefault="00264F70" w:rsidP="00264F70">
            <w:pPr>
              <w:spacing w:after="0" w:line="240" w:lineRule="auto"/>
              <w:rPr>
                <w:del w:id="2034" w:author="tao huang" w:date="2017-12-29T16:10:00Z"/>
                <w:rFonts w:eastAsia="Times New Roman" w:cs="Times New Roman"/>
                <w:b w:val="0"/>
                <w:color w:val="000000"/>
                <w:sz w:val="22"/>
              </w:rPr>
            </w:pPr>
            <w:del w:id="2035" w:author="tao huang" w:date="2017-12-29T16:10:00Z">
              <w:r w:rsidRPr="00264F70" w:rsidDel="006611E1">
                <w:rPr>
                  <w:rFonts w:eastAsia="Times New Roman" w:cs="Times New Roman"/>
                  <w:b w:val="0"/>
                  <w:color w:val="000000"/>
                  <w:sz w:val="22"/>
                </w:rPr>
                <w:delText>Beer</w:delText>
              </w:r>
            </w:del>
          </w:p>
        </w:tc>
        <w:tc>
          <w:tcPr>
            <w:tcW w:w="960" w:type="dxa"/>
            <w:shd w:val="clear" w:color="auto" w:fill="auto"/>
            <w:noWrap/>
            <w:hideMark/>
          </w:tcPr>
          <w:p w14:paraId="190320D7" w14:textId="780ED188"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36" w:author="tao huang" w:date="2017-12-29T16:10:00Z"/>
                <w:rFonts w:eastAsia="Times New Roman" w:cs="Times New Roman"/>
                <w:color w:val="000000"/>
                <w:sz w:val="22"/>
              </w:rPr>
            </w:pPr>
            <w:del w:id="2037" w:author="tao huang" w:date="2017-12-29T16:10:00Z">
              <w:r w:rsidRPr="00264F70" w:rsidDel="006611E1">
                <w:rPr>
                  <w:rFonts w:eastAsia="Times New Roman" w:cs="Times New Roman"/>
                  <w:color w:val="000000"/>
                  <w:sz w:val="22"/>
                </w:rPr>
                <w:delText>0.729</w:delText>
              </w:r>
            </w:del>
          </w:p>
        </w:tc>
        <w:tc>
          <w:tcPr>
            <w:tcW w:w="1296" w:type="dxa"/>
            <w:shd w:val="clear" w:color="auto" w:fill="auto"/>
            <w:noWrap/>
            <w:hideMark/>
          </w:tcPr>
          <w:p w14:paraId="280FA6DB" w14:textId="6B8937D4"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38" w:author="tao huang" w:date="2017-12-29T16:10:00Z"/>
                <w:rFonts w:eastAsia="Times New Roman" w:cs="Times New Roman"/>
                <w:color w:val="000000"/>
                <w:sz w:val="22"/>
              </w:rPr>
            </w:pPr>
            <w:del w:id="2039" w:author="tao huang" w:date="2017-12-29T16:10:00Z">
              <w:r w:rsidRPr="00264F70" w:rsidDel="006611E1">
                <w:rPr>
                  <w:rFonts w:eastAsia="Times New Roman" w:cs="Times New Roman"/>
                  <w:color w:val="000000"/>
                  <w:sz w:val="22"/>
                </w:rPr>
                <w:delText>0.728</w:delText>
              </w:r>
            </w:del>
          </w:p>
        </w:tc>
        <w:tc>
          <w:tcPr>
            <w:tcW w:w="960" w:type="dxa"/>
            <w:shd w:val="clear" w:color="auto" w:fill="auto"/>
            <w:noWrap/>
            <w:hideMark/>
          </w:tcPr>
          <w:p w14:paraId="7B80F5B9" w14:textId="0A2FAFBD"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40" w:author="tao huang" w:date="2017-12-29T16:10:00Z"/>
                <w:rFonts w:eastAsia="Times New Roman" w:cs="Times New Roman"/>
                <w:color w:val="000000"/>
                <w:sz w:val="22"/>
              </w:rPr>
            </w:pPr>
            <w:del w:id="2041" w:author="tao huang" w:date="2017-12-29T16:10:00Z">
              <w:r w:rsidRPr="00264F70" w:rsidDel="006611E1">
                <w:rPr>
                  <w:rFonts w:eastAsia="Times New Roman" w:cs="Times New Roman"/>
                  <w:color w:val="000000"/>
                  <w:sz w:val="22"/>
                </w:rPr>
                <w:delText>0.731</w:delText>
              </w:r>
            </w:del>
          </w:p>
        </w:tc>
        <w:tc>
          <w:tcPr>
            <w:tcW w:w="2252" w:type="dxa"/>
            <w:shd w:val="clear" w:color="auto" w:fill="auto"/>
            <w:noWrap/>
            <w:hideMark/>
          </w:tcPr>
          <w:p w14:paraId="1D5FB611" w14:textId="6275928A" w:rsidR="00264F70" w:rsidRPr="00264F70" w:rsidDel="006611E1" w:rsidRDefault="00264F70" w:rsidP="00264F70">
            <w:pPr>
              <w:spacing w:after="0" w:line="240" w:lineRule="auto"/>
              <w:cnfStyle w:val="000000100000" w:firstRow="0" w:lastRow="0" w:firstColumn="0" w:lastColumn="0" w:oddVBand="0" w:evenVBand="0" w:oddHBand="1" w:evenHBand="0" w:firstRowFirstColumn="0" w:firstRowLastColumn="0" w:lastRowFirstColumn="0" w:lastRowLastColumn="0"/>
              <w:rPr>
                <w:del w:id="2042" w:author="tao huang" w:date="2017-12-29T16:10:00Z"/>
                <w:rFonts w:eastAsia="Times New Roman" w:cs="Times New Roman"/>
                <w:color w:val="000000"/>
                <w:sz w:val="22"/>
              </w:rPr>
            </w:pPr>
            <w:del w:id="2043" w:author="tao huang" w:date="2017-12-29T16:10:00Z">
              <w:r w:rsidRPr="00264F70" w:rsidDel="006611E1">
                <w:rPr>
                  <w:rFonts w:eastAsia="Times New Roman" w:cs="Times New Roman"/>
                  <w:color w:val="000000"/>
                  <w:sz w:val="22"/>
                </w:rPr>
                <w:delText>Mayonnaise</w:delText>
              </w:r>
            </w:del>
          </w:p>
        </w:tc>
        <w:tc>
          <w:tcPr>
            <w:tcW w:w="960" w:type="dxa"/>
            <w:shd w:val="clear" w:color="auto" w:fill="auto"/>
            <w:noWrap/>
            <w:hideMark/>
          </w:tcPr>
          <w:p w14:paraId="7BD86764" w14:textId="5383B0C4"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44" w:author="tao huang" w:date="2017-12-29T16:10:00Z"/>
                <w:rFonts w:eastAsia="Times New Roman" w:cs="Times New Roman"/>
                <w:color w:val="000000"/>
                <w:sz w:val="22"/>
              </w:rPr>
            </w:pPr>
            <w:del w:id="2045" w:author="tao huang" w:date="2017-12-29T16:10:00Z">
              <w:r w:rsidRPr="00264F70" w:rsidDel="006611E1">
                <w:rPr>
                  <w:rFonts w:eastAsia="Times New Roman" w:cs="Times New Roman"/>
                  <w:color w:val="000000"/>
                  <w:sz w:val="22"/>
                </w:rPr>
                <w:delText>0.896</w:delText>
              </w:r>
            </w:del>
          </w:p>
        </w:tc>
        <w:tc>
          <w:tcPr>
            <w:tcW w:w="1215" w:type="dxa"/>
            <w:shd w:val="clear" w:color="auto" w:fill="auto"/>
            <w:noWrap/>
            <w:hideMark/>
          </w:tcPr>
          <w:p w14:paraId="38035087" w14:textId="5BB9FF70"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46" w:author="tao huang" w:date="2017-12-29T16:10:00Z"/>
                <w:rFonts w:eastAsia="Times New Roman" w:cs="Times New Roman"/>
                <w:color w:val="000000"/>
                <w:sz w:val="22"/>
              </w:rPr>
            </w:pPr>
            <w:del w:id="2047" w:author="tao huang" w:date="2017-12-29T16:10:00Z">
              <w:r w:rsidRPr="00264F70" w:rsidDel="006611E1">
                <w:rPr>
                  <w:rFonts w:eastAsia="Times New Roman" w:cs="Times New Roman"/>
                  <w:color w:val="000000"/>
                  <w:sz w:val="22"/>
                </w:rPr>
                <w:delText>0.896</w:delText>
              </w:r>
            </w:del>
          </w:p>
        </w:tc>
        <w:tc>
          <w:tcPr>
            <w:tcW w:w="960" w:type="dxa"/>
            <w:shd w:val="clear" w:color="auto" w:fill="auto"/>
            <w:noWrap/>
            <w:hideMark/>
          </w:tcPr>
          <w:p w14:paraId="723525C7" w14:textId="098960CE"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48" w:author="tao huang" w:date="2017-12-29T16:10:00Z"/>
                <w:rFonts w:eastAsia="Times New Roman" w:cs="Times New Roman"/>
                <w:color w:val="000000"/>
                <w:sz w:val="22"/>
              </w:rPr>
            </w:pPr>
            <w:del w:id="2049" w:author="tao huang" w:date="2017-12-29T16:10:00Z">
              <w:r w:rsidRPr="00264F70" w:rsidDel="006611E1">
                <w:rPr>
                  <w:rFonts w:eastAsia="Times New Roman" w:cs="Times New Roman"/>
                  <w:color w:val="000000"/>
                  <w:sz w:val="22"/>
                </w:rPr>
                <w:delText>0.893</w:delText>
              </w:r>
            </w:del>
          </w:p>
        </w:tc>
      </w:tr>
      <w:tr w:rsidR="00264F70" w:rsidRPr="00264F70" w:rsidDel="006611E1" w14:paraId="6CD3961F" w14:textId="5F3EEF85" w:rsidTr="00264F70">
        <w:trPr>
          <w:trHeight w:val="20"/>
          <w:jc w:val="center"/>
          <w:del w:id="2050"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57B45328" w14:textId="79C85F11" w:rsidR="00264F70" w:rsidRPr="00264F70" w:rsidDel="006611E1" w:rsidRDefault="00264F70" w:rsidP="00264F70">
            <w:pPr>
              <w:spacing w:after="0" w:line="240" w:lineRule="auto"/>
              <w:rPr>
                <w:del w:id="2051" w:author="tao huang" w:date="2017-12-29T16:10:00Z"/>
                <w:rFonts w:eastAsia="Times New Roman" w:cs="Times New Roman"/>
                <w:b w:val="0"/>
                <w:color w:val="000000"/>
                <w:sz w:val="22"/>
              </w:rPr>
            </w:pPr>
            <w:del w:id="2052" w:author="tao huang" w:date="2017-12-29T16:10:00Z">
              <w:r w:rsidRPr="00264F70" w:rsidDel="006611E1">
                <w:rPr>
                  <w:rFonts w:eastAsia="Times New Roman" w:cs="Times New Roman"/>
                  <w:b w:val="0"/>
                  <w:color w:val="000000"/>
                  <w:sz w:val="22"/>
                </w:rPr>
                <w:delText>Blades</w:delText>
              </w:r>
            </w:del>
          </w:p>
        </w:tc>
        <w:tc>
          <w:tcPr>
            <w:tcW w:w="960" w:type="dxa"/>
            <w:shd w:val="clear" w:color="auto" w:fill="auto"/>
            <w:noWrap/>
            <w:hideMark/>
          </w:tcPr>
          <w:p w14:paraId="3BE70644" w14:textId="16F4191F"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53" w:author="tao huang" w:date="2017-12-29T16:10:00Z"/>
                <w:rFonts w:eastAsia="Times New Roman" w:cs="Times New Roman"/>
                <w:color w:val="000000"/>
                <w:sz w:val="22"/>
              </w:rPr>
            </w:pPr>
            <w:del w:id="2054" w:author="tao huang" w:date="2017-12-29T16:10:00Z">
              <w:r w:rsidRPr="00264F70" w:rsidDel="006611E1">
                <w:rPr>
                  <w:rFonts w:eastAsia="Times New Roman" w:cs="Times New Roman"/>
                  <w:color w:val="000000"/>
                  <w:sz w:val="22"/>
                </w:rPr>
                <w:delText>0.822</w:delText>
              </w:r>
            </w:del>
          </w:p>
        </w:tc>
        <w:tc>
          <w:tcPr>
            <w:tcW w:w="1296" w:type="dxa"/>
            <w:shd w:val="clear" w:color="auto" w:fill="auto"/>
            <w:noWrap/>
            <w:hideMark/>
          </w:tcPr>
          <w:p w14:paraId="28E8254A" w14:textId="2D747D2D"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55" w:author="tao huang" w:date="2017-12-29T16:10:00Z"/>
                <w:rFonts w:eastAsia="Times New Roman" w:cs="Times New Roman"/>
                <w:color w:val="000000"/>
                <w:sz w:val="22"/>
              </w:rPr>
            </w:pPr>
            <w:del w:id="2056" w:author="tao huang" w:date="2017-12-29T16:10:00Z">
              <w:r w:rsidRPr="00264F70" w:rsidDel="006611E1">
                <w:rPr>
                  <w:rFonts w:eastAsia="Times New Roman" w:cs="Times New Roman"/>
                  <w:color w:val="000000"/>
                  <w:sz w:val="22"/>
                </w:rPr>
                <w:delText>0.820</w:delText>
              </w:r>
            </w:del>
          </w:p>
        </w:tc>
        <w:tc>
          <w:tcPr>
            <w:tcW w:w="960" w:type="dxa"/>
            <w:shd w:val="clear" w:color="auto" w:fill="auto"/>
            <w:noWrap/>
            <w:hideMark/>
          </w:tcPr>
          <w:p w14:paraId="6CEB3F67" w14:textId="68F2E2B0"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57" w:author="tao huang" w:date="2017-12-29T16:10:00Z"/>
                <w:rFonts w:eastAsia="Times New Roman" w:cs="Times New Roman"/>
                <w:color w:val="000000"/>
                <w:sz w:val="22"/>
              </w:rPr>
            </w:pPr>
            <w:del w:id="2058" w:author="tao huang" w:date="2017-12-29T16:10:00Z">
              <w:r w:rsidRPr="00264F70" w:rsidDel="006611E1">
                <w:rPr>
                  <w:rFonts w:eastAsia="Times New Roman" w:cs="Times New Roman"/>
                  <w:color w:val="000000"/>
                  <w:sz w:val="22"/>
                </w:rPr>
                <w:delText>0.801</w:delText>
              </w:r>
            </w:del>
          </w:p>
        </w:tc>
        <w:tc>
          <w:tcPr>
            <w:tcW w:w="2252" w:type="dxa"/>
            <w:shd w:val="clear" w:color="auto" w:fill="auto"/>
            <w:noWrap/>
            <w:hideMark/>
          </w:tcPr>
          <w:p w14:paraId="17EC431D" w14:textId="48EF74BF" w:rsidR="00264F70" w:rsidRPr="00264F70" w:rsidDel="006611E1" w:rsidRDefault="00264F70" w:rsidP="00264F70">
            <w:pPr>
              <w:spacing w:after="0" w:line="240" w:lineRule="auto"/>
              <w:cnfStyle w:val="000000000000" w:firstRow="0" w:lastRow="0" w:firstColumn="0" w:lastColumn="0" w:oddVBand="0" w:evenVBand="0" w:oddHBand="0" w:evenHBand="0" w:firstRowFirstColumn="0" w:firstRowLastColumn="0" w:lastRowFirstColumn="0" w:lastRowLastColumn="0"/>
              <w:rPr>
                <w:del w:id="2059" w:author="tao huang" w:date="2017-12-29T16:10:00Z"/>
                <w:rFonts w:eastAsia="Times New Roman" w:cs="Times New Roman"/>
                <w:color w:val="000000"/>
                <w:sz w:val="22"/>
              </w:rPr>
            </w:pPr>
            <w:del w:id="2060" w:author="tao huang" w:date="2017-12-29T16:10:00Z">
              <w:r w:rsidRPr="00264F70" w:rsidDel="006611E1">
                <w:rPr>
                  <w:rFonts w:eastAsia="Times New Roman" w:cs="Times New Roman"/>
                  <w:color w:val="000000"/>
                  <w:sz w:val="22"/>
                </w:rPr>
                <w:delText>Milk</w:delText>
              </w:r>
            </w:del>
          </w:p>
        </w:tc>
        <w:tc>
          <w:tcPr>
            <w:tcW w:w="960" w:type="dxa"/>
            <w:shd w:val="clear" w:color="auto" w:fill="auto"/>
            <w:noWrap/>
            <w:hideMark/>
          </w:tcPr>
          <w:p w14:paraId="5DD76A34" w14:textId="255E9210"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61" w:author="tao huang" w:date="2017-12-29T16:10:00Z"/>
                <w:rFonts w:eastAsia="Times New Roman" w:cs="Times New Roman"/>
                <w:color w:val="000000"/>
                <w:sz w:val="22"/>
              </w:rPr>
            </w:pPr>
            <w:del w:id="2062" w:author="tao huang" w:date="2017-12-29T16:10:00Z">
              <w:r w:rsidRPr="00264F70" w:rsidDel="006611E1">
                <w:rPr>
                  <w:rFonts w:eastAsia="Times New Roman" w:cs="Times New Roman"/>
                  <w:color w:val="000000"/>
                  <w:sz w:val="22"/>
                </w:rPr>
                <w:delText>0.941</w:delText>
              </w:r>
            </w:del>
          </w:p>
        </w:tc>
        <w:tc>
          <w:tcPr>
            <w:tcW w:w="1215" w:type="dxa"/>
            <w:shd w:val="clear" w:color="auto" w:fill="auto"/>
            <w:noWrap/>
            <w:hideMark/>
          </w:tcPr>
          <w:p w14:paraId="2C122F59" w14:textId="38163F03"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63" w:author="tao huang" w:date="2017-12-29T16:10:00Z"/>
                <w:rFonts w:eastAsia="Times New Roman" w:cs="Times New Roman"/>
                <w:color w:val="000000"/>
                <w:sz w:val="22"/>
              </w:rPr>
            </w:pPr>
            <w:del w:id="2064" w:author="tao huang" w:date="2017-12-29T16:10:00Z">
              <w:r w:rsidRPr="00264F70" w:rsidDel="006611E1">
                <w:rPr>
                  <w:rFonts w:eastAsia="Times New Roman" w:cs="Times New Roman"/>
                  <w:color w:val="000000"/>
                  <w:sz w:val="22"/>
                </w:rPr>
                <w:delText>0.933</w:delText>
              </w:r>
            </w:del>
          </w:p>
        </w:tc>
        <w:tc>
          <w:tcPr>
            <w:tcW w:w="960" w:type="dxa"/>
            <w:shd w:val="clear" w:color="auto" w:fill="auto"/>
            <w:noWrap/>
            <w:hideMark/>
          </w:tcPr>
          <w:p w14:paraId="50AF36BB" w14:textId="487C2FB4"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65" w:author="tao huang" w:date="2017-12-29T16:10:00Z"/>
                <w:rFonts w:eastAsia="Times New Roman" w:cs="Times New Roman"/>
                <w:color w:val="000000"/>
                <w:sz w:val="22"/>
              </w:rPr>
            </w:pPr>
            <w:del w:id="2066" w:author="tao huang" w:date="2017-12-29T16:10:00Z">
              <w:r w:rsidRPr="00264F70" w:rsidDel="006611E1">
                <w:rPr>
                  <w:rFonts w:eastAsia="Times New Roman" w:cs="Times New Roman"/>
                  <w:color w:val="000000"/>
                  <w:sz w:val="22"/>
                </w:rPr>
                <w:delText>0.886</w:delText>
              </w:r>
            </w:del>
          </w:p>
        </w:tc>
      </w:tr>
      <w:tr w:rsidR="00264F70" w:rsidRPr="00264F70" w:rsidDel="006611E1" w14:paraId="072C91CA" w14:textId="2168A9CE" w:rsidTr="00264F70">
        <w:trPr>
          <w:cnfStyle w:val="000000100000" w:firstRow="0" w:lastRow="0" w:firstColumn="0" w:lastColumn="0" w:oddVBand="0" w:evenVBand="0" w:oddHBand="1" w:evenHBand="0" w:firstRowFirstColumn="0" w:firstRowLastColumn="0" w:lastRowFirstColumn="0" w:lastRowLastColumn="0"/>
          <w:trHeight w:val="20"/>
          <w:jc w:val="center"/>
          <w:del w:id="2067"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0C331C93" w14:textId="0C77A713" w:rsidR="00264F70" w:rsidRPr="00264F70" w:rsidDel="006611E1" w:rsidRDefault="00264F70" w:rsidP="00264F70">
            <w:pPr>
              <w:spacing w:after="0" w:line="240" w:lineRule="auto"/>
              <w:rPr>
                <w:del w:id="2068" w:author="tao huang" w:date="2017-12-29T16:10:00Z"/>
                <w:rFonts w:eastAsia="Times New Roman" w:cs="Times New Roman"/>
                <w:b w:val="0"/>
                <w:color w:val="000000"/>
                <w:sz w:val="22"/>
              </w:rPr>
            </w:pPr>
            <w:del w:id="2069" w:author="tao huang" w:date="2017-12-29T16:10:00Z">
              <w:r w:rsidRPr="00264F70" w:rsidDel="006611E1">
                <w:rPr>
                  <w:rFonts w:eastAsia="Times New Roman" w:cs="Times New Roman"/>
                  <w:b w:val="0"/>
                  <w:color w:val="000000"/>
                  <w:sz w:val="22"/>
                </w:rPr>
                <w:delText>Carbonated Beverages</w:delText>
              </w:r>
            </w:del>
          </w:p>
        </w:tc>
        <w:tc>
          <w:tcPr>
            <w:tcW w:w="960" w:type="dxa"/>
            <w:shd w:val="clear" w:color="auto" w:fill="auto"/>
            <w:noWrap/>
            <w:hideMark/>
          </w:tcPr>
          <w:p w14:paraId="1FDBE9E1" w14:textId="65512AA3"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70" w:author="tao huang" w:date="2017-12-29T16:10:00Z"/>
                <w:rFonts w:eastAsia="Times New Roman" w:cs="Times New Roman"/>
                <w:color w:val="000000"/>
                <w:sz w:val="22"/>
              </w:rPr>
            </w:pPr>
            <w:del w:id="2071" w:author="tao huang" w:date="2017-12-29T16:10:00Z">
              <w:r w:rsidRPr="00264F70" w:rsidDel="006611E1">
                <w:rPr>
                  <w:rFonts w:eastAsia="Times New Roman" w:cs="Times New Roman"/>
                  <w:color w:val="000000"/>
                  <w:sz w:val="22"/>
                </w:rPr>
                <w:delText>0.501</w:delText>
              </w:r>
            </w:del>
          </w:p>
        </w:tc>
        <w:tc>
          <w:tcPr>
            <w:tcW w:w="1296" w:type="dxa"/>
            <w:shd w:val="clear" w:color="auto" w:fill="auto"/>
            <w:noWrap/>
            <w:hideMark/>
          </w:tcPr>
          <w:p w14:paraId="52A8123C" w14:textId="75DDABE4"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72" w:author="tao huang" w:date="2017-12-29T16:10:00Z"/>
                <w:rFonts w:eastAsia="Times New Roman" w:cs="Times New Roman"/>
                <w:color w:val="000000"/>
                <w:sz w:val="22"/>
              </w:rPr>
            </w:pPr>
            <w:del w:id="2073" w:author="tao huang" w:date="2017-12-29T16:10:00Z">
              <w:r w:rsidRPr="00264F70" w:rsidDel="006611E1">
                <w:rPr>
                  <w:rFonts w:eastAsia="Times New Roman" w:cs="Times New Roman"/>
                  <w:color w:val="000000"/>
                  <w:sz w:val="22"/>
                </w:rPr>
                <w:delText>0.499</w:delText>
              </w:r>
            </w:del>
          </w:p>
        </w:tc>
        <w:tc>
          <w:tcPr>
            <w:tcW w:w="960" w:type="dxa"/>
            <w:shd w:val="clear" w:color="auto" w:fill="auto"/>
            <w:noWrap/>
            <w:hideMark/>
          </w:tcPr>
          <w:p w14:paraId="14D07C2A" w14:textId="5418539F"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74" w:author="tao huang" w:date="2017-12-29T16:10:00Z"/>
                <w:rFonts w:eastAsia="Times New Roman" w:cs="Times New Roman"/>
                <w:color w:val="000000"/>
                <w:sz w:val="22"/>
              </w:rPr>
            </w:pPr>
            <w:del w:id="2075" w:author="tao huang" w:date="2017-12-29T16:10:00Z">
              <w:r w:rsidRPr="00264F70" w:rsidDel="006611E1">
                <w:rPr>
                  <w:rFonts w:eastAsia="Times New Roman" w:cs="Times New Roman"/>
                  <w:color w:val="000000"/>
                  <w:sz w:val="22"/>
                </w:rPr>
                <w:delText>0.500</w:delText>
              </w:r>
            </w:del>
          </w:p>
        </w:tc>
        <w:tc>
          <w:tcPr>
            <w:tcW w:w="2252" w:type="dxa"/>
            <w:shd w:val="clear" w:color="auto" w:fill="auto"/>
            <w:noWrap/>
            <w:hideMark/>
          </w:tcPr>
          <w:p w14:paraId="1D380E1C" w14:textId="444CD619" w:rsidR="00264F70" w:rsidRPr="00264F70" w:rsidDel="006611E1" w:rsidRDefault="00264F70" w:rsidP="00264F70">
            <w:pPr>
              <w:spacing w:after="0" w:line="240" w:lineRule="auto"/>
              <w:cnfStyle w:val="000000100000" w:firstRow="0" w:lastRow="0" w:firstColumn="0" w:lastColumn="0" w:oddVBand="0" w:evenVBand="0" w:oddHBand="1" w:evenHBand="0" w:firstRowFirstColumn="0" w:firstRowLastColumn="0" w:lastRowFirstColumn="0" w:lastRowLastColumn="0"/>
              <w:rPr>
                <w:del w:id="2076" w:author="tao huang" w:date="2017-12-29T16:10:00Z"/>
                <w:rFonts w:eastAsia="Times New Roman" w:cs="Times New Roman"/>
                <w:color w:val="000000"/>
                <w:sz w:val="22"/>
              </w:rPr>
            </w:pPr>
            <w:del w:id="2077" w:author="tao huang" w:date="2017-12-29T16:10:00Z">
              <w:r w:rsidRPr="00264F70" w:rsidDel="006611E1">
                <w:rPr>
                  <w:rFonts w:eastAsia="Times New Roman" w:cs="Times New Roman"/>
                  <w:color w:val="000000"/>
                  <w:sz w:val="22"/>
                </w:rPr>
                <w:delText>Mustard &amp; Ketchup</w:delText>
              </w:r>
            </w:del>
          </w:p>
        </w:tc>
        <w:tc>
          <w:tcPr>
            <w:tcW w:w="960" w:type="dxa"/>
            <w:shd w:val="clear" w:color="auto" w:fill="auto"/>
            <w:noWrap/>
            <w:hideMark/>
          </w:tcPr>
          <w:p w14:paraId="0A81FA27" w14:textId="52BE6708"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78" w:author="tao huang" w:date="2017-12-29T16:10:00Z"/>
                <w:rFonts w:eastAsia="Times New Roman" w:cs="Times New Roman"/>
                <w:color w:val="000000"/>
                <w:sz w:val="22"/>
              </w:rPr>
            </w:pPr>
            <w:del w:id="2079" w:author="tao huang" w:date="2017-12-29T16:10:00Z">
              <w:r w:rsidRPr="00264F70" w:rsidDel="006611E1">
                <w:rPr>
                  <w:rFonts w:eastAsia="Times New Roman" w:cs="Times New Roman"/>
                  <w:color w:val="000000"/>
                  <w:sz w:val="22"/>
                </w:rPr>
                <w:delText>0.748</w:delText>
              </w:r>
            </w:del>
          </w:p>
        </w:tc>
        <w:tc>
          <w:tcPr>
            <w:tcW w:w="1215" w:type="dxa"/>
            <w:shd w:val="clear" w:color="auto" w:fill="auto"/>
            <w:noWrap/>
            <w:hideMark/>
          </w:tcPr>
          <w:p w14:paraId="37666390" w14:textId="6D837199"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80" w:author="tao huang" w:date="2017-12-29T16:10:00Z"/>
                <w:rFonts w:eastAsia="Times New Roman" w:cs="Times New Roman"/>
                <w:color w:val="000000"/>
                <w:sz w:val="22"/>
              </w:rPr>
            </w:pPr>
            <w:del w:id="2081" w:author="tao huang" w:date="2017-12-29T16:10:00Z">
              <w:r w:rsidRPr="00264F70" w:rsidDel="006611E1">
                <w:rPr>
                  <w:rFonts w:eastAsia="Times New Roman" w:cs="Times New Roman"/>
                  <w:color w:val="000000"/>
                  <w:sz w:val="22"/>
                </w:rPr>
                <w:delText>0.743</w:delText>
              </w:r>
            </w:del>
          </w:p>
        </w:tc>
        <w:tc>
          <w:tcPr>
            <w:tcW w:w="960" w:type="dxa"/>
            <w:shd w:val="clear" w:color="auto" w:fill="auto"/>
            <w:noWrap/>
            <w:hideMark/>
          </w:tcPr>
          <w:p w14:paraId="6E066A65" w14:textId="66A9F6A9"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082" w:author="tao huang" w:date="2017-12-29T16:10:00Z"/>
                <w:rFonts w:eastAsia="Times New Roman" w:cs="Times New Roman"/>
                <w:color w:val="000000"/>
                <w:sz w:val="22"/>
              </w:rPr>
            </w:pPr>
            <w:del w:id="2083" w:author="tao huang" w:date="2017-12-29T16:10:00Z">
              <w:r w:rsidRPr="00264F70" w:rsidDel="006611E1">
                <w:rPr>
                  <w:rFonts w:eastAsia="Times New Roman" w:cs="Times New Roman"/>
                  <w:color w:val="000000"/>
                  <w:sz w:val="22"/>
                </w:rPr>
                <w:delText>0.755</w:delText>
              </w:r>
            </w:del>
          </w:p>
        </w:tc>
      </w:tr>
      <w:tr w:rsidR="00264F70" w:rsidRPr="00264F70" w:rsidDel="006611E1" w14:paraId="37792343" w14:textId="0258AA50" w:rsidTr="00264F70">
        <w:trPr>
          <w:trHeight w:val="20"/>
          <w:jc w:val="center"/>
          <w:del w:id="2084"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53E1B7D7" w14:textId="474719B4" w:rsidR="00264F70" w:rsidRPr="00264F70" w:rsidDel="006611E1" w:rsidRDefault="00264F70" w:rsidP="00264F70">
            <w:pPr>
              <w:spacing w:after="0" w:line="240" w:lineRule="auto"/>
              <w:rPr>
                <w:del w:id="2085" w:author="tao huang" w:date="2017-12-29T16:10:00Z"/>
                <w:rFonts w:eastAsia="Times New Roman" w:cs="Times New Roman"/>
                <w:b w:val="0"/>
                <w:color w:val="000000"/>
                <w:sz w:val="22"/>
              </w:rPr>
            </w:pPr>
            <w:del w:id="2086" w:author="tao huang" w:date="2017-12-29T16:10:00Z">
              <w:r w:rsidRPr="00264F70" w:rsidDel="006611E1">
                <w:rPr>
                  <w:rFonts w:eastAsia="Times New Roman" w:cs="Times New Roman"/>
                  <w:b w:val="0"/>
                  <w:color w:val="000000"/>
                  <w:sz w:val="22"/>
                </w:rPr>
                <w:delText>Cigarette</w:delText>
              </w:r>
            </w:del>
          </w:p>
        </w:tc>
        <w:tc>
          <w:tcPr>
            <w:tcW w:w="960" w:type="dxa"/>
            <w:shd w:val="clear" w:color="auto" w:fill="auto"/>
            <w:noWrap/>
            <w:hideMark/>
          </w:tcPr>
          <w:p w14:paraId="15569B8F" w14:textId="0DB1EE61"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87" w:author="tao huang" w:date="2017-12-29T16:10:00Z"/>
                <w:rFonts w:eastAsia="Times New Roman" w:cs="Times New Roman"/>
                <w:color w:val="000000"/>
                <w:sz w:val="22"/>
              </w:rPr>
            </w:pPr>
            <w:del w:id="2088" w:author="tao huang" w:date="2017-12-29T16:10:00Z">
              <w:r w:rsidRPr="00264F70" w:rsidDel="006611E1">
                <w:rPr>
                  <w:rFonts w:eastAsia="Times New Roman" w:cs="Times New Roman"/>
                  <w:color w:val="000000"/>
                  <w:sz w:val="22"/>
                </w:rPr>
                <w:delText>0.890</w:delText>
              </w:r>
            </w:del>
          </w:p>
        </w:tc>
        <w:tc>
          <w:tcPr>
            <w:tcW w:w="1296" w:type="dxa"/>
            <w:shd w:val="clear" w:color="auto" w:fill="auto"/>
            <w:noWrap/>
            <w:hideMark/>
          </w:tcPr>
          <w:p w14:paraId="369A785E" w14:textId="7E12A67F"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89" w:author="tao huang" w:date="2017-12-29T16:10:00Z"/>
                <w:rFonts w:eastAsia="Times New Roman" w:cs="Times New Roman"/>
                <w:color w:val="000000"/>
                <w:sz w:val="22"/>
              </w:rPr>
            </w:pPr>
            <w:del w:id="2090" w:author="tao huang" w:date="2017-12-29T16:10:00Z">
              <w:r w:rsidRPr="00264F70" w:rsidDel="006611E1">
                <w:rPr>
                  <w:rFonts w:eastAsia="Times New Roman" w:cs="Times New Roman"/>
                  <w:color w:val="000000"/>
                  <w:sz w:val="22"/>
                </w:rPr>
                <w:delText>0.889</w:delText>
              </w:r>
            </w:del>
          </w:p>
        </w:tc>
        <w:tc>
          <w:tcPr>
            <w:tcW w:w="960" w:type="dxa"/>
            <w:shd w:val="clear" w:color="auto" w:fill="auto"/>
            <w:noWrap/>
            <w:hideMark/>
          </w:tcPr>
          <w:p w14:paraId="5F08898F" w14:textId="2C8A5D3C"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91" w:author="tao huang" w:date="2017-12-29T16:10:00Z"/>
                <w:rFonts w:eastAsia="Times New Roman" w:cs="Times New Roman"/>
                <w:color w:val="000000"/>
                <w:sz w:val="22"/>
              </w:rPr>
            </w:pPr>
            <w:del w:id="2092" w:author="tao huang" w:date="2017-12-29T16:10:00Z">
              <w:r w:rsidRPr="00264F70" w:rsidDel="006611E1">
                <w:rPr>
                  <w:rFonts w:eastAsia="Times New Roman" w:cs="Times New Roman"/>
                  <w:color w:val="000000"/>
                  <w:sz w:val="22"/>
                </w:rPr>
                <w:delText>0.879</w:delText>
              </w:r>
            </w:del>
          </w:p>
        </w:tc>
        <w:tc>
          <w:tcPr>
            <w:tcW w:w="2252" w:type="dxa"/>
            <w:shd w:val="clear" w:color="auto" w:fill="auto"/>
            <w:noWrap/>
            <w:hideMark/>
          </w:tcPr>
          <w:p w14:paraId="659223DD" w14:textId="53278D74" w:rsidR="00264F70" w:rsidRPr="00264F70" w:rsidDel="006611E1" w:rsidRDefault="00264F70" w:rsidP="00264F70">
            <w:pPr>
              <w:spacing w:after="0" w:line="240" w:lineRule="auto"/>
              <w:cnfStyle w:val="000000000000" w:firstRow="0" w:lastRow="0" w:firstColumn="0" w:lastColumn="0" w:oddVBand="0" w:evenVBand="0" w:oddHBand="0" w:evenHBand="0" w:firstRowFirstColumn="0" w:firstRowLastColumn="0" w:lastRowFirstColumn="0" w:lastRowLastColumn="0"/>
              <w:rPr>
                <w:del w:id="2093" w:author="tao huang" w:date="2017-12-29T16:10:00Z"/>
                <w:rFonts w:eastAsia="Times New Roman" w:cs="Times New Roman"/>
                <w:color w:val="000000"/>
                <w:sz w:val="22"/>
              </w:rPr>
            </w:pPr>
            <w:del w:id="2094" w:author="tao huang" w:date="2017-12-29T16:10:00Z">
              <w:r w:rsidRPr="00264F70" w:rsidDel="006611E1">
                <w:rPr>
                  <w:rFonts w:eastAsia="Times New Roman" w:cs="Times New Roman"/>
                  <w:color w:val="000000"/>
                  <w:sz w:val="22"/>
                </w:rPr>
                <w:delText>Peanut butter</w:delText>
              </w:r>
            </w:del>
          </w:p>
        </w:tc>
        <w:tc>
          <w:tcPr>
            <w:tcW w:w="960" w:type="dxa"/>
            <w:shd w:val="clear" w:color="auto" w:fill="auto"/>
            <w:noWrap/>
            <w:hideMark/>
          </w:tcPr>
          <w:p w14:paraId="3276CB39" w14:textId="2F6A7FFF"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95" w:author="tao huang" w:date="2017-12-29T16:10:00Z"/>
                <w:rFonts w:eastAsia="Times New Roman" w:cs="Times New Roman"/>
                <w:color w:val="000000"/>
                <w:sz w:val="22"/>
              </w:rPr>
            </w:pPr>
            <w:del w:id="2096" w:author="tao huang" w:date="2017-12-29T16:10:00Z">
              <w:r w:rsidRPr="00264F70" w:rsidDel="006611E1">
                <w:rPr>
                  <w:rFonts w:eastAsia="Times New Roman" w:cs="Times New Roman"/>
                  <w:color w:val="000000"/>
                  <w:sz w:val="22"/>
                </w:rPr>
                <w:delText>1.184</w:delText>
              </w:r>
            </w:del>
          </w:p>
        </w:tc>
        <w:tc>
          <w:tcPr>
            <w:tcW w:w="1215" w:type="dxa"/>
            <w:shd w:val="clear" w:color="auto" w:fill="auto"/>
            <w:noWrap/>
            <w:hideMark/>
          </w:tcPr>
          <w:p w14:paraId="125F1FCE" w14:textId="23BD1FD9"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97" w:author="tao huang" w:date="2017-12-29T16:10:00Z"/>
                <w:rFonts w:eastAsia="Times New Roman" w:cs="Times New Roman"/>
                <w:color w:val="000000"/>
                <w:sz w:val="22"/>
              </w:rPr>
            </w:pPr>
            <w:del w:id="2098" w:author="tao huang" w:date="2017-12-29T16:10:00Z">
              <w:r w:rsidRPr="00264F70" w:rsidDel="006611E1">
                <w:rPr>
                  <w:rFonts w:eastAsia="Times New Roman" w:cs="Times New Roman"/>
                  <w:color w:val="000000"/>
                  <w:sz w:val="22"/>
                </w:rPr>
                <w:delText>1.185</w:delText>
              </w:r>
            </w:del>
          </w:p>
        </w:tc>
        <w:tc>
          <w:tcPr>
            <w:tcW w:w="960" w:type="dxa"/>
            <w:shd w:val="clear" w:color="auto" w:fill="auto"/>
            <w:noWrap/>
            <w:hideMark/>
          </w:tcPr>
          <w:p w14:paraId="6653C9FF" w14:textId="297B82E1"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099" w:author="tao huang" w:date="2017-12-29T16:10:00Z"/>
                <w:rFonts w:eastAsia="Times New Roman" w:cs="Times New Roman"/>
                <w:color w:val="000000"/>
                <w:sz w:val="22"/>
              </w:rPr>
            </w:pPr>
            <w:del w:id="2100" w:author="tao huang" w:date="2017-12-29T16:10:00Z">
              <w:r w:rsidRPr="00264F70" w:rsidDel="006611E1">
                <w:rPr>
                  <w:rFonts w:eastAsia="Times New Roman" w:cs="Times New Roman"/>
                  <w:color w:val="000000"/>
                  <w:sz w:val="22"/>
                </w:rPr>
                <w:delText>1.124</w:delText>
              </w:r>
            </w:del>
          </w:p>
        </w:tc>
      </w:tr>
      <w:tr w:rsidR="00264F70" w:rsidRPr="00264F70" w:rsidDel="006611E1" w14:paraId="20B738CC" w14:textId="57616847" w:rsidTr="00264F70">
        <w:trPr>
          <w:cnfStyle w:val="000000100000" w:firstRow="0" w:lastRow="0" w:firstColumn="0" w:lastColumn="0" w:oddVBand="0" w:evenVBand="0" w:oddHBand="1" w:evenHBand="0" w:firstRowFirstColumn="0" w:firstRowLastColumn="0" w:lastRowFirstColumn="0" w:lastRowLastColumn="0"/>
          <w:trHeight w:val="20"/>
          <w:jc w:val="center"/>
          <w:del w:id="2101"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3D4AA332" w14:textId="1E8A77DC" w:rsidR="00264F70" w:rsidRPr="00264F70" w:rsidDel="006611E1" w:rsidRDefault="00264F70" w:rsidP="00264F70">
            <w:pPr>
              <w:spacing w:after="0" w:line="240" w:lineRule="auto"/>
              <w:rPr>
                <w:del w:id="2102" w:author="tao huang" w:date="2017-12-29T16:10:00Z"/>
                <w:rFonts w:eastAsia="Times New Roman" w:cs="Times New Roman"/>
                <w:b w:val="0"/>
                <w:color w:val="000000"/>
                <w:sz w:val="22"/>
              </w:rPr>
            </w:pPr>
            <w:del w:id="2103" w:author="tao huang" w:date="2017-12-29T16:10:00Z">
              <w:r w:rsidRPr="00264F70" w:rsidDel="006611E1">
                <w:rPr>
                  <w:rFonts w:eastAsia="Times New Roman" w:cs="Times New Roman"/>
                  <w:b w:val="0"/>
                  <w:color w:val="000000"/>
                  <w:sz w:val="22"/>
                </w:rPr>
                <w:delText>Coffee</w:delText>
              </w:r>
            </w:del>
          </w:p>
        </w:tc>
        <w:tc>
          <w:tcPr>
            <w:tcW w:w="960" w:type="dxa"/>
            <w:shd w:val="clear" w:color="auto" w:fill="auto"/>
            <w:noWrap/>
            <w:hideMark/>
          </w:tcPr>
          <w:p w14:paraId="7363978B" w14:textId="412500A0"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04" w:author="tao huang" w:date="2017-12-29T16:10:00Z"/>
                <w:rFonts w:eastAsia="Times New Roman" w:cs="Times New Roman"/>
                <w:color w:val="000000"/>
                <w:sz w:val="22"/>
              </w:rPr>
            </w:pPr>
            <w:del w:id="2105" w:author="tao huang" w:date="2017-12-29T16:10:00Z">
              <w:r w:rsidRPr="00264F70" w:rsidDel="006611E1">
                <w:rPr>
                  <w:rFonts w:eastAsia="Times New Roman" w:cs="Times New Roman"/>
                  <w:color w:val="000000"/>
                  <w:sz w:val="22"/>
                </w:rPr>
                <w:delText>0.818</w:delText>
              </w:r>
            </w:del>
          </w:p>
        </w:tc>
        <w:tc>
          <w:tcPr>
            <w:tcW w:w="1296" w:type="dxa"/>
            <w:shd w:val="clear" w:color="auto" w:fill="auto"/>
            <w:noWrap/>
            <w:hideMark/>
          </w:tcPr>
          <w:p w14:paraId="4EB99C4B" w14:textId="4395D277"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06" w:author="tao huang" w:date="2017-12-29T16:10:00Z"/>
                <w:rFonts w:eastAsia="Times New Roman" w:cs="Times New Roman"/>
                <w:color w:val="000000"/>
                <w:sz w:val="22"/>
              </w:rPr>
            </w:pPr>
            <w:del w:id="2107" w:author="tao huang" w:date="2017-12-29T16:10:00Z">
              <w:r w:rsidRPr="00264F70" w:rsidDel="006611E1">
                <w:rPr>
                  <w:rFonts w:eastAsia="Times New Roman" w:cs="Times New Roman"/>
                  <w:color w:val="000000"/>
                  <w:sz w:val="22"/>
                </w:rPr>
                <w:delText>0.819</w:delText>
              </w:r>
            </w:del>
          </w:p>
        </w:tc>
        <w:tc>
          <w:tcPr>
            <w:tcW w:w="960" w:type="dxa"/>
            <w:shd w:val="clear" w:color="auto" w:fill="auto"/>
            <w:noWrap/>
            <w:hideMark/>
          </w:tcPr>
          <w:p w14:paraId="41ADB932" w14:textId="65B7FEFD"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08" w:author="tao huang" w:date="2017-12-29T16:10:00Z"/>
                <w:rFonts w:eastAsia="Times New Roman" w:cs="Times New Roman"/>
                <w:color w:val="000000"/>
                <w:sz w:val="22"/>
              </w:rPr>
            </w:pPr>
            <w:del w:id="2109" w:author="tao huang" w:date="2017-12-29T16:10:00Z">
              <w:r w:rsidRPr="00264F70" w:rsidDel="006611E1">
                <w:rPr>
                  <w:rFonts w:eastAsia="Times New Roman" w:cs="Times New Roman"/>
                  <w:color w:val="000000"/>
                  <w:sz w:val="22"/>
                </w:rPr>
                <w:delText>0.812</w:delText>
              </w:r>
            </w:del>
          </w:p>
        </w:tc>
        <w:tc>
          <w:tcPr>
            <w:tcW w:w="2252" w:type="dxa"/>
            <w:shd w:val="clear" w:color="auto" w:fill="auto"/>
            <w:noWrap/>
            <w:hideMark/>
          </w:tcPr>
          <w:p w14:paraId="40A685BC" w14:textId="5EBE0EFE" w:rsidR="00264F70" w:rsidRPr="00264F70" w:rsidDel="006611E1" w:rsidRDefault="00264F70" w:rsidP="00264F70">
            <w:pPr>
              <w:spacing w:after="0" w:line="240" w:lineRule="auto"/>
              <w:cnfStyle w:val="000000100000" w:firstRow="0" w:lastRow="0" w:firstColumn="0" w:lastColumn="0" w:oddVBand="0" w:evenVBand="0" w:oddHBand="1" w:evenHBand="0" w:firstRowFirstColumn="0" w:firstRowLastColumn="0" w:lastRowFirstColumn="0" w:lastRowLastColumn="0"/>
              <w:rPr>
                <w:del w:id="2110" w:author="tao huang" w:date="2017-12-29T16:10:00Z"/>
                <w:rFonts w:eastAsia="Times New Roman" w:cs="Times New Roman"/>
                <w:color w:val="000000"/>
                <w:sz w:val="22"/>
              </w:rPr>
            </w:pPr>
            <w:del w:id="2111" w:author="tao huang" w:date="2017-12-29T16:10:00Z">
              <w:r w:rsidRPr="00264F70" w:rsidDel="006611E1">
                <w:rPr>
                  <w:rFonts w:eastAsia="Times New Roman" w:cs="Times New Roman"/>
                  <w:color w:val="000000"/>
                  <w:sz w:val="22"/>
                </w:rPr>
                <w:delText>Photo</w:delText>
              </w:r>
            </w:del>
          </w:p>
        </w:tc>
        <w:tc>
          <w:tcPr>
            <w:tcW w:w="960" w:type="dxa"/>
            <w:shd w:val="clear" w:color="auto" w:fill="auto"/>
            <w:noWrap/>
            <w:hideMark/>
          </w:tcPr>
          <w:p w14:paraId="4F655D94" w14:textId="3C52135F"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12" w:author="tao huang" w:date="2017-12-29T16:10:00Z"/>
                <w:rFonts w:eastAsia="Times New Roman" w:cs="Times New Roman"/>
                <w:color w:val="000000"/>
                <w:sz w:val="22"/>
              </w:rPr>
            </w:pPr>
            <w:del w:id="2113" w:author="tao huang" w:date="2017-12-29T16:10:00Z">
              <w:r w:rsidRPr="00264F70" w:rsidDel="006611E1">
                <w:rPr>
                  <w:rFonts w:eastAsia="Times New Roman" w:cs="Times New Roman"/>
                  <w:color w:val="000000"/>
                  <w:sz w:val="22"/>
                </w:rPr>
                <w:delText>0.644</w:delText>
              </w:r>
            </w:del>
          </w:p>
        </w:tc>
        <w:tc>
          <w:tcPr>
            <w:tcW w:w="1215" w:type="dxa"/>
            <w:shd w:val="clear" w:color="auto" w:fill="auto"/>
            <w:noWrap/>
            <w:hideMark/>
          </w:tcPr>
          <w:p w14:paraId="7EC3E043" w14:textId="33BDE8F9"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14" w:author="tao huang" w:date="2017-12-29T16:10:00Z"/>
                <w:rFonts w:eastAsia="Times New Roman" w:cs="Times New Roman"/>
                <w:color w:val="000000"/>
                <w:sz w:val="22"/>
              </w:rPr>
            </w:pPr>
            <w:del w:id="2115" w:author="tao huang" w:date="2017-12-29T16:10:00Z">
              <w:r w:rsidRPr="00264F70" w:rsidDel="006611E1">
                <w:rPr>
                  <w:rFonts w:eastAsia="Times New Roman" w:cs="Times New Roman"/>
                  <w:color w:val="000000"/>
                  <w:sz w:val="22"/>
                </w:rPr>
                <w:delText>0.638</w:delText>
              </w:r>
            </w:del>
          </w:p>
        </w:tc>
        <w:tc>
          <w:tcPr>
            <w:tcW w:w="960" w:type="dxa"/>
            <w:shd w:val="clear" w:color="auto" w:fill="auto"/>
            <w:noWrap/>
            <w:hideMark/>
          </w:tcPr>
          <w:p w14:paraId="3B7F60F4" w14:textId="179F5A8C"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16" w:author="tao huang" w:date="2017-12-29T16:10:00Z"/>
                <w:rFonts w:eastAsia="Times New Roman" w:cs="Times New Roman"/>
                <w:color w:val="000000"/>
                <w:sz w:val="22"/>
              </w:rPr>
            </w:pPr>
            <w:del w:id="2117" w:author="tao huang" w:date="2017-12-29T16:10:00Z">
              <w:r w:rsidRPr="00264F70" w:rsidDel="006611E1">
                <w:rPr>
                  <w:rFonts w:eastAsia="Times New Roman" w:cs="Times New Roman"/>
                  <w:color w:val="000000"/>
                  <w:sz w:val="22"/>
                </w:rPr>
                <w:delText>0.640</w:delText>
              </w:r>
            </w:del>
          </w:p>
        </w:tc>
      </w:tr>
      <w:tr w:rsidR="00264F70" w:rsidRPr="00264F70" w:rsidDel="006611E1" w14:paraId="5FBF3A89" w14:textId="52BE8DAB" w:rsidTr="00264F70">
        <w:trPr>
          <w:trHeight w:val="20"/>
          <w:jc w:val="center"/>
          <w:del w:id="2118"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300AC0E1" w14:textId="0CBA86D0" w:rsidR="00264F70" w:rsidRPr="00264F70" w:rsidDel="006611E1" w:rsidRDefault="00264F70" w:rsidP="00264F70">
            <w:pPr>
              <w:spacing w:after="0" w:line="240" w:lineRule="auto"/>
              <w:rPr>
                <w:del w:id="2119" w:author="tao huang" w:date="2017-12-29T16:10:00Z"/>
                <w:rFonts w:eastAsia="Times New Roman" w:cs="Times New Roman"/>
                <w:b w:val="0"/>
                <w:color w:val="000000"/>
                <w:sz w:val="22"/>
              </w:rPr>
            </w:pPr>
            <w:del w:id="2120" w:author="tao huang" w:date="2017-12-29T16:10:00Z">
              <w:r w:rsidRPr="00264F70" w:rsidDel="006611E1">
                <w:rPr>
                  <w:rFonts w:eastAsia="Times New Roman" w:cs="Times New Roman"/>
                  <w:b w:val="0"/>
                  <w:color w:val="000000"/>
                  <w:sz w:val="22"/>
                </w:rPr>
                <w:delText>Cold Cereal</w:delText>
              </w:r>
            </w:del>
          </w:p>
        </w:tc>
        <w:tc>
          <w:tcPr>
            <w:tcW w:w="960" w:type="dxa"/>
            <w:shd w:val="clear" w:color="auto" w:fill="auto"/>
            <w:noWrap/>
            <w:hideMark/>
          </w:tcPr>
          <w:p w14:paraId="27963841" w14:textId="6AD282C5"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21" w:author="tao huang" w:date="2017-12-29T16:10:00Z"/>
                <w:rFonts w:eastAsia="Times New Roman" w:cs="Times New Roman"/>
                <w:color w:val="000000"/>
                <w:sz w:val="22"/>
              </w:rPr>
            </w:pPr>
            <w:del w:id="2122" w:author="tao huang" w:date="2017-12-29T16:10:00Z">
              <w:r w:rsidRPr="00264F70" w:rsidDel="006611E1">
                <w:rPr>
                  <w:rFonts w:eastAsia="Times New Roman" w:cs="Times New Roman"/>
                  <w:color w:val="000000"/>
                  <w:sz w:val="22"/>
                </w:rPr>
                <w:delText>0.425</w:delText>
              </w:r>
            </w:del>
          </w:p>
        </w:tc>
        <w:tc>
          <w:tcPr>
            <w:tcW w:w="1296" w:type="dxa"/>
            <w:shd w:val="clear" w:color="auto" w:fill="auto"/>
            <w:noWrap/>
            <w:hideMark/>
          </w:tcPr>
          <w:p w14:paraId="48F8D826" w14:textId="28EFBC06"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23" w:author="tao huang" w:date="2017-12-29T16:10:00Z"/>
                <w:rFonts w:eastAsia="Times New Roman" w:cs="Times New Roman"/>
                <w:color w:val="000000"/>
                <w:sz w:val="22"/>
              </w:rPr>
            </w:pPr>
            <w:del w:id="2124" w:author="tao huang" w:date="2017-12-29T16:10:00Z">
              <w:r w:rsidRPr="00264F70" w:rsidDel="006611E1">
                <w:rPr>
                  <w:rFonts w:eastAsia="Times New Roman" w:cs="Times New Roman"/>
                  <w:color w:val="000000"/>
                  <w:sz w:val="22"/>
                </w:rPr>
                <w:delText>0.423</w:delText>
              </w:r>
            </w:del>
          </w:p>
        </w:tc>
        <w:tc>
          <w:tcPr>
            <w:tcW w:w="960" w:type="dxa"/>
            <w:shd w:val="clear" w:color="auto" w:fill="auto"/>
            <w:noWrap/>
            <w:hideMark/>
          </w:tcPr>
          <w:p w14:paraId="0D890F09" w14:textId="100D00C8"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25" w:author="tao huang" w:date="2017-12-29T16:10:00Z"/>
                <w:rFonts w:eastAsia="Times New Roman" w:cs="Times New Roman"/>
                <w:color w:val="000000"/>
                <w:sz w:val="22"/>
              </w:rPr>
            </w:pPr>
            <w:del w:id="2126" w:author="tao huang" w:date="2017-12-29T16:10:00Z">
              <w:r w:rsidRPr="00264F70" w:rsidDel="006611E1">
                <w:rPr>
                  <w:rFonts w:eastAsia="Times New Roman" w:cs="Times New Roman"/>
                  <w:color w:val="000000"/>
                  <w:sz w:val="22"/>
                </w:rPr>
                <w:delText>0.432</w:delText>
              </w:r>
            </w:del>
          </w:p>
        </w:tc>
        <w:tc>
          <w:tcPr>
            <w:tcW w:w="2252" w:type="dxa"/>
            <w:shd w:val="clear" w:color="auto" w:fill="auto"/>
            <w:noWrap/>
            <w:hideMark/>
          </w:tcPr>
          <w:p w14:paraId="5E128EF4" w14:textId="5DE3C0E3" w:rsidR="00264F70" w:rsidRPr="00264F70" w:rsidDel="006611E1" w:rsidRDefault="00264F70" w:rsidP="00264F70">
            <w:pPr>
              <w:spacing w:after="0" w:line="240" w:lineRule="auto"/>
              <w:cnfStyle w:val="000000000000" w:firstRow="0" w:lastRow="0" w:firstColumn="0" w:lastColumn="0" w:oddVBand="0" w:evenVBand="0" w:oddHBand="0" w:evenHBand="0" w:firstRowFirstColumn="0" w:firstRowLastColumn="0" w:lastRowFirstColumn="0" w:lastRowLastColumn="0"/>
              <w:rPr>
                <w:del w:id="2127" w:author="tao huang" w:date="2017-12-29T16:10:00Z"/>
                <w:rFonts w:eastAsia="Times New Roman" w:cs="Times New Roman"/>
                <w:color w:val="000000"/>
                <w:sz w:val="22"/>
              </w:rPr>
            </w:pPr>
            <w:del w:id="2128" w:author="tao huang" w:date="2017-12-29T16:10:00Z">
              <w:r w:rsidRPr="00264F70" w:rsidDel="006611E1">
                <w:rPr>
                  <w:rFonts w:eastAsia="Times New Roman" w:cs="Times New Roman"/>
                  <w:color w:val="000000"/>
                  <w:sz w:val="22"/>
                </w:rPr>
                <w:delText>Salty snacks</w:delText>
              </w:r>
            </w:del>
          </w:p>
        </w:tc>
        <w:tc>
          <w:tcPr>
            <w:tcW w:w="960" w:type="dxa"/>
            <w:shd w:val="clear" w:color="auto" w:fill="auto"/>
            <w:noWrap/>
            <w:hideMark/>
          </w:tcPr>
          <w:p w14:paraId="090319CF" w14:textId="056BA234"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29" w:author="tao huang" w:date="2017-12-29T16:10:00Z"/>
                <w:rFonts w:eastAsia="Times New Roman" w:cs="Times New Roman"/>
                <w:color w:val="000000"/>
                <w:sz w:val="22"/>
              </w:rPr>
            </w:pPr>
            <w:del w:id="2130" w:author="tao huang" w:date="2017-12-29T16:10:00Z">
              <w:r w:rsidRPr="00264F70" w:rsidDel="006611E1">
                <w:rPr>
                  <w:rFonts w:eastAsia="Times New Roman" w:cs="Times New Roman"/>
                  <w:color w:val="000000"/>
                  <w:sz w:val="22"/>
                </w:rPr>
                <w:delText>0.612</w:delText>
              </w:r>
            </w:del>
          </w:p>
        </w:tc>
        <w:tc>
          <w:tcPr>
            <w:tcW w:w="1215" w:type="dxa"/>
            <w:shd w:val="clear" w:color="auto" w:fill="auto"/>
            <w:noWrap/>
            <w:hideMark/>
          </w:tcPr>
          <w:p w14:paraId="5701D4A4" w14:textId="0D3A6149"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31" w:author="tao huang" w:date="2017-12-29T16:10:00Z"/>
                <w:rFonts w:eastAsia="Times New Roman" w:cs="Times New Roman"/>
                <w:color w:val="000000"/>
                <w:sz w:val="22"/>
              </w:rPr>
            </w:pPr>
            <w:del w:id="2132" w:author="tao huang" w:date="2017-12-29T16:10:00Z">
              <w:r w:rsidRPr="00264F70" w:rsidDel="006611E1">
                <w:rPr>
                  <w:rFonts w:eastAsia="Times New Roman" w:cs="Times New Roman"/>
                  <w:color w:val="000000"/>
                  <w:sz w:val="22"/>
                </w:rPr>
                <w:delText>0.613</w:delText>
              </w:r>
            </w:del>
          </w:p>
        </w:tc>
        <w:tc>
          <w:tcPr>
            <w:tcW w:w="960" w:type="dxa"/>
            <w:shd w:val="clear" w:color="auto" w:fill="auto"/>
            <w:noWrap/>
            <w:hideMark/>
          </w:tcPr>
          <w:p w14:paraId="7C478B7D" w14:textId="13B2F06F"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33" w:author="tao huang" w:date="2017-12-29T16:10:00Z"/>
                <w:rFonts w:eastAsia="Times New Roman" w:cs="Times New Roman"/>
                <w:color w:val="000000"/>
                <w:sz w:val="22"/>
              </w:rPr>
            </w:pPr>
            <w:del w:id="2134" w:author="tao huang" w:date="2017-12-29T16:10:00Z">
              <w:r w:rsidRPr="00264F70" w:rsidDel="006611E1">
                <w:rPr>
                  <w:rFonts w:eastAsia="Times New Roman" w:cs="Times New Roman"/>
                  <w:color w:val="000000"/>
                  <w:sz w:val="22"/>
                </w:rPr>
                <w:delText>0.611</w:delText>
              </w:r>
            </w:del>
          </w:p>
        </w:tc>
      </w:tr>
      <w:tr w:rsidR="00264F70" w:rsidRPr="00264F70" w:rsidDel="006611E1" w14:paraId="75A82A74" w14:textId="1E799FE0" w:rsidTr="00264F70">
        <w:trPr>
          <w:cnfStyle w:val="000000100000" w:firstRow="0" w:lastRow="0" w:firstColumn="0" w:lastColumn="0" w:oddVBand="0" w:evenVBand="0" w:oddHBand="1" w:evenHBand="0" w:firstRowFirstColumn="0" w:firstRowLastColumn="0" w:lastRowFirstColumn="0" w:lastRowLastColumn="0"/>
          <w:trHeight w:val="20"/>
          <w:jc w:val="center"/>
          <w:del w:id="2135"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46358AFC" w14:textId="734DAD90" w:rsidR="00264F70" w:rsidRPr="00264F70" w:rsidDel="006611E1" w:rsidRDefault="00264F70" w:rsidP="00264F70">
            <w:pPr>
              <w:spacing w:after="0" w:line="240" w:lineRule="auto"/>
              <w:rPr>
                <w:del w:id="2136" w:author="tao huang" w:date="2017-12-29T16:10:00Z"/>
                <w:rFonts w:eastAsia="Times New Roman" w:cs="Times New Roman"/>
                <w:b w:val="0"/>
                <w:color w:val="000000"/>
                <w:sz w:val="22"/>
              </w:rPr>
            </w:pPr>
            <w:del w:id="2137" w:author="tao huang" w:date="2017-12-29T16:10:00Z">
              <w:r w:rsidRPr="00264F70" w:rsidDel="006611E1">
                <w:rPr>
                  <w:rFonts w:eastAsia="Times New Roman" w:cs="Times New Roman"/>
                  <w:b w:val="0"/>
                  <w:color w:val="000000"/>
                  <w:sz w:val="22"/>
                </w:rPr>
                <w:delText>Deodorant</w:delText>
              </w:r>
            </w:del>
          </w:p>
        </w:tc>
        <w:tc>
          <w:tcPr>
            <w:tcW w:w="960" w:type="dxa"/>
            <w:shd w:val="clear" w:color="auto" w:fill="auto"/>
            <w:noWrap/>
            <w:hideMark/>
          </w:tcPr>
          <w:p w14:paraId="0F21D0FF" w14:textId="0608625B"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38" w:author="tao huang" w:date="2017-12-29T16:10:00Z"/>
                <w:rFonts w:eastAsia="Times New Roman" w:cs="Times New Roman"/>
                <w:color w:val="000000"/>
                <w:sz w:val="22"/>
              </w:rPr>
            </w:pPr>
            <w:del w:id="2139" w:author="tao huang" w:date="2017-12-29T16:10:00Z">
              <w:r w:rsidRPr="00264F70" w:rsidDel="006611E1">
                <w:rPr>
                  <w:rFonts w:eastAsia="Times New Roman" w:cs="Times New Roman"/>
                  <w:color w:val="000000"/>
                  <w:sz w:val="22"/>
                </w:rPr>
                <w:delText>0.772</w:delText>
              </w:r>
            </w:del>
          </w:p>
        </w:tc>
        <w:tc>
          <w:tcPr>
            <w:tcW w:w="1296" w:type="dxa"/>
            <w:shd w:val="clear" w:color="auto" w:fill="auto"/>
            <w:noWrap/>
            <w:hideMark/>
          </w:tcPr>
          <w:p w14:paraId="1F5B8C3F" w14:textId="0AB1E60C"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40" w:author="tao huang" w:date="2017-12-29T16:10:00Z"/>
                <w:rFonts w:eastAsia="Times New Roman" w:cs="Times New Roman"/>
                <w:color w:val="000000"/>
                <w:sz w:val="22"/>
              </w:rPr>
            </w:pPr>
            <w:del w:id="2141" w:author="tao huang" w:date="2017-12-29T16:10:00Z">
              <w:r w:rsidRPr="00264F70" w:rsidDel="006611E1">
                <w:rPr>
                  <w:rFonts w:eastAsia="Times New Roman" w:cs="Times New Roman"/>
                  <w:color w:val="000000"/>
                  <w:sz w:val="22"/>
                </w:rPr>
                <w:delText>0.772</w:delText>
              </w:r>
            </w:del>
          </w:p>
        </w:tc>
        <w:tc>
          <w:tcPr>
            <w:tcW w:w="960" w:type="dxa"/>
            <w:shd w:val="clear" w:color="auto" w:fill="auto"/>
            <w:noWrap/>
            <w:hideMark/>
          </w:tcPr>
          <w:p w14:paraId="16201CEA" w14:textId="65D31B8C"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42" w:author="tao huang" w:date="2017-12-29T16:10:00Z"/>
                <w:rFonts w:eastAsia="Times New Roman" w:cs="Times New Roman"/>
                <w:color w:val="000000"/>
                <w:sz w:val="22"/>
              </w:rPr>
            </w:pPr>
            <w:del w:id="2143" w:author="tao huang" w:date="2017-12-29T16:10:00Z">
              <w:r w:rsidRPr="00264F70" w:rsidDel="006611E1">
                <w:rPr>
                  <w:rFonts w:eastAsia="Times New Roman" w:cs="Times New Roman"/>
                  <w:color w:val="000000"/>
                  <w:sz w:val="22"/>
                </w:rPr>
                <w:delText>0.760</w:delText>
              </w:r>
            </w:del>
          </w:p>
        </w:tc>
        <w:tc>
          <w:tcPr>
            <w:tcW w:w="2252" w:type="dxa"/>
            <w:shd w:val="clear" w:color="auto" w:fill="auto"/>
            <w:noWrap/>
            <w:hideMark/>
          </w:tcPr>
          <w:p w14:paraId="6901F02F" w14:textId="6ED4A4BF" w:rsidR="00264F70" w:rsidRPr="00264F70" w:rsidDel="006611E1" w:rsidRDefault="00264F70" w:rsidP="00264F70">
            <w:pPr>
              <w:spacing w:after="0" w:line="240" w:lineRule="auto"/>
              <w:cnfStyle w:val="000000100000" w:firstRow="0" w:lastRow="0" w:firstColumn="0" w:lastColumn="0" w:oddVBand="0" w:evenVBand="0" w:oddHBand="1" w:evenHBand="0" w:firstRowFirstColumn="0" w:firstRowLastColumn="0" w:lastRowFirstColumn="0" w:lastRowLastColumn="0"/>
              <w:rPr>
                <w:del w:id="2144" w:author="tao huang" w:date="2017-12-29T16:10:00Z"/>
                <w:rFonts w:eastAsia="Times New Roman" w:cs="Times New Roman"/>
                <w:color w:val="000000"/>
                <w:sz w:val="22"/>
              </w:rPr>
            </w:pPr>
            <w:del w:id="2145" w:author="tao huang" w:date="2017-12-29T16:10:00Z">
              <w:r w:rsidRPr="00264F70" w:rsidDel="006611E1">
                <w:rPr>
                  <w:rFonts w:eastAsia="Times New Roman" w:cs="Times New Roman"/>
                  <w:color w:val="000000"/>
                  <w:sz w:val="22"/>
                </w:rPr>
                <w:delText>Shampoo</w:delText>
              </w:r>
            </w:del>
          </w:p>
        </w:tc>
        <w:tc>
          <w:tcPr>
            <w:tcW w:w="960" w:type="dxa"/>
            <w:shd w:val="clear" w:color="auto" w:fill="auto"/>
            <w:noWrap/>
            <w:hideMark/>
          </w:tcPr>
          <w:p w14:paraId="0A68173D" w14:textId="6EC119E3"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46" w:author="tao huang" w:date="2017-12-29T16:10:00Z"/>
                <w:rFonts w:eastAsia="Times New Roman" w:cs="Times New Roman"/>
                <w:color w:val="000000"/>
                <w:sz w:val="22"/>
              </w:rPr>
            </w:pPr>
            <w:del w:id="2147" w:author="tao huang" w:date="2017-12-29T16:10:00Z">
              <w:r w:rsidRPr="00264F70" w:rsidDel="006611E1">
                <w:rPr>
                  <w:rFonts w:eastAsia="Times New Roman" w:cs="Times New Roman"/>
                  <w:color w:val="000000"/>
                  <w:sz w:val="22"/>
                </w:rPr>
                <w:delText>0.679</w:delText>
              </w:r>
            </w:del>
          </w:p>
        </w:tc>
        <w:tc>
          <w:tcPr>
            <w:tcW w:w="1215" w:type="dxa"/>
            <w:shd w:val="clear" w:color="auto" w:fill="auto"/>
            <w:noWrap/>
            <w:hideMark/>
          </w:tcPr>
          <w:p w14:paraId="565042AB" w14:textId="010B05E4"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48" w:author="tao huang" w:date="2017-12-29T16:10:00Z"/>
                <w:rFonts w:eastAsia="Times New Roman" w:cs="Times New Roman"/>
                <w:color w:val="000000"/>
                <w:sz w:val="22"/>
              </w:rPr>
            </w:pPr>
            <w:del w:id="2149" w:author="tao huang" w:date="2017-12-29T16:10:00Z">
              <w:r w:rsidRPr="00264F70" w:rsidDel="006611E1">
                <w:rPr>
                  <w:rFonts w:eastAsia="Times New Roman" w:cs="Times New Roman"/>
                  <w:color w:val="000000"/>
                  <w:sz w:val="22"/>
                </w:rPr>
                <w:delText>0.677</w:delText>
              </w:r>
            </w:del>
          </w:p>
        </w:tc>
        <w:tc>
          <w:tcPr>
            <w:tcW w:w="960" w:type="dxa"/>
            <w:shd w:val="clear" w:color="auto" w:fill="auto"/>
            <w:noWrap/>
            <w:hideMark/>
          </w:tcPr>
          <w:p w14:paraId="601A8D36" w14:textId="1EEDA903"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50" w:author="tao huang" w:date="2017-12-29T16:10:00Z"/>
                <w:rFonts w:eastAsia="Times New Roman" w:cs="Times New Roman"/>
                <w:color w:val="000000"/>
                <w:sz w:val="22"/>
              </w:rPr>
            </w:pPr>
            <w:del w:id="2151" w:author="tao huang" w:date="2017-12-29T16:10:00Z">
              <w:r w:rsidRPr="00264F70" w:rsidDel="006611E1">
                <w:rPr>
                  <w:rFonts w:eastAsia="Times New Roman" w:cs="Times New Roman"/>
                  <w:color w:val="000000"/>
                  <w:sz w:val="22"/>
                </w:rPr>
                <w:delText>0.669</w:delText>
              </w:r>
            </w:del>
          </w:p>
        </w:tc>
      </w:tr>
      <w:tr w:rsidR="00264F70" w:rsidRPr="00264F70" w:rsidDel="006611E1" w14:paraId="4EF7B905" w14:textId="09C0119D" w:rsidTr="00264F70">
        <w:trPr>
          <w:trHeight w:val="20"/>
          <w:jc w:val="center"/>
          <w:del w:id="2152"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4F719C2D" w14:textId="3AF713CD" w:rsidR="00264F70" w:rsidRPr="00264F70" w:rsidDel="006611E1" w:rsidRDefault="00264F70" w:rsidP="00264F70">
            <w:pPr>
              <w:spacing w:after="0" w:line="240" w:lineRule="auto"/>
              <w:rPr>
                <w:del w:id="2153" w:author="tao huang" w:date="2017-12-29T16:10:00Z"/>
                <w:rFonts w:eastAsia="Times New Roman" w:cs="Times New Roman"/>
                <w:b w:val="0"/>
                <w:color w:val="000000"/>
                <w:sz w:val="22"/>
              </w:rPr>
            </w:pPr>
            <w:del w:id="2154" w:author="tao huang" w:date="2017-12-29T16:10:00Z">
              <w:r w:rsidRPr="00264F70" w:rsidDel="006611E1">
                <w:rPr>
                  <w:rFonts w:eastAsia="Times New Roman" w:cs="Times New Roman"/>
                  <w:b w:val="0"/>
                  <w:color w:val="000000"/>
                  <w:sz w:val="22"/>
                </w:rPr>
                <w:delText>Face Tissue</w:delText>
              </w:r>
            </w:del>
          </w:p>
        </w:tc>
        <w:tc>
          <w:tcPr>
            <w:tcW w:w="960" w:type="dxa"/>
            <w:shd w:val="clear" w:color="auto" w:fill="auto"/>
            <w:noWrap/>
            <w:hideMark/>
          </w:tcPr>
          <w:p w14:paraId="548143E3" w14:textId="33BF833E"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55" w:author="tao huang" w:date="2017-12-29T16:10:00Z"/>
                <w:rFonts w:eastAsia="Times New Roman" w:cs="Times New Roman"/>
                <w:color w:val="000000"/>
                <w:sz w:val="22"/>
              </w:rPr>
            </w:pPr>
            <w:del w:id="2156" w:author="tao huang" w:date="2017-12-29T16:10:00Z">
              <w:r w:rsidRPr="00264F70" w:rsidDel="006611E1">
                <w:rPr>
                  <w:rFonts w:eastAsia="Times New Roman" w:cs="Times New Roman"/>
                  <w:color w:val="000000"/>
                  <w:sz w:val="22"/>
                </w:rPr>
                <w:delText>0.576</w:delText>
              </w:r>
            </w:del>
          </w:p>
        </w:tc>
        <w:tc>
          <w:tcPr>
            <w:tcW w:w="1296" w:type="dxa"/>
            <w:shd w:val="clear" w:color="auto" w:fill="auto"/>
            <w:noWrap/>
            <w:hideMark/>
          </w:tcPr>
          <w:p w14:paraId="7E1637A0" w14:textId="551AA28F"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57" w:author="tao huang" w:date="2017-12-29T16:10:00Z"/>
                <w:rFonts w:eastAsia="Times New Roman" w:cs="Times New Roman"/>
                <w:color w:val="000000"/>
                <w:sz w:val="22"/>
              </w:rPr>
            </w:pPr>
            <w:del w:id="2158" w:author="tao huang" w:date="2017-12-29T16:10:00Z">
              <w:r w:rsidRPr="00264F70" w:rsidDel="006611E1">
                <w:rPr>
                  <w:rFonts w:eastAsia="Times New Roman" w:cs="Times New Roman"/>
                  <w:color w:val="000000"/>
                  <w:sz w:val="22"/>
                </w:rPr>
                <w:delText>0.566</w:delText>
              </w:r>
            </w:del>
          </w:p>
        </w:tc>
        <w:tc>
          <w:tcPr>
            <w:tcW w:w="960" w:type="dxa"/>
            <w:shd w:val="clear" w:color="auto" w:fill="auto"/>
            <w:noWrap/>
            <w:hideMark/>
          </w:tcPr>
          <w:p w14:paraId="3560DF00" w14:textId="79DB3B43"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59" w:author="tao huang" w:date="2017-12-29T16:10:00Z"/>
                <w:rFonts w:eastAsia="Times New Roman" w:cs="Times New Roman"/>
                <w:color w:val="000000"/>
                <w:sz w:val="22"/>
              </w:rPr>
            </w:pPr>
            <w:del w:id="2160" w:author="tao huang" w:date="2017-12-29T16:10:00Z">
              <w:r w:rsidRPr="00264F70" w:rsidDel="006611E1">
                <w:rPr>
                  <w:rFonts w:eastAsia="Times New Roman" w:cs="Times New Roman"/>
                  <w:color w:val="000000"/>
                  <w:sz w:val="22"/>
                </w:rPr>
                <w:delText>0.579</w:delText>
              </w:r>
            </w:del>
          </w:p>
        </w:tc>
        <w:tc>
          <w:tcPr>
            <w:tcW w:w="2252" w:type="dxa"/>
            <w:shd w:val="clear" w:color="auto" w:fill="auto"/>
            <w:noWrap/>
            <w:hideMark/>
          </w:tcPr>
          <w:p w14:paraId="6057CFCD" w14:textId="6A7D6815" w:rsidR="00264F70" w:rsidRPr="00264F70" w:rsidDel="006611E1" w:rsidRDefault="00264F70" w:rsidP="00264F70">
            <w:pPr>
              <w:spacing w:after="0" w:line="240" w:lineRule="auto"/>
              <w:cnfStyle w:val="000000000000" w:firstRow="0" w:lastRow="0" w:firstColumn="0" w:lastColumn="0" w:oddVBand="0" w:evenVBand="0" w:oddHBand="0" w:evenHBand="0" w:firstRowFirstColumn="0" w:firstRowLastColumn="0" w:lastRowFirstColumn="0" w:lastRowLastColumn="0"/>
              <w:rPr>
                <w:del w:id="2161" w:author="tao huang" w:date="2017-12-29T16:10:00Z"/>
                <w:rFonts w:eastAsia="Times New Roman" w:cs="Times New Roman"/>
                <w:color w:val="000000"/>
                <w:sz w:val="22"/>
              </w:rPr>
            </w:pPr>
            <w:del w:id="2162" w:author="tao huang" w:date="2017-12-29T16:10:00Z">
              <w:r w:rsidRPr="00264F70" w:rsidDel="006611E1">
                <w:rPr>
                  <w:rFonts w:eastAsia="Times New Roman" w:cs="Times New Roman"/>
                  <w:color w:val="000000"/>
                  <w:sz w:val="22"/>
                </w:rPr>
                <w:delText>Soup</w:delText>
              </w:r>
            </w:del>
          </w:p>
        </w:tc>
        <w:tc>
          <w:tcPr>
            <w:tcW w:w="960" w:type="dxa"/>
            <w:shd w:val="clear" w:color="auto" w:fill="auto"/>
            <w:noWrap/>
            <w:hideMark/>
          </w:tcPr>
          <w:p w14:paraId="23CBCC48" w14:textId="680ED973"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63" w:author="tao huang" w:date="2017-12-29T16:10:00Z"/>
                <w:rFonts w:eastAsia="Times New Roman" w:cs="Times New Roman"/>
                <w:color w:val="000000"/>
                <w:sz w:val="22"/>
              </w:rPr>
            </w:pPr>
            <w:del w:id="2164" w:author="tao huang" w:date="2017-12-29T16:10:00Z">
              <w:r w:rsidRPr="00264F70" w:rsidDel="006611E1">
                <w:rPr>
                  <w:rFonts w:eastAsia="Times New Roman" w:cs="Times New Roman"/>
                  <w:color w:val="000000"/>
                  <w:sz w:val="22"/>
                </w:rPr>
                <w:delText>0.562</w:delText>
              </w:r>
            </w:del>
          </w:p>
        </w:tc>
        <w:tc>
          <w:tcPr>
            <w:tcW w:w="1215" w:type="dxa"/>
            <w:shd w:val="clear" w:color="auto" w:fill="auto"/>
            <w:noWrap/>
            <w:hideMark/>
          </w:tcPr>
          <w:p w14:paraId="5C68B3B5" w14:textId="1CB8F93B"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65" w:author="tao huang" w:date="2017-12-29T16:10:00Z"/>
                <w:rFonts w:eastAsia="Times New Roman" w:cs="Times New Roman"/>
                <w:color w:val="000000"/>
                <w:sz w:val="22"/>
              </w:rPr>
            </w:pPr>
            <w:del w:id="2166" w:author="tao huang" w:date="2017-12-29T16:10:00Z">
              <w:r w:rsidRPr="00264F70" w:rsidDel="006611E1">
                <w:rPr>
                  <w:rFonts w:eastAsia="Times New Roman" w:cs="Times New Roman"/>
                  <w:color w:val="000000"/>
                  <w:sz w:val="22"/>
                </w:rPr>
                <w:delText>0.556</w:delText>
              </w:r>
            </w:del>
          </w:p>
        </w:tc>
        <w:tc>
          <w:tcPr>
            <w:tcW w:w="960" w:type="dxa"/>
            <w:shd w:val="clear" w:color="auto" w:fill="auto"/>
            <w:noWrap/>
            <w:hideMark/>
          </w:tcPr>
          <w:p w14:paraId="37C30085" w14:textId="7F3E07D9"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67" w:author="tao huang" w:date="2017-12-29T16:10:00Z"/>
                <w:rFonts w:eastAsia="Times New Roman" w:cs="Times New Roman"/>
                <w:color w:val="000000"/>
                <w:sz w:val="22"/>
              </w:rPr>
            </w:pPr>
            <w:del w:id="2168" w:author="tao huang" w:date="2017-12-29T16:10:00Z">
              <w:r w:rsidRPr="00264F70" w:rsidDel="006611E1">
                <w:rPr>
                  <w:rFonts w:eastAsia="Times New Roman" w:cs="Times New Roman"/>
                  <w:color w:val="000000"/>
                  <w:sz w:val="22"/>
                </w:rPr>
                <w:delText>0.580</w:delText>
              </w:r>
            </w:del>
          </w:p>
        </w:tc>
      </w:tr>
      <w:tr w:rsidR="00264F70" w:rsidRPr="00264F70" w:rsidDel="006611E1" w14:paraId="33B0D058" w14:textId="729D617A" w:rsidTr="00264F70">
        <w:trPr>
          <w:cnfStyle w:val="000000100000" w:firstRow="0" w:lastRow="0" w:firstColumn="0" w:lastColumn="0" w:oddVBand="0" w:evenVBand="0" w:oddHBand="1" w:evenHBand="0" w:firstRowFirstColumn="0" w:firstRowLastColumn="0" w:lastRowFirstColumn="0" w:lastRowLastColumn="0"/>
          <w:trHeight w:val="20"/>
          <w:jc w:val="center"/>
          <w:del w:id="2169"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1081D255" w14:textId="2870583A" w:rsidR="00264F70" w:rsidRPr="00264F70" w:rsidDel="006611E1" w:rsidRDefault="00264F70" w:rsidP="00264F70">
            <w:pPr>
              <w:spacing w:after="0" w:line="240" w:lineRule="auto"/>
              <w:rPr>
                <w:del w:id="2170" w:author="tao huang" w:date="2017-12-29T16:10:00Z"/>
                <w:rFonts w:eastAsia="Times New Roman" w:cs="Times New Roman"/>
                <w:b w:val="0"/>
                <w:color w:val="000000"/>
                <w:sz w:val="22"/>
              </w:rPr>
            </w:pPr>
            <w:del w:id="2171" w:author="tao huang" w:date="2017-12-29T16:10:00Z">
              <w:r w:rsidRPr="00264F70" w:rsidDel="006611E1">
                <w:rPr>
                  <w:rFonts w:eastAsia="Times New Roman" w:cs="Times New Roman"/>
                  <w:b w:val="0"/>
                  <w:color w:val="000000"/>
                  <w:sz w:val="22"/>
                </w:rPr>
                <w:delText>Frozen Dinner</w:delText>
              </w:r>
            </w:del>
          </w:p>
        </w:tc>
        <w:tc>
          <w:tcPr>
            <w:tcW w:w="960" w:type="dxa"/>
            <w:shd w:val="clear" w:color="auto" w:fill="auto"/>
            <w:noWrap/>
            <w:hideMark/>
          </w:tcPr>
          <w:p w14:paraId="5F6EAE5D" w14:textId="78F578A4"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72" w:author="tao huang" w:date="2017-12-29T16:10:00Z"/>
                <w:rFonts w:eastAsia="Times New Roman" w:cs="Times New Roman"/>
                <w:color w:val="000000"/>
                <w:sz w:val="22"/>
              </w:rPr>
            </w:pPr>
            <w:del w:id="2173" w:author="tao huang" w:date="2017-12-29T16:10:00Z">
              <w:r w:rsidRPr="00264F70" w:rsidDel="006611E1">
                <w:rPr>
                  <w:rFonts w:eastAsia="Times New Roman" w:cs="Times New Roman"/>
                  <w:color w:val="000000"/>
                  <w:sz w:val="22"/>
                </w:rPr>
                <w:delText>0.516</w:delText>
              </w:r>
            </w:del>
          </w:p>
        </w:tc>
        <w:tc>
          <w:tcPr>
            <w:tcW w:w="1296" w:type="dxa"/>
            <w:shd w:val="clear" w:color="auto" w:fill="auto"/>
            <w:noWrap/>
            <w:hideMark/>
          </w:tcPr>
          <w:p w14:paraId="34241B6C" w14:textId="7C222808"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74" w:author="tao huang" w:date="2017-12-29T16:10:00Z"/>
                <w:rFonts w:eastAsia="Times New Roman" w:cs="Times New Roman"/>
                <w:color w:val="000000"/>
                <w:sz w:val="22"/>
              </w:rPr>
            </w:pPr>
            <w:del w:id="2175" w:author="tao huang" w:date="2017-12-29T16:10:00Z">
              <w:r w:rsidRPr="00264F70" w:rsidDel="006611E1">
                <w:rPr>
                  <w:rFonts w:eastAsia="Times New Roman" w:cs="Times New Roman"/>
                  <w:color w:val="000000"/>
                  <w:sz w:val="22"/>
                </w:rPr>
                <w:delText>0.520</w:delText>
              </w:r>
            </w:del>
          </w:p>
        </w:tc>
        <w:tc>
          <w:tcPr>
            <w:tcW w:w="960" w:type="dxa"/>
            <w:shd w:val="clear" w:color="auto" w:fill="auto"/>
            <w:noWrap/>
            <w:hideMark/>
          </w:tcPr>
          <w:p w14:paraId="683CDED1" w14:textId="4566AFDF"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76" w:author="tao huang" w:date="2017-12-29T16:10:00Z"/>
                <w:rFonts w:eastAsia="Times New Roman" w:cs="Times New Roman"/>
                <w:color w:val="000000"/>
                <w:sz w:val="22"/>
              </w:rPr>
            </w:pPr>
            <w:del w:id="2177" w:author="tao huang" w:date="2017-12-29T16:10:00Z">
              <w:r w:rsidRPr="00264F70" w:rsidDel="006611E1">
                <w:rPr>
                  <w:rFonts w:eastAsia="Times New Roman" w:cs="Times New Roman"/>
                  <w:color w:val="000000"/>
                  <w:sz w:val="22"/>
                </w:rPr>
                <w:delText>0.517</w:delText>
              </w:r>
            </w:del>
          </w:p>
        </w:tc>
        <w:tc>
          <w:tcPr>
            <w:tcW w:w="2252" w:type="dxa"/>
            <w:shd w:val="clear" w:color="auto" w:fill="auto"/>
            <w:noWrap/>
            <w:hideMark/>
          </w:tcPr>
          <w:p w14:paraId="023CD6F0" w14:textId="0F75C652" w:rsidR="00264F70" w:rsidRPr="00264F70" w:rsidDel="006611E1" w:rsidRDefault="00264F70" w:rsidP="00264F70">
            <w:pPr>
              <w:spacing w:after="0" w:line="240" w:lineRule="auto"/>
              <w:cnfStyle w:val="000000100000" w:firstRow="0" w:lastRow="0" w:firstColumn="0" w:lastColumn="0" w:oddVBand="0" w:evenVBand="0" w:oddHBand="1" w:evenHBand="0" w:firstRowFirstColumn="0" w:firstRowLastColumn="0" w:lastRowFirstColumn="0" w:lastRowLastColumn="0"/>
              <w:rPr>
                <w:del w:id="2178" w:author="tao huang" w:date="2017-12-29T16:10:00Z"/>
                <w:rFonts w:eastAsia="Times New Roman" w:cs="Times New Roman"/>
                <w:color w:val="000000"/>
                <w:sz w:val="22"/>
              </w:rPr>
            </w:pPr>
            <w:del w:id="2179" w:author="tao huang" w:date="2017-12-29T16:10:00Z">
              <w:r w:rsidRPr="00264F70" w:rsidDel="006611E1">
                <w:rPr>
                  <w:rFonts w:eastAsia="Times New Roman" w:cs="Times New Roman"/>
                  <w:color w:val="000000"/>
                  <w:sz w:val="22"/>
                </w:rPr>
                <w:delText>Spaghetti sauce</w:delText>
              </w:r>
            </w:del>
          </w:p>
        </w:tc>
        <w:tc>
          <w:tcPr>
            <w:tcW w:w="960" w:type="dxa"/>
            <w:shd w:val="clear" w:color="auto" w:fill="auto"/>
            <w:noWrap/>
            <w:hideMark/>
          </w:tcPr>
          <w:p w14:paraId="730E74F3" w14:textId="3445F621"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80" w:author="tao huang" w:date="2017-12-29T16:10:00Z"/>
                <w:rFonts w:eastAsia="Times New Roman" w:cs="Times New Roman"/>
                <w:color w:val="000000"/>
                <w:sz w:val="22"/>
              </w:rPr>
            </w:pPr>
            <w:del w:id="2181" w:author="tao huang" w:date="2017-12-29T16:10:00Z">
              <w:r w:rsidRPr="00264F70" w:rsidDel="006611E1">
                <w:rPr>
                  <w:rFonts w:eastAsia="Times New Roman" w:cs="Times New Roman"/>
                  <w:color w:val="000000"/>
                  <w:sz w:val="22"/>
                </w:rPr>
                <w:delText>0.781</w:delText>
              </w:r>
            </w:del>
          </w:p>
        </w:tc>
        <w:tc>
          <w:tcPr>
            <w:tcW w:w="1215" w:type="dxa"/>
            <w:shd w:val="clear" w:color="auto" w:fill="auto"/>
            <w:noWrap/>
            <w:hideMark/>
          </w:tcPr>
          <w:p w14:paraId="0CA97E3A" w14:textId="7B002E9F"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82" w:author="tao huang" w:date="2017-12-29T16:10:00Z"/>
                <w:rFonts w:eastAsia="Times New Roman" w:cs="Times New Roman"/>
                <w:color w:val="000000"/>
                <w:sz w:val="22"/>
              </w:rPr>
            </w:pPr>
            <w:del w:id="2183" w:author="tao huang" w:date="2017-12-29T16:10:00Z">
              <w:r w:rsidRPr="00264F70" w:rsidDel="006611E1">
                <w:rPr>
                  <w:rFonts w:eastAsia="Times New Roman" w:cs="Times New Roman"/>
                  <w:color w:val="000000"/>
                  <w:sz w:val="22"/>
                </w:rPr>
                <w:delText>0.768</w:delText>
              </w:r>
            </w:del>
          </w:p>
        </w:tc>
        <w:tc>
          <w:tcPr>
            <w:tcW w:w="960" w:type="dxa"/>
            <w:shd w:val="clear" w:color="auto" w:fill="auto"/>
            <w:noWrap/>
            <w:hideMark/>
          </w:tcPr>
          <w:p w14:paraId="5D5C297F" w14:textId="51097369"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184" w:author="tao huang" w:date="2017-12-29T16:10:00Z"/>
                <w:rFonts w:eastAsia="Times New Roman" w:cs="Times New Roman"/>
                <w:color w:val="000000"/>
                <w:sz w:val="22"/>
              </w:rPr>
            </w:pPr>
            <w:del w:id="2185" w:author="tao huang" w:date="2017-12-29T16:10:00Z">
              <w:r w:rsidRPr="00264F70" w:rsidDel="006611E1">
                <w:rPr>
                  <w:rFonts w:eastAsia="Times New Roman" w:cs="Times New Roman"/>
                  <w:color w:val="000000"/>
                  <w:sz w:val="22"/>
                </w:rPr>
                <w:delText>0.770</w:delText>
              </w:r>
            </w:del>
          </w:p>
        </w:tc>
      </w:tr>
      <w:tr w:rsidR="00264F70" w:rsidRPr="00264F70" w:rsidDel="006611E1" w14:paraId="59711460" w14:textId="78D44A28" w:rsidTr="00264F70">
        <w:trPr>
          <w:trHeight w:val="20"/>
          <w:jc w:val="center"/>
          <w:del w:id="2186"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21358654" w14:textId="1AB17976" w:rsidR="00264F70" w:rsidRPr="00264F70" w:rsidDel="006611E1" w:rsidRDefault="00264F70" w:rsidP="00264F70">
            <w:pPr>
              <w:spacing w:after="0" w:line="240" w:lineRule="auto"/>
              <w:rPr>
                <w:del w:id="2187" w:author="tao huang" w:date="2017-12-29T16:10:00Z"/>
                <w:rFonts w:eastAsia="Times New Roman" w:cs="Times New Roman"/>
                <w:b w:val="0"/>
                <w:color w:val="000000"/>
                <w:sz w:val="22"/>
              </w:rPr>
            </w:pPr>
            <w:del w:id="2188" w:author="tao huang" w:date="2017-12-29T16:10:00Z">
              <w:r w:rsidRPr="00264F70" w:rsidDel="006611E1">
                <w:rPr>
                  <w:rFonts w:eastAsia="Times New Roman" w:cs="Times New Roman"/>
                  <w:b w:val="0"/>
                  <w:color w:val="000000"/>
                  <w:sz w:val="22"/>
                </w:rPr>
                <w:delText>Frozen pizza</w:delText>
              </w:r>
            </w:del>
          </w:p>
        </w:tc>
        <w:tc>
          <w:tcPr>
            <w:tcW w:w="960" w:type="dxa"/>
            <w:shd w:val="clear" w:color="auto" w:fill="auto"/>
            <w:noWrap/>
            <w:hideMark/>
          </w:tcPr>
          <w:p w14:paraId="1D6F0D80" w14:textId="258D6C53"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89" w:author="tao huang" w:date="2017-12-29T16:10:00Z"/>
                <w:rFonts w:eastAsia="Times New Roman" w:cs="Times New Roman"/>
                <w:color w:val="000000"/>
                <w:sz w:val="22"/>
              </w:rPr>
            </w:pPr>
            <w:del w:id="2190" w:author="tao huang" w:date="2017-12-29T16:10:00Z">
              <w:r w:rsidRPr="00264F70" w:rsidDel="006611E1">
                <w:rPr>
                  <w:rFonts w:eastAsia="Times New Roman" w:cs="Times New Roman"/>
                  <w:color w:val="000000"/>
                  <w:sz w:val="22"/>
                </w:rPr>
                <w:delText>0.702</w:delText>
              </w:r>
            </w:del>
          </w:p>
        </w:tc>
        <w:tc>
          <w:tcPr>
            <w:tcW w:w="1296" w:type="dxa"/>
            <w:shd w:val="clear" w:color="auto" w:fill="auto"/>
            <w:noWrap/>
            <w:hideMark/>
          </w:tcPr>
          <w:p w14:paraId="486597D4" w14:textId="3D81786E"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91" w:author="tao huang" w:date="2017-12-29T16:10:00Z"/>
                <w:rFonts w:eastAsia="Times New Roman" w:cs="Times New Roman"/>
                <w:color w:val="000000"/>
                <w:sz w:val="22"/>
              </w:rPr>
            </w:pPr>
            <w:del w:id="2192" w:author="tao huang" w:date="2017-12-29T16:10:00Z">
              <w:r w:rsidRPr="00264F70" w:rsidDel="006611E1">
                <w:rPr>
                  <w:rFonts w:eastAsia="Times New Roman" w:cs="Times New Roman"/>
                  <w:color w:val="000000"/>
                  <w:sz w:val="22"/>
                </w:rPr>
                <w:delText>0.714</w:delText>
              </w:r>
            </w:del>
          </w:p>
        </w:tc>
        <w:tc>
          <w:tcPr>
            <w:tcW w:w="960" w:type="dxa"/>
            <w:shd w:val="clear" w:color="auto" w:fill="auto"/>
            <w:noWrap/>
            <w:hideMark/>
          </w:tcPr>
          <w:p w14:paraId="7C7E7FEC" w14:textId="372C6918"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93" w:author="tao huang" w:date="2017-12-29T16:10:00Z"/>
                <w:rFonts w:eastAsia="Times New Roman" w:cs="Times New Roman"/>
                <w:color w:val="000000"/>
                <w:sz w:val="22"/>
              </w:rPr>
            </w:pPr>
            <w:del w:id="2194" w:author="tao huang" w:date="2017-12-29T16:10:00Z">
              <w:r w:rsidRPr="00264F70" w:rsidDel="006611E1">
                <w:rPr>
                  <w:rFonts w:eastAsia="Times New Roman" w:cs="Times New Roman"/>
                  <w:color w:val="000000"/>
                  <w:sz w:val="22"/>
                </w:rPr>
                <w:delText>0.713</w:delText>
              </w:r>
            </w:del>
          </w:p>
        </w:tc>
        <w:tc>
          <w:tcPr>
            <w:tcW w:w="2252" w:type="dxa"/>
            <w:shd w:val="clear" w:color="auto" w:fill="auto"/>
            <w:noWrap/>
            <w:hideMark/>
          </w:tcPr>
          <w:p w14:paraId="1BFE6DC2" w14:textId="3DC894DC" w:rsidR="00264F70" w:rsidRPr="00264F70" w:rsidDel="006611E1" w:rsidRDefault="00264F70" w:rsidP="00264F70">
            <w:pPr>
              <w:spacing w:after="0" w:line="240" w:lineRule="auto"/>
              <w:cnfStyle w:val="000000000000" w:firstRow="0" w:lastRow="0" w:firstColumn="0" w:lastColumn="0" w:oddVBand="0" w:evenVBand="0" w:oddHBand="0" w:evenHBand="0" w:firstRowFirstColumn="0" w:firstRowLastColumn="0" w:lastRowFirstColumn="0" w:lastRowLastColumn="0"/>
              <w:rPr>
                <w:del w:id="2195" w:author="tao huang" w:date="2017-12-29T16:10:00Z"/>
                <w:rFonts w:eastAsia="Times New Roman" w:cs="Times New Roman"/>
                <w:color w:val="000000"/>
                <w:sz w:val="22"/>
              </w:rPr>
            </w:pPr>
            <w:del w:id="2196" w:author="tao huang" w:date="2017-12-29T16:10:00Z">
              <w:r w:rsidRPr="00264F70" w:rsidDel="006611E1">
                <w:rPr>
                  <w:rFonts w:eastAsia="Times New Roman" w:cs="Times New Roman"/>
                  <w:color w:val="000000"/>
                  <w:sz w:val="22"/>
                </w:rPr>
                <w:delText>Sugar substitutes</w:delText>
              </w:r>
            </w:del>
          </w:p>
        </w:tc>
        <w:tc>
          <w:tcPr>
            <w:tcW w:w="960" w:type="dxa"/>
            <w:shd w:val="clear" w:color="auto" w:fill="auto"/>
            <w:noWrap/>
            <w:hideMark/>
          </w:tcPr>
          <w:p w14:paraId="0AC56A0C" w14:textId="53039F47"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97" w:author="tao huang" w:date="2017-12-29T16:10:00Z"/>
                <w:rFonts w:eastAsia="Times New Roman" w:cs="Times New Roman"/>
                <w:color w:val="000000"/>
                <w:sz w:val="22"/>
              </w:rPr>
            </w:pPr>
            <w:del w:id="2198" w:author="tao huang" w:date="2017-12-29T16:10:00Z">
              <w:r w:rsidRPr="00264F70" w:rsidDel="006611E1">
                <w:rPr>
                  <w:rFonts w:eastAsia="Times New Roman" w:cs="Times New Roman"/>
                  <w:color w:val="000000"/>
                  <w:sz w:val="22"/>
                </w:rPr>
                <w:delText>0.761</w:delText>
              </w:r>
            </w:del>
          </w:p>
        </w:tc>
        <w:tc>
          <w:tcPr>
            <w:tcW w:w="1215" w:type="dxa"/>
            <w:shd w:val="clear" w:color="auto" w:fill="auto"/>
            <w:noWrap/>
            <w:hideMark/>
          </w:tcPr>
          <w:p w14:paraId="5281F52C" w14:textId="4D023B16"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199" w:author="tao huang" w:date="2017-12-29T16:10:00Z"/>
                <w:rFonts w:eastAsia="Times New Roman" w:cs="Times New Roman"/>
                <w:color w:val="000000"/>
                <w:sz w:val="22"/>
              </w:rPr>
            </w:pPr>
            <w:del w:id="2200" w:author="tao huang" w:date="2017-12-29T16:10:00Z">
              <w:r w:rsidRPr="00264F70" w:rsidDel="006611E1">
                <w:rPr>
                  <w:rFonts w:eastAsia="Times New Roman" w:cs="Times New Roman"/>
                  <w:color w:val="000000"/>
                  <w:sz w:val="22"/>
                </w:rPr>
                <w:delText>0.759</w:delText>
              </w:r>
            </w:del>
          </w:p>
        </w:tc>
        <w:tc>
          <w:tcPr>
            <w:tcW w:w="960" w:type="dxa"/>
            <w:shd w:val="clear" w:color="auto" w:fill="auto"/>
            <w:noWrap/>
            <w:hideMark/>
          </w:tcPr>
          <w:p w14:paraId="5EA77645" w14:textId="69A1A217"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01" w:author="tao huang" w:date="2017-12-29T16:10:00Z"/>
                <w:rFonts w:eastAsia="Times New Roman" w:cs="Times New Roman"/>
                <w:color w:val="000000"/>
                <w:sz w:val="22"/>
              </w:rPr>
            </w:pPr>
            <w:del w:id="2202" w:author="tao huang" w:date="2017-12-29T16:10:00Z">
              <w:r w:rsidRPr="00264F70" w:rsidDel="006611E1">
                <w:rPr>
                  <w:rFonts w:eastAsia="Times New Roman" w:cs="Times New Roman"/>
                  <w:color w:val="000000"/>
                  <w:sz w:val="22"/>
                </w:rPr>
                <w:delText>0.735</w:delText>
              </w:r>
            </w:del>
          </w:p>
        </w:tc>
      </w:tr>
      <w:tr w:rsidR="00264F70" w:rsidRPr="00264F70" w:rsidDel="006611E1" w14:paraId="2355D8EA" w14:textId="267C5F81" w:rsidTr="00264F70">
        <w:trPr>
          <w:cnfStyle w:val="000000100000" w:firstRow="0" w:lastRow="0" w:firstColumn="0" w:lastColumn="0" w:oddVBand="0" w:evenVBand="0" w:oddHBand="1" w:evenHBand="0" w:firstRowFirstColumn="0" w:firstRowLastColumn="0" w:lastRowFirstColumn="0" w:lastRowLastColumn="0"/>
          <w:trHeight w:val="20"/>
          <w:jc w:val="center"/>
          <w:del w:id="2203"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62278283" w14:textId="032DDFC3" w:rsidR="00264F70" w:rsidRPr="00264F70" w:rsidDel="006611E1" w:rsidRDefault="00264F70" w:rsidP="00264F70">
            <w:pPr>
              <w:spacing w:after="0" w:line="240" w:lineRule="auto"/>
              <w:rPr>
                <w:del w:id="2204" w:author="tao huang" w:date="2017-12-29T16:10:00Z"/>
                <w:rFonts w:eastAsia="Times New Roman" w:cs="Times New Roman"/>
                <w:b w:val="0"/>
                <w:color w:val="000000"/>
                <w:sz w:val="22"/>
              </w:rPr>
            </w:pPr>
            <w:del w:id="2205" w:author="tao huang" w:date="2017-12-29T16:10:00Z">
              <w:r w:rsidRPr="00264F70" w:rsidDel="006611E1">
                <w:rPr>
                  <w:rFonts w:eastAsia="Times New Roman" w:cs="Times New Roman"/>
                  <w:b w:val="0"/>
                  <w:color w:val="000000"/>
                  <w:sz w:val="22"/>
                </w:rPr>
                <w:delText>Household Cleaner</w:delText>
              </w:r>
            </w:del>
          </w:p>
        </w:tc>
        <w:tc>
          <w:tcPr>
            <w:tcW w:w="960" w:type="dxa"/>
            <w:shd w:val="clear" w:color="auto" w:fill="auto"/>
            <w:noWrap/>
            <w:hideMark/>
          </w:tcPr>
          <w:p w14:paraId="20C6BB0D" w14:textId="11EDFFCE"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06" w:author="tao huang" w:date="2017-12-29T16:10:00Z"/>
                <w:rFonts w:eastAsia="Times New Roman" w:cs="Times New Roman"/>
                <w:color w:val="000000"/>
                <w:sz w:val="22"/>
              </w:rPr>
            </w:pPr>
            <w:del w:id="2207" w:author="tao huang" w:date="2017-12-29T16:10:00Z">
              <w:r w:rsidRPr="00264F70" w:rsidDel="006611E1">
                <w:rPr>
                  <w:rFonts w:eastAsia="Times New Roman" w:cs="Times New Roman"/>
                  <w:color w:val="000000"/>
                  <w:sz w:val="22"/>
                </w:rPr>
                <w:delText>0.812</w:delText>
              </w:r>
            </w:del>
          </w:p>
        </w:tc>
        <w:tc>
          <w:tcPr>
            <w:tcW w:w="1296" w:type="dxa"/>
            <w:shd w:val="clear" w:color="auto" w:fill="auto"/>
            <w:noWrap/>
            <w:hideMark/>
          </w:tcPr>
          <w:p w14:paraId="0302A4F0" w14:textId="727B2BA5"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08" w:author="tao huang" w:date="2017-12-29T16:10:00Z"/>
                <w:rFonts w:eastAsia="Times New Roman" w:cs="Times New Roman"/>
                <w:color w:val="000000"/>
                <w:sz w:val="22"/>
              </w:rPr>
            </w:pPr>
            <w:del w:id="2209" w:author="tao huang" w:date="2017-12-29T16:10:00Z">
              <w:r w:rsidRPr="00264F70" w:rsidDel="006611E1">
                <w:rPr>
                  <w:rFonts w:eastAsia="Times New Roman" w:cs="Times New Roman"/>
                  <w:color w:val="000000"/>
                  <w:sz w:val="22"/>
                </w:rPr>
                <w:delText>0.802</w:delText>
              </w:r>
            </w:del>
          </w:p>
        </w:tc>
        <w:tc>
          <w:tcPr>
            <w:tcW w:w="960" w:type="dxa"/>
            <w:shd w:val="clear" w:color="auto" w:fill="auto"/>
            <w:noWrap/>
            <w:hideMark/>
          </w:tcPr>
          <w:p w14:paraId="177E3C0B" w14:textId="7A46576B"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10" w:author="tao huang" w:date="2017-12-29T16:10:00Z"/>
                <w:rFonts w:eastAsia="Times New Roman" w:cs="Times New Roman"/>
                <w:color w:val="000000"/>
                <w:sz w:val="22"/>
              </w:rPr>
            </w:pPr>
            <w:del w:id="2211" w:author="tao huang" w:date="2017-12-29T16:10:00Z">
              <w:r w:rsidRPr="00264F70" w:rsidDel="006611E1">
                <w:rPr>
                  <w:rFonts w:eastAsia="Times New Roman" w:cs="Times New Roman"/>
                  <w:color w:val="000000"/>
                  <w:sz w:val="22"/>
                </w:rPr>
                <w:delText>0.811</w:delText>
              </w:r>
            </w:del>
          </w:p>
        </w:tc>
        <w:tc>
          <w:tcPr>
            <w:tcW w:w="2252" w:type="dxa"/>
            <w:shd w:val="clear" w:color="auto" w:fill="auto"/>
            <w:noWrap/>
            <w:hideMark/>
          </w:tcPr>
          <w:p w14:paraId="60D235F5" w14:textId="77949516" w:rsidR="00264F70" w:rsidRPr="00264F70" w:rsidDel="006611E1" w:rsidRDefault="00264F70" w:rsidP="00264F70">
            <w:pPr>
              <w:spacing w:after="0" w:line="240" w:lineRule="auto"/>
              <w:cnfStyle w:val="000000100000" w:firstRow="0" w:lastRow="0" w:firstColumn="0" w:lastColumn="0" w:oddVBand="0" w:evenVBand="0" w:oddHBand="1" w:evenHBand="0" w:firstRowFirstColumn="0" w:firstRowLastColumn="0" w:lastRowFirstColumn="0" w:lastRowLastColumn="0"/>
              <w:rPr>
                <w:del w:id="2212" w:author="tao huang" w:date="2017-12-29T16:10:00Z"/>
                <w:rFonts w:eastAsia="Times New Roman" w:cs="Times New Roman"/>
                <w:color w:val="000000"/>
                <w:sz w:val="22"/>
              </w:rPr>
            </w:pPr>
            <w:del w:id="2213" w:author="tao huang" w:date="2017-12-29T16:10:00Z">
              <w:r w:rsidRPr="00264F70" w:rsidDel="006611E1">
                <w:rPr>
                  <w:rFonts w:eastAsia="Times New Roman" w:cs="Times New Roman"/>
                  <w:color w:val="000000"/>
                  <w:sz w:val="22"/>
                </w:rPr>
                <w:delText>Toilet Tissue</w:delText>
              </w:r>
            </w:del>
          </w:p>
        </w:tc>
        <w:tc>
          <w:tcPr>
            <w:tcW w:w="960" w:type="dxa"/>
            <w:shd w:val="clear" w:color="auto" w:fill="auto"/>
            <w:noWrap/>
            <w:hideMark/>
          </w:tcPr>
          <w:p w14:paraId="7B6CDF2D" w14:textId="1A285884"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14" w:author="tao huang" w:date="2017-12-29T16:10:00Z"/>
                <w:rFonts w:eastAsia="Times New Roman" w:cs="Times New Roman"/>
                <w:color w:val="000000"/>
                <w:sz w:val="22"/>
              </w:rPr>
            </w:pPr>
            <w:del w:id="2215" w:author="tao huang" w:date="2017-12-29T16:10:00Z">
              <w:r w:rsidRPr="00264F70" w:rsidDel="006611E1">
                <w:rPr>
                  <w:rFonts w:eastAsia="Times New Roman" w:cs="Times New Roman"/>
                  <w:color w:val="000000"/>
                  <w:sz w:val="22"/>
                </w:rPr>
                <w:delText>0.696</w:delText>
              </w:r>
            </w:del>
          </w:p>
        </w:tc>
        <w:tc>
          <w:tcPr>
            <w:tcW w:w="1215" w:type="dxa"/>
            <w:shd w:val="clear" w:color="auto" w:fill="auto"/>
            <w:noWrap/>
            <w:hideMark/>
          </w:tcPr>
          <w:p w14:paraId="1ABAC620" w14:textId="18D88C9C"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16" w:author="tao huang" w:date="2017-12-29T16:10:00Z"/>
                <w:rFonts w:eastAsia="Times New Roman" w:cs="Times New Roman"/>
                <w:color w:val="000000"/>
                <w:sz w:val="22"/>
              </w:rPr>
            </w:pPr>
            <w:del w:id="2217" w:author="tao huang" w:date="2017-12-29T16:10:00Z">
              <w:r w:rsidRPr="00264F70" w:rsidDel="006611E1">
                <w:rPr>
                  <w:rFonts w:eastAsia="Times New Roman" w:cs="Times New Roman"/>
                  <w:color w:val="000000"/>
                  <w:sz w:val="22"/>
                </w:rPr>
                <w:delText>0.693</w:delText>
              </w:r>
            </w:del>
          </w:p>
        </w:tc>
        <w:tc>
          <w:tcPr>
            <w:tcW w:w="960" w:type="dxa"/>
            <w:shd w:val="clear" w:color="auto" w:fill="auto"/>
            <w:noWrap/>
            <w:hideMark/>
          </w:tcPr>
          <w:p w14:paraId="0A4F6802" w14:textId="4696E92E"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18" w:author="tao huang" w:date="2017-12-29T16:10:00Z"/>
                <w:rFonts w:eastAsia="Times New Roman" w:cs="Times New Roman"/>
                <w:color w:val="000000"/>
                <w:sz w:val="22"/>
              </w:rPr>
            </w:pPr>
            <w:del w:id="2219" w:author="tao huang" w:date="2017-12-29T16:10:00Z">
              <w:r w:rsidRPr="00264F70" w:rsidDel="006611E1">
                <w:rPr>
                  <w:rFonts w:eastAsia="Times New Roman" w:cs="Times New Roman"/>
                  <w:color w:val="000000"/>
                  <w:sz w:val="22"/>
                </w:rPr>
                <w:delText>0.686</w:delText>
              </w:r>
            </w:del>
          </w:p>
        </w:tc>
      </w:tr>
      <w:tr w:rsidR="00264F70" w:rsidRPr="00264F70" w:rsidDel="006611E1" w14:paraId="6F95F3F3" w14:textId="196886EE" w:rsidTr="00264F70">
        <w:trPr>
          <w:trHeight w:val="20"/>
          <w:jc w:val="center"/>
          <w:del w:id="2220"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2F6F47B9" w14:textId="0C68B0E2" w:rsidR="00264F70" w:rsidRPr="00264F70" w:rsidDel="006611E1" w:rsidRDefault="00264F70" w:rsidP="00264F70">
            <w:pPr>
              <w:spacing w:after="0" w:line="240" w:lineRule="auto"/>
              <w:rPr>
                <w:del w:id="2221" w:author="tao huang" w:date="2017-12-29T16:10:00Z"/>
                <w:rFonts w:eastAsia="Times New Roman" w:cs="Times New Roman"/>
                <w:b w:val="0"/>
                <w:color w:val="000000"/>
                <w:sz w:val="22"/>
              </w:rPr>
            </w:pPr>
            <w:del w:id="2222" w:author="tao huang" w:date="2017-12-29T16:10:00Z">
              <w:r w:rsidRPr="00264F70" w:rsidDel="006611E1">
                <w:rPr>
                  <w:rFonts w:eastAsia="Times New Roman" w:cs="Times New Roman"/>
                  <w:b w:val="0"/>
                  <w:color w:val="000000"/>
                  <w:sz w:val="22"/>
                </w:rPr>
                <w:delText>Hotdog</w:delText>
              </w:r>
            </w:del>
          </w:p>
        </w:tc>
        <w:tc>
          <w:tcPr>
            <w:tcW w:w="960" w:type="dxa"/>
            <w:shd w:val="clear" w:color="auto" w:fill="auto"/>
            <w:noWrap/>
            <w:hideMark/>
          </w:tcPr>
          <w:p w14:paraId="5B1F5F52" w14:textId="2756797D"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23" w:author="tao huang" w:date="2017-12-29T16:10:00Z"/>
                <w:rFonts w:eastAsia="Times New Roman" w:cs="Times New Roman"/>
                <w:color w:val="000000"/>
                <w:sz w:val="22"/>
              </w:rPr>
            </w:pPr>
            <w:del w:id="2224" w:author="tao huang" w:date="2017-12-29T16:10:00Z">
              <w:r w:rsidRPr="00264F70" w:rsidDel="006611E1">
                <w:rPr>
                  <w:rFonts w:eastAsia="Times New Roman" w:cs="Times New Roman"/>
                  <w:color w:val="000000"/>
                  <w:sz w:val="22"/>
                </w:rPr>
                <w:delText>0.616</w:delText>
              </w:r>
            </w:del>
          </w:p>
        </w:tc>
        <w:tc>
          <w:tcPr>
            <w:tcW w:w="1296" w:type="dxa"/>
            <w:shd w:val="clear" w:color="auto" w:fill="auto"/>
            <w:noWrap/>
            <w:hideMark/>
          </w:tcPr>
          <w:p w14:paraId="5D98A1D5" w14:textId="3B7F6A68"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25" w:author="tao huang" w:date="2017-12-29T16:10:00Z"/>
                <w:rFonts w:eastAsia="Times New Roman" w:cs="Times New Roman"/>
                <w:color w:val="000000"/>
                <w:sz w:val="22"/>
              </w:rPr>
            </w:pPr>
            <w:del w:id="2226" w:author="tao huang" w:date="2017-12-29T16:10:00Z">
              <w:r w:rsidRPr="00264F70" w:rsidDel="006611E1">
                <w:rPr>
                  <w:rFonts w:eastAsia="Times New Roman" w:cs="Times New Roman"/>
                  <w:color w:val="000000"/>
                  <w:sz w:val="22"/>
                </w:rPr>
                <w:delText>0.618</w:delText>
              </w:r>
            </w:del>
          </w:p>
        </w:tc>
        <w:tc>
          <w:tcPr>
            <w:tcW w:w="960" w:type="dxa"/>
            <w:shd w:val="clear" w:color="auto" w:fill="auto"/>
            <w:noWrap/>
            <w:hideMark/>
          </w:tcPr>
          <w:p w14:paraId="43854870" w14:textId="2221E1E3"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27" w:author="tao huang" w:date="2017-12-29T16:10:00Z"/>
                <w:rFonts w:eastAsia="Times New Roman" w:cs="Times New Roman"/>
                <w:color w:val="000000"/>
                <w:sz w:val="22"/>
              </w:rPr>
            </w:pPr>
            <w:del w:id="2228" w:author="tao huang" w:date="2017-12-29T16:10:00Z">
              <w:r w:rsidRPr="00264F70" w:rsidDel="006611E1">
                <w:rPr>
                  <w:rFonts w:eastAsia="Times New Roman" w:cs="Times New Roman"/>
                  <w:color w:val="000000"/>
                  <w:sz w:val="22"/>
                </w:rPr>
                <w:delText>0.636</w:delText>
              </w:r>
            </w:del>
          </w:p>
        </w:tc>
        <w:tc>
          <w:tcPr>
            <w:tcW w:w="2252" w:type="dxa"/>
            <w:shd w:val="clear" w:color="auto" w:fill="auto"/>
            <w:noWrap/>
            <w:hideMark/>
          </w:tcPr>
          <w:p w14:paraId="6B38C547" w14:textId="08E38D98" w:rsidR="00264F70" w:rsidRPr="00264F70" w:rsidDel="006611E1" w:rsidRDefault="00264F70" w:rsidP="00264F70">
            <w:pPr>
              <w:spacing w:after="0" w:line="240" w:lineRule="auto"/>
              <w:cnfStyle w:val="000000000000" w:firstRow="0" w:lastRow="0" w:firstColumn="0" w:lastColumn="0" w:oddVBand="0" w:evenVBand="0" w:oddHBand="0" w:evenHBand="0" w:firstRowFirstColumn="0" w:firstRowLastColumn="0" w:lastRowFirstColumn="0" w:lastRowLastColumn="0"/>
              <w:rPr>
                <w:del w:id="2229" w:author="tao huang" w:date="2017-12-29T16:10:00Z"/>
                <w:rFonts w:eastAsia="Times New Roman" w:cs="Times New Roman"/>
                <w:color w:val="000000"/>
                <w:sz w:val="22"/>
              </w:rPr>
            </w:pPr>
            <w:del w:id="2230" w:author="tao huang" w:date="2017-12-29T16:10:00Z">
              <w:r w:rsidRPr="00264F70" w:rsidDel="006611E1">
                <w:rPr>
                  <w:rFonts w:eastAsia="Times New Roman" w:cs="Times New Roman"/>
                  <w:color w:val="000000"/>
                  <w:sz w:val="22"/>
                </w:rPr>
                <w:delText>Toothbrush</w:delText>
              </w:r>
            </w:del>
          </w:p>
        </w:tc>
        <w:tc>
          <w:tcPr>
            <w:tcW w:w="960" w:type="dxa"/>
            <w:shd w:val="clear" w:color="auto" w:fill="auto"/>
            <w:noWrap/>
            <w:hideMark/>
          </w:tcPr>
          <w:p w14:paraId="7BF537C4" w14:textId="1CBBC8AD"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31" w:author="tao huang" w:date="2017-12-29T16:10:00Z"/>
                <w:rFonts w:eastAsia="Times New Roman" w:cs="Times New Roman"/>
                <w:color w:val="000000"/>
                <w:sz w:val="22"/>
              </w:rPr>
            </w:pPr>
            <w:del w:id="2232" w:author="tao huang" w:date="2017-12-29T16:10:00Z">
              <w:r w:rsidRPr="00264F70" w:rsidDel="006611E1">
                <w:rPr>
                  <w:rFonts w:eastAsia="Times New Roman" w:cs="Times New Roman"/>
                  <w:color w:val="000000"/>
                  <w:sz w:val="22"/>
                </w:rPr>
                <w:delText>0.733</w:delText>
              </w:r>
            </w:del>
          </w:p>
        </w:tc>
        <w:tc>
          <w:tcPr>
            <w:tcW w:w="1215" w:type="dxa"/>
            <w:shd w:val="clear" w:color="auto" w:fill="auto"/>
            <w:noWrap/>
            <w:hideMark/>
          </w:tcPr>
          <w:p w14:paraId="09694787" w14:textId="6B0E611F"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33" w:author="tao huang" w:date="2017-12-29T16:10:00Z"/>
                <w:rFonts w:eastAsia="Times New Roman" w:cs="Times New Roman"/>
                <w:color w:val="000000"/>
                <w:sz w:val="22"/>
              </w:rPr>
            </w:pPr>
            <w:del w:id="2234" w:author="tao huang" w:date="2017-12-29T16:10:00Z">
              <w:r w:rsidRPr="00264F70" w:rsidDel="006611E1">
                <w:rPr>
                  <w:rFonts w:eastAsia="Times New Roman" w:cs="Times New Roman"/>
                  <w:color w:val="000000"/>
                  <w:sz w:val="22"/>
                </w:rPr>
                <w:delText>0.734</w:delText>
              </w:r>
            </w:del>
          </w:p>
        </w:tc>
        <w:tc>
          <w:tcPr>
            <w:tcW w:w="960" w:type="dxa"/>
            <w:shd w:val="clear" w:color="auto" w:fill="auto"/>
            <w:noWrap/>
            <w:hideMark/>
          </w:tcPr>
          <w:p w14:paraId="26E9BA1F" w14:textId="21B0DF05"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35" w:author="tao huang" w:date="2017-12-29T16:10:00Z"/>
                <w:rFonts w:eastAsia="Times New Roman" w:cs="Times New Roman"/>
                <w:color w:val="000000"/>
                <w:sz w:val="22"/>
              </w:rPr>
            </w:pPr>
            <w:del w:id="2236" w:author="tao huang" w:date="2017-12-29T16:10:00Z">
              <w:r w:rsidRPr="00264F70" w:rsidDel="006611E1">
                <w:rPr>
                  <w:rFonts w:eastAsia="Times New Roman" w:cs="Times New Roman"/>
                  <w:color w:val="000000"/>
                  <w:sz w:val="22"/>
                </w:rPr>
                <w:delText>0.742</w:delText>
              </w:r>
            </w:del>
          </w:p>
        </w:tc>
      </w:tr>
      <w:tr w:rsidR="00264F70" w:rsidRPr="00264F70" w:rsidDel="006611E1" w14:paraId="6C3C165B" w14:textId="3576B0A8" w:rsidTr="00264F70">
        <w:trPr>
          <w:cnfStyle w:val="000000100000" w:firstRow="0" w:lastRow="0" w:firstColumn="0" w:lastColumn="0" w:oddVBand="0" w:evenVBand="0" w:oddHBand="1" w:evenHBand="0" w:firstRowFirstColumn="0" w:firstRowLastColumn="0" w:lastRowFirstColumn="0" w:lastRowLastColumn="0"/>
          <w:trHeight w:val="20"/>
          <w:jc w:val="center"/>
          <w:del w:id="2237"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66BCB66C" w14:textId="5A0D1035" w:rsidR="00264F70" w:rsidRPr="00264F70" w:rsidDel="006611E1" w:rsidRDefault="00264F70" w:rsidP="00264F70">
            <w:pPr>
              <w:spacing w:after="0" w:line="240" w:lineRule="auto"/>
              <w:rPr>
                <w:del w:id="2238" w:author="tao huang" w:date="2017-12-29T16:10:00Z"/>
                <w:rFonts w:eastAsia="Times New Roman" w:cs="Times New Roman"/>
                <w:b w:val="0"/>
                <w:color w:val="000000"/>
                <w:sz w:val="22"/>
              </w:rPr>
            </w:pPr>
            <w:del w:id="2239" w:author="tao huang" w:date="2017-12-29T16:10:00Z">
              <w:r w:rsidRPr="00264F70" w:rsidDel="006611E1">
                <w:rPr>
                  <w:rFonts w:eastAsia="Times New Roman" w:cs="Times New Roman"/>
                  <w:b w:val="0"/>
                  <w:color w:val="000000"/>
                  <w:sz w:val="22"/>
                </w:rPr>
                <w:delText>Laundry Detergent</w:delText>
              </w:r>
            </w:del>
          </w:p>
        </w:tc>
        <w:tc>
          <w:tcPr>
            <w:tcW w:w="960" w:type="dxa"/>
            <w:shd w:val="clear" w:color="auto" w:fill="auto"/>
            <w:noWrap/>
            <w:hideMark/>
          </w:tcPr>
          <w:p w14:paraId="70AF44E4" w14:textId="4233A07D"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40" w:author="tao huang" w:date="2017-12-29T16:10:00Z"/>
                <w:rFonts w:eastAsia="Times New Roman" w:cs="Times New Roman"/>
                <w:color w:val="000000"/>
                <w:sz w:val="22"/>
              </w:rPr>
            </w:pPr>
            <w:del w:id="2241" w:author="tao huang" w:date="2017-12-29T16:10:00Z">
              <w:r w:rsidRPr="00264F70" w:rsidDel="006611E1">
                <w:rPr>
                  <w:rFonts w:eastAsia="Times New Roman" w:cs="Times New Roman"/>
                  <w:color w:val="000000"/>
                  <w:sz w:val="22"/>
                </w:rPr>
                <w:delText>0.523</w:delText>
              </w:r>
            </w:del>
          </w:p>
        </w:tc>
        <w:tc>
          <w:tcPr>
            <w:tcW w:w="1296" w:type="dxa"/>
            <w:shd w:val="clear" w:color="auto" w:fill="auto"/>
            <w:noWrap/>
            <w:hideMark/>
          </w:tcPr>
          <w:p w14:paraId="0EF2E21B" w14:textId="51A0B014"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42" w:author="tao huang" w:date="2017-12-29T16:10:00Z"/>
                <w:rFonts w:eastAsia="Times New Roman" w:cs="Times New Roman"/>
                <w:color w:val="000000"/>
                <w:sz w:val="22"/>
              </w:rPr>
            </w:pPr>
            <w:del w:id="2243" w:author="tao huang" w:date="2017-12-29T16:10:00Z">
              <w:r w:rsidRPr="00264F70" w:rsidDel="006611E1">
                <w:rPr>
                  <w:rFonts w:eastAsia="Times New Roman" w:cs="Times New Roman"/>
                  <w:color w:val="000000"/>
                  <w:sz w:val="22"/>
                </w:rPr>
                <w:delText>0.521</w:delText>
              </w:r>
            </w:del>
          </w:p>
        </w:tc>
        <w:tc>
          <w:tcPr>
            <w:tcW w:w="960" w:type="dxa"/>
            <w:shd w:val="clear" w:color="auto" w:fill="auto"/>
            <w:noWrap/>
            <w:hideMark/>
          </w:tcPr>
          <w:p w14:paraId="16D8E247" w14:textId="1C8FD2D9"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44" w:author="tao huang" w:date="2017-12-29T16:10:00Z"/>
                <w:rFonts w:eastAsia="Times New Roman" w:cs="Times New Roman"/>
                <w:color w:val="000000"/>
                <w:sz w:val="22"/>
              </w:rPr>
            </w:pPr>
            <w:del w:id="2245" w:author="tao huang" w:date="2017-12-29T16:10:00Z">
              <w:r w:rsidRPr="00264F70" w:rsidDel="006611E1">
                <w:rPr>
                  <w:rFonts w:eastAsia="Times New Roman" w:cs="Times New Roman"/>
                  <w:color w:val="000000"/>
                  <w:sz w:val="22"/>
                </w:rPr>
                <w:delText>0.521</w:delText>
              </w:r>
            </w:del>
          </w:p>
        </w:tc>
        <w:tc>
          <w:tcPr>
            <w:tcW w:w="2252" w:type="dxa"/>
            <w:shd w:val="clear" w:color="auto" w:fill="auto"/>
            <w:noWrap/>
            <w:hideMark/>
          </w:tcPr>
          <w:p w14:paraId="196D87AD" w14:textId="549891AB" w:rsidR="00264F70" w:rsidRPr="00264F70" w:rsidDel="006611E1" w:rsidRDefault="00264F70" w:rsidP="00264F70">
            <w:pPr>
              <w:spacing w:after="0" w:line="240" w:lineRule="auto"/>
              <w:cnfStyle w:val="000000100000" w:firstRow="0" w:lastRow="0" w:firstColumn="0" w:lastColumn="0" w:oddVBand="0" w:evenVBand="0" w:oddHBand="1" w:evenHBand="0" w:firstRowFirstColumn="0" w:firstRowLastColumn="0" w:lastRowFirstColumn="0" w:lastRowLastColumn="0"/>
              <w:rPr>
                <w:del w:id="2246" w:author="tao huang" w:date="2017-12-29T16:10:00Z"/>
                <w:rFonts w:eastAsia="Times New Roman" w:cs="Times New Roman"/>
                <w:color w:val="000000"/>
                <w:sz w:val="22"/>
              </w:rPr>
            </w:pPr>
            <w:del w:id="2247" w:author="tao huang" w:date="2017-12-29T16:10:00Z">
              <w:r w:rsidRPr="00264F70" w:rsidDel="006611E1">
                <w:rPr>
                  <w:rFonts w:eastAsia="Times New Roman" w:cs="Times New Roman"/>
                  <w:color w:val="000000"/>
                  <w:sz w:val="22"/>
                </w:rPr>
                <w:delText>Toothpaste</w:delText>
              </w:r>
            </w:del>
          </w:p>
        </w:tc>
        <w:tc>
          <w:tcPr>
            <w:tcW w:w="960" w:type="dxa"/>
            <w:shd w:val="clear" w:color="auto" w:fill="auto"/>
            <w:noWrap/>
            <w:hideMark/>
          </w:tcPr>
          <w:p w14:paraId="19FAAF13" w14:textId="7C1927DB"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48" w:author="tao huang" w:date="2017-12-29T16:10:00Z"/>
                <w:rFonts w:eastAsia="Times New Roman" w:cs="Times New Roman"/>
                <w:color w:val="000000"/>
                <w:sz w:val="22"/>
              </w:rPr>
            </w:pPr>
            <w:del w:id="2249" w:author="tao huang" w:date="2017-12-29T16:10:00Z">
              <w:r w:rsidRPr="00264F70" w:rsidDel="006611E1">
                <w:rPr>
                  <w:rFonts w:eastAsia="Times New Roman" w:cs="Times New Roman"/>
                  <w:color w:val="000000"/>
                  <w:sz w:val="22"/>
                </w:rPr>
                <w:delText>0.807</w:delText>
              </w:r>
            </w:del>
          </w:p>
        </w:tc>
        <w:tc>
          <w:tcPr>
            <w:tcW w:w="1215" w:type="dxa"/>
            <w:shd w:val="clear" w:color="auto" w:fill="auto"/>
            <w:noWrap/>
            <w:hideMark/>
          </w:tcPr>
          <w:p w14:paraId="411B1A5C" w14:textId="6C1AFB7C"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50" w:author="tao huang" w:date="2017-12-29T16:10:00Z"/>
                <w:rFonts w:eastAsia="Times New Roman" w:cs="Times New Roman"/>
                <w:color w:val="000000"/>
                <w:sz w:val="22"/>
              </w:rPr>
            </w:pPr>
            <w:del w:id="2251" w:author="tao huang" w:date="2017-12-29T16:10:00Z">
              <w:r w:rsidRPr="00264F70" w:rsidDel="006611E1">
                <w:rPr>
                  <w:rFonts w:eastAsia="Times New Roman" w:cs="Times New Roman"/>
                  <w:color w:val="000000"/>
                  <w:sz w:val="22"/>
                </w:rPr>
                <w:delText>0.793</w:delText>
              </w:r>
            </w:del>
          </w:p>
        </w:tc>
        <w:tc>
          <w:tcPr>
            <w:tcW w:w="960" w:type="dxa"/>
            <w:shd w:val="clear" w:color="auto" w:fill="auto"/>
            <w:noWrap/>
            <w:hideMark/>
          </w:tcPr>
          <w:p w14:paraId="47CF0693" w14:textId="622EB8DC" w:rsidR="00264F70" w:rsidRPr="00264F70" w:rsidDel="006611E1" w:rsidRDefault="00264F70" w:rsidP="00763F78">
            <w:pPr>
              <w:spacing w:after="0" w:line="240" w:lineRule="auto"/>
              <w:jc w:val="center"/>
              <w:cnfStyle w:val="000000100000" w:firstRow="0" w:lastRow="0" w:firstColumn="0" w:lastColumn="0" w:oddVBand="0" w:evenVBand="0" w:oddHBand="1" w:evenHBand="0" w:firstRowFirstColumn="0" w:firstRowLastColumn="0" w:lastRowFirstColumn="0" w:lastRowLastColumn="0"/>
              <w:rPr>
                <w:del w:id="2252" w:author="tao huang" w:date="2017-12-29T16:10:00Z"/>
                <w:rFonts w:eastAsia="Times New Roman" w:cs="Times New Roman"/>
                <w:color w:val="000000"/>
                <w:sz w:val="22"/>
              </w:rPr>
            </w:pPr>
            <w:del w:id="2253" w:author="tao huang" w:date="2017-12-29T16:10:00Z">
              <w:r w:rsidRPr="00264F70" w:rsidDel="006611E1">
                <w:rPr>
                  <w:rFonts w:eastAsia="Times New Roman" w:cs="Times New Roman"/>
                  <w:color w:val="000000"/>
                  <w:sz w:val="22"/>
                </w:rPr>
                <w:delText>0.809</w:delText>
              </w:r>
            </w:del>
          </w:p>
        </w:tc>
      </w:tr>
      <w:tr w:rsidR="00264F70" w:rsidRPr="00264F70" w:rsidDel="006611E1" w14:paraId="2E49241D" w14:textId="37FB5196" w:rsidTr="00264F70">
        <w:trPr>
          <w:trHeight w:val="20"/>
          <w:jc w:val="center"/>
          <w:del w:id="2254" w:author="tao huang" w:date="2017-12-29T16:10:00Z"/>
        </w:trPr>
        <w:tc>
          <w:tcPr>
            <w:cnfStyle w:val="001000000000" w:firstRow="0" w:lastRow="0" w:firstColumn="1" w:lastColumn="0" w:oddVBand="0" w:evenVBand="0" w:oddHBand="0" w:evenHBand="0" w:firstRowFirstColumn="0" w:firstRowLastColumn="0" w:lastRowFirstColumn="0" w:lastRowLastColumn="0"/>
            <w:tcW w:w="2280" w:type="dxa"/>
            <w:shd w:val="clear" w:color="auto" w:fill="auto"/>
            <w:noWrap/>
            <w:hideMark/>
          </w:tcPr>
          <w:p w14:paraId="5832A2E8" w14:textId="2563E39E" w:rsidR="00264F70" w:rsidRPr="00264F70" w:rsidDel="006611E1" w:rsidRDefault="00264F70" w:rsidP="00264F70">
            <w:pPr>
              <w:spacing w:after="0" w:line="240" w:lineRule="auto"/>
              <w:rPr>
                <w:del w:id="2255" w:author="tao huang" w:date="2017-12-29T16:10:00Z"/>
                <w:rFonts w:eastAsia="Times New Roman" w:cs="Times New Roman"/>
                <w:b w:val="0"/>
                <w:color w:val="000000"/>
                <w:sz w:val="22"/>
              </w:rPr>
            </w:pPr>
            <w:del w:id="2256" w:author="tao huang" w:date="2017-12-29T16:10:00Z">
              <w:r w:rsidRPr="00264F70" w:rsidDel="006611E1">
                <w:rPr>
                  <w:rFonts w:eastAsia="Times New Roman" w:cs="Times New Roman"/>
                  <w:b w:val="0"/>
                  <w:color w:val="000000"/>
                  <w:sz w:val="22"/>
                </w:rPr>
                <w:delText>Margarine/Butter</w:delText>
              </w:r>
            </w:del>
          </w:p>
        </w:tc>
        <w:tc>
          <w:tcPr>
            <w:tcW w:w="960" w:type="dxa"/>
            <w:shd w:val="clear" w:color="auto" w:fill="auto"/>
            <w:noWrap/>
            <w:hideMark/>
          </w:tcPr>
          <w:p w14:paraId="29A0963E" w14:textId="041FDBED"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57" w:author="tao huang" w:date="2017-12-29T16:10:00Z"/>
                <w:rFonts w:eastAsia="Times New Roman" w:cs="Times New Roman"/>
                <w:color w:val="000000"/>
                <w:sz w:val="22"/>
              </w:rPr>
            </w:pPr>
            <w:del w:id="2258" w:author="tao huang" w:date="2017-12-29T16:10:00Z">
              <w:r w:rsidRPr="00264F70" w:rsidDel="006611E1">
                <w:rPr>
                  <w:rFonts w:eastAsia="Times New Roman" w:cs="Times New Roman"/>
                  <w:color w:val="000000"/>
                  <w:sz w:val="22"/>
                </w:rPr>
                <w:delText>0.630</w:delText>
              </w:r>
            </w:del>
          </w:p>
        </w:tc>
        <w:tc>
          <w:tcPr>
            <w:tcW w:w="1296" w:type="dxa"/>
            <w:shd w:val="clear" w:color="auto" w:fill="auto"/>
            <w:noWrap/>
            <w:hideMark/>
          </w:tcPr>
          <w:p w14:paraId="10B09AF3" w14:textId="482FC1D8"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59" w:author="tao huang" w:date="2017-12-29T16:10:00Z"/>
                <w:rFonts w:eastAsia="Times New Roman" w:cs="Times New Roman"/>
                <w:color w:val="000000"/>
                <w:sz w:val="22"/>
              </w:rPr>
            </w:pPr>
            <w:del w:id="2260" w:author="tao huang" w:date="2017-12-29T16:10:00Z">
              <w:r w:rsidRPr="00264F70" w:rsidDel="006611E1">
                <w:rPr>
                  <w:rFonts w:eastAsia="Times New Roman" w:cs="Times New Roman"/>
                  <w:color w:val="000000"/>
                  <w:sz w:val="22"/>
                </w:rPr>
                <w:delText>0.633</w:delText>
              </w:r>
            </w:del>
          </w:p>
        </w:tc>
        <w:tc>
          <w:tcPr>
            <w:tcW w:w="960" w:type="dxa"/>
            <w:shd w:val="clear" w:color="auto" w:fill="auto"/>
            <w:noWrap/>
            <w:hideMark/>
          </w:tcPr>
          <w:p w14:paraId="62350842" w14:textId="6B2C5DEC"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61" w:author="tao huang" w:date="2017-12-29T16:10:00Z"/>
                <w:rFonts w:eastAsia="Times New Roman" w:cs="Times New Roman"/>
                <w:color w:val="000000"/>
                <w:sz w:val="22"/>
              </w:rPr>
            </w:pPr>
            <w:del w:id="2262" w:author="tao huang" w:date="2017-12-29T16:10:00Z">
              <w:r w:rsidRPr="00264F70" w:rsidDel="006611E1">
                <w:rPr>
                  <w:rFonts w:eastAsia="Times New Roman" w:cs="Times New Roman"/>
                  <w:color w:val="000000"/>
                  <w:sz w:val="22"/>
                </w:rPr>
                <w:delText>0.635</w:delText>
              </w:r>
            </w:del>
          </w:p>
        </w:tc>
        <w:tc>
          <w:tcPr>
            <w:tcW w:w="2252" w:type="dxa"/>
            <w:shd w:val="clear" w:color="auto" w:fill="auto"/>
            <w:noWrap/>
            <w:hideMark/>
          </w:tcPr>
          <w:p w14:paraId="278ABDB8" w14:textId="201C1A80" w:rsidR="00264F70" w:rsidRPr="00264F70" w:rsidDel="006611E1" w:rsidRDefault="00264F70" w:rsidP="00264F70">
            <w:pPr>
              <w:spacing w:after="0" w:line="240" w:lineRule="auto"/>
              <w:cnfStyle w:val="000000000000" w:firstRow="0" w:lastRow="0" w:firstColumn="0" w:lastColumn="0" w:oddVBand="0" w:evenVBand="0" w:oddHBand="0" w:evenHBand="0" w:firstRowFirstColumn="0" w:firstRowLastColumn="0" w:lastRowFirstColumn="0" w:lastRowLastColumn="0"/>
              <w:rPr>
                <w:del w:id="2263" w:author="tao huang" w:date="2017-12-29T16:10:00Z"/>
                <w:rFonts w:eastAsia="Times New Roman" w:cs="Times New Roman"/>
                <w:color w:val="000000"/>
                <w:sz w:val="22"/>
              </w:rPr>
            </w:pPr>
            <w:del w:id="2264" w:author="tao huang" w:date="2017-12-29T16:10:00Z">
              <w:r w:rsidRPr="00264F70" w:rsidDel="006611E1">
                <w:rPr>
                  <w:rFonts w:eastAsia="Times New Roman" w:cs="Times New Roman"/>
                  <w:color w:val="000000"/>
                  <w:sz w:val="22"/>
                </w:rPr>
                <w:delText>Yogurt</w:delText>
              </w:r>
            </w:del>
          </w:p>
        </w:tc>
        <w:tc>
          <w:tcPr>
            <w:tcW w:w="960" w:type="dxa"/>
            <w:shd w:val="clear" w:color="auto" w:fill="auto"/>
            <w:noWrap/>
            <w:hideMark/>
          </w:tcPr>
          <w:p w14:paraId="109D0B59" w14:textId="71316C66"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65" w:author="tao huang" w:date="2017-12-29T16:10:00Z"/>
                <w:rFonts w:eastAsia="Times New Roman" w:cs="Times New Roman"/>
                <w:color w:val="000000"/>
                <w:sz w:val="22"/>
              </w:rPr>
            </w:pPr>
            <w:del w:id="2266" w:author="tao huang" w:date="2017-12-29T16:10:00Z">
              <w:r w:rsidRPr="00264F70" w:rsidDel="006611E1">
                <w:rPr>
                  <w:rFonts w:eastAsia="Times New Roman" w:cs="Times New Roman"/>
                  <w:color w:val="000000"/>
                  <w:sz w:val="22"/>
                </w:rPr>
                <w:delText>0.807</w:delText>
              </w:r>
            </w:del>
          </w:p>
        </w:tc>
        <w:tc>
          <w:tcPr>
            <w:tcW w:w="1215" w:type="dxa"/>
            <w:shd w:val="clear" w:color="auto" w:fill="auto"/>
            <w:noWrap/>
            <w:hideMark/>
          </w:tcPr>
          <w:p w14:paraId="73C8FE17" w14:textId="10188556"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67" w:author="tao huang" w:date="2017-12-29T16:10:00Z"/>
                <w:rFonts w:eastAsia="Times New Roman" w:cs="Times New Roman"/>
                <w:color w:val="000000"/>
                <w:sz w:val="22"/>
              </w:rPr>
            </w:pPr>
            <w:del w:id="2268" w:author="tao huang" w:date="2017-12-29T16:10:00Z">
              <w:r w:rsidRPr="00264F70" w:rsidDel="006611E1">
                <w:rPr>
                  <w:rFonts w:eastAsia="Times New Roman" w:cs="Times New Roman"/>
                  <w:color w:val="000000"/>
                  <w:sz w:val="22"/>
                </w:rPr>
                <w:delText>0.793</w:delText>
              </w:r>
            </w:del>
          </w:p>
        </w:tc>
        <w:tc>
          <w:tcPr>
            <w:tcW w:w="960" w:type="dxa"/>
            <w:shd w:val="clear" w:color="auto" w:fill="auto"/>
            <w:noWrap/>
            <w:hideMark/>
          </w:tcPr>
          <w:p w14:paraId="00C8B15E" w14:textId="17BFE686" w:rsidR="00264F70" w:rsidRPr="00264F70" w:rsidDel="006611E1" w:rsidRDefault="00264F70" w:rsidP="00763F78">
            <w:pPr>
              <w:spacing w:after="0" w:line="240" w:lineRule="auto"/>
              <w:jc w:val="center"/>
              <w:cnfStyle w:val="000000000000" w:firstRow="0" w:lastRow="0" w:firstColumn="0" w:lastColumn="0" w:oddVBand="0" w:evenVBand="0" w:oddHBand="0" w:evenHBand="0" w:firstRowFirstColumn="0" w:firstRowLastColumn="0" w:lastRowFirstColumn="0" w:lastRowLastColumn="0"/>
              <w:rPr>
                <w:del w:id="2269" w:author="tao huang" w:date="2017-12-29T16:10:00Z"/>
                <w:rFonts w:eastAsia="Times New Roman" w:cs="Times New Roman"/>
                <w:color w:val="000000"/>
                <w:sz w:val="22"/>
              </w:rPr>
            </w:pPr>
            <w:del w:id="2270" w:author="tao huang" w:date="2017-12-29T16:10:00Z">
              <w:r w:rsidRPr="00264F70" w:rsidDel="006611E1">
                <w:rPr>
                  <w:rFonts w:eastAsia="Times New Roman" w:cs="Times New Roman"/>
                  <w:color w:val="000000"/>
                  <w:sz w:val="22"/>
                </w:rPr>
                <w:delText>0.771</w:delText>
              </w:r>
            </w:del>
          </w:p>
        </w:tc>
      </w:tr>
    </w:tbl>
    <w:p w14:paraId="5D1BD8B2" w14:textId="28664DF0" w:rsidR="006611E1" w:rsidDel="0072213E" w:rsidRDefault="006611E1" w:rsidP="000B121E">
      <w:pPr>
        <w:pStyle w:val="ListParagraph"/>
        <w:shd w:val="clear" w:color="auto" w:fill="FFFFFF" w:themeFill="background1"/>
        <w:spacing w:after="0" w:line="360" w:lineRule="auto"/>
        <w:ind w:left="0"/>
        <w:rPr>
          <w:del w:id="2271" w:author="tao huang" w:date="2018-01-10T18:36:00Z"/>
          <w:rFonts w:cs="Times New Roman"/>
          <w:color w:val="000000" w:themeColor="text1"/>
          <w:szCs w:val="24"/>
        </w:rPr>
      </w:pPr>
    </w:p>
    <w:p w14:paraId="28EF1D01" w14:textId="66B5F205" w:rsidR="00B408FE" w:rsidRDefault="00B408FE" w:rsidP="000B121E">
      <w:pPr>
        <w:pStyle w:val="ListParagraph"/>
        <w:shd w:val="clear" w:color="auto" w:fill="FFFFFF" w:themeFill="background1"/>
        <w:spacing w:after="0" w:line="360" w:lineRule="auto"/>
        <w:ind w:left="0"/>
        <w:rPr>
          <w:rFonts w:cs="Times New Roman"/>
          <w:color w:val="000000" w:themeColor="text1"/>
          <w:szCs w:val="24"/>
        </w:rPr>
      </w:pPr>
    </w:p>
    <w:tbl>
      <w:tblPr>
        <w:tblStyle w:val="ListTable1Light1"/>
        <w:tblW w:w="9061" w:type="dxa"/>
        <w:tblLook w:val="04A0" w:firstRow="1" w:lastRow="0" w:firstColumn="1" w:lastColumn="0" w:noHBand="0" w:noVBand="1"/>
        <w:tblPrChange w:id="2272" w:author="tao huang" w:date="2018-01-10T18:36:00Z">
          <w:tblPr>
            <w:tblStyle w:val="ListTable1Light1"/>
            <w:tblW w:w="7880" w:type="dxa"/>
            <w:tblLook w:val="04A0" w:firstRow="1" w:lastRow="0" w:firstColumn="1" w:lastColumn="0" w:noHBand="0" w:noVBand="1"/>
          </w:tblPr>
        </w:tblPrChange>
      </w:tblPr>
      <w:tblGrid>
        <w:gridCol w:w="2268"/>
        <w:gridCol w:w="1276"/>
        <w:gridCol w:w="1084"/>
        <w:gridCol w:w="2073"/>
        <w:gridCol w:w="1276"/>
        <w:gridCol w:w="1084"/>
        <w:tblGridChange w:id="2273">
          <w:tblGrid>
            <w:gridCol w:w="2408"/>
            <w:gridCol w:w="1005"/>
            <w:gridCol w:w="1005"/>
            <w:gridCol w:w="1695"/>
            <w:gridCol w:w="1005"/>
            <w:gridCol w:w="1005"/>
          </w:tblGrid>
        </w:tblGridChange>
      </w:tblGrid>
      <w:tr w:rsidR="006611E1" w:rsidRPr="00620CA4" w14:paraId="6BF8A7F8" w14:textId="77777777" w:rsidTr="00CD062C">
        <w:trPr>
          <w:cnfStyle w:val="100000000000" w:firstRow="1" w:lastRow="0" w:firstColumn="0" w:lastColumn="0" w:oddVBand="0" w:evenVBand="0" w:oddHBand="0" w:evenHBand="0" w:firstRowFirstColumn="0" w:firstRowLastColumn="0" w:lastRowFirstColumn="0" w:lastRowLastColumn="0"/>
          <w:trHeight w:val="20"/>
          <w:ins w:id="2274" w:author="tao huang" w:date="2017-12-29T16:09:00Z"/>
          <w:trPrChange w:id="2275"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276" w:author="tao huang" w:date="2018-01-10T18:36:00Z">
              <w:tcPr>
                <w:tcW w:w="2408" w:type="dxa"/>
                <w:shd w:val="clear" w:color="auto" w:fill="auto"/>
                <w:noWrap/>
                <w:hideMark/>
              </w:tcPr>
            </w:tcPrChange>
          </w:tcPr>
          <w:p w14:paraId="4F71C68A" w14:textId="77777777" w:rsidR="006611E1" w:rsidRPr="00620CA4" w:rsidRDefault="006611E1" w:rsidP="0072213E">
            <w:pPr>
              <w:spacing w:after="0"/>
              <w:cnfStyle w:val="101000000000" w:firstRow="1" w:lastRow="0" w:firstColumn="1" w:lastColumn="0" w:oddVBand="0" w:evenVBand="0" w:oddHBand="0" w:evenHBand="0" w:firstRowFirstColumn="0" w:firstRowLastColumn="0" w:lastRowFirstColumn="0" w:lastRowLastColumn="0"/>
              <w:rPr>
                <w:ins w:id="2277" w:author="tao huang" w:date="2017-12-29T16:09:00Z"/>
                <w:rFonts w:eastAsia="Times New Roman" w:cs="Times New Roman"/>
                <w:b w:val="0"/>
                <w:sz w:val="22"/>
                <w:rPrChange w:id="2278" w:author="tao huang" w:date="2018-01-10T18:18:00Z">
                  <w:rPr>
                    <w:ins w:id="2279" w:author="tao huang" w:date="2017-12-29T16:09:00Z"/>
                    <w:rFonts w:ascii="Calibri" w:eastAsia="Times New Roman" w:hAnsi="Calibri" w:cs="Calibri"/>
                    <w:color w:val="000000"/>
                    <w:sz w:val="22"/>
                  </w:rPr>
                </w:rPrChange>
              </w:rPr>
              <w:pPrChange w:id="2280" w:author="tao huang" w:date="2018-01-10T18:36:00Z">
                <w:pPr>
                  <w:spacing w:after="0" w:line="240" w:lineRule="auto"/>
                  <w:cnfStyle w:val="101000000000" w:firstRow="1" w:lastRow="0" w:firstColumn="1" w:lastColumn="0" w:oddVBand="0" w:evenVBand="0" w:oddHBand="0" w:evenHBand="0" w:firstRowFirstColumn="0" w:firstRowLastColumn="0" w:lastRowFirstColumn="0" w:lastRowLastColumn="0"/>
                </w:pPr>
              </w:pPrChange>
            </w:pPr>
            <w:ins w:id="2281" w:author="tao huang" w:date="2017-12-29T16:09:00Z">
              <w:r w:rsidRPr="00620CA4">
                <w:rPr>
                  <w:rFonts w:eastAsia="Times New Roman" w:cs="Times New Roman"/>
                  <w:b w:val="0"/>
                  <w:sz w:val="22"/>
                  <w:rPrChange w:id="2282" w:author="tao huang" w:date="2018-01-10T18:18:00Z">
                    <w:rPr>
                      <w:rFonts w:ascii="Calibri" w:eastAsia="Times New Roman" w:hAnsi="Calibri" w:cs="Calibri"/>
                      <w:color w:val="000000"/>
                      <w:sz w:val="22"/>
                    </w:rPr>
                  </w:rPrChange>
                </w:rPr>
                <w:t>Category/MASE</w:t>
              </w:r>
            </w:ins>
          </w:p>
        </w:tc>
        <w:tc>
          <w:tcPr>
            <w:tcW w:w="1276" w:type="dxa"/>
            <w:shd w:val="clear" w:color="auto" w:fill="auto"/>
            <w:noWrap/>
            <w:hideMark/>
            <w:tcPrChange w:id="2283" w:author="tao huang" w:date="2018-01-10T18:36:00Z">
              <w:tcPr>
                <w:tcW w:w="968" w:type="dxa"/>
                <w:shd w:val="clear" w:color="auto" w:fill="auto"/>
                <w:noWrap/>
                <w:hideMark/>
              </w:tcPr>
            </w:tcPrChange>
          </w:tcPr>
          <w:p w14:paraId="5ADA85A1" w14:textId="77777777" w:rsidR="006611E1" w:rsidRPr="00620CA4" w:rsidRDefault="006611E1" w:rsidP="0072213E">
            <w:pPr>
              <w:spacing w:after="0"/>
              <w:jc w:val="center"/>
              <w:cnfStyle w:val="100000000000" w:firstRow="1" w:lastRow="0" w:firstColumn="0" w:lastColumn="0" w:oddVBand="0" w:evenVBand="0" w:oddHBand="0" w:evenHBand="0" w:firstRowFirstColumn="0" w:firstRowLastColumn="0" w:lastRowFirstColumn="0" w:lastRowLastColumn="0"/>
              <w:rPr>
                <w:ins w:id="2284" w:author="tao huang" w:date="2017-12-29T16:09:00Z"/>
                <w:rFonts w:eastAsia="Times New Roman" w:cs="Times New Roman"/>
                <w:b w:val="0"/>
                <w:sz w:val="22"/>
                <w:rPrChange w:id="2285" w:author="tao huang" w:date="2018-01-10T18:18:00Z">
                  <w:rPr>
                    <w:ins w:id="2286" w:author="tao huang" w:date="2017-12-29T16:09:00Z"/>
                    <w:rFonts w:ascii="Calibri" w:eastAsia="Times New Roman" w:hAnsi="Calibri" w:cs="Calibri"/>
                    <w:color w:val="000000"/>
                    <w:sz w:val="22"/>
                  </w:rPr>
                </w:rPrChange>
              </w:rPr>
              <w:pPrChange w:id="2287" w:author="tao huang" w:date="2018-01-10T18:36: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ins w:id="2288" w:author="tao huang" w:date="2017-12-29T16:09:00Z">
              <w:r w:rsidRPr="00620CA4">
                <w:rPr>
                  <w:rFonts w:eastAsia="Times New Roman" w:cs="Times New Roman"/>
                  <w:b w:val="0"/>
                  <w:sz w:val="22"/>
                  <w:rPrChange w:id="2289" w:author="tao huang" w:date="2018-01-10T18:18:00Z">
                    <w:rPr>
                      <w:rFonts w:ascii="Calibri" w:eastAsia="Times New Roman" w:hAnsi="Calibri" w:cs="Calibri"/>
                      <w:color w:val="000000"/>
                      <w:sz w:val="22"/>
                    </w:rPr>
                  </w:rPrChange>
                </w:rPr>
                <w:t>ADL-intra-EWC</w:t>
              </w:r>
            </w:ins>
          </w:p>
        </w:tc>
        <w:tc>
          <w:tcPr>
            <w:tcW w:w="1084" w:type="dxa"/>
            <w:shd w:val="clear" w:color="auto" w:fill="auto"/>
            <w:noWrap/>
            <w:hideMark/>
            <w:tcPrChange w:id="2290" w:author="tao huang" w:date="2018-01-10T18:36:00Z">
              <w:tcPr>
                <w:tcW w:w="968" w:type="dxa"/>
                <w:shd w:val="clear" w:color="auto" w:fill="auto"/>
                <w:noWrap/>
                <w:hideMark/>
              </w:tcPr>
            </w:tcPrChange>
          </w:tcPr>
          <w:p w14:paraId="0C45681A" w14:textId="77777777" w:rsidR="006611E1" w:rsidRPr="00620CA4" w:rsidRDefault="006611E1" w:rsidP="0072213E">
            <w:pPr>
              <w:spacing w:after="0"/>
              <w:jc w:val="center"/>
              <w:cnfStyle w:val="100000000000" w:firstRow="1" w:lastRow="0" w:firstColumn="0" w:lastColumn="0" w:oddVBand="0" w:evenVBand="0" w:oddHBand="0" w:evenHBand="0" w:firstRowFirstColumn="0" w:firstRowLastColumn="0" w:lastRowFirstColumn="0" w:lastRowLastColumn="0"/>
              <w:rPr>
                <w:ins w:id="2291" w:author="tao huang" w:date="2017-12-29T16:09:00Z"/>
                <w:rFonts w:eastAsia="Times New Roman" w:cs="Times New Roman"/>
                <w:b w:val="0"/>
                <w:sz w:val="22"/>
                <w:rPrChange w:id="2292" w:author="tao huang" w:date="2018-01-10T18:18:00Z">
                  <w:rPr>
                    <w:ins w:id="2293" w:author="tao huang" w:date="2017-12-29T16:09:00Z"/>
                    <w:rFonts w:ascii="Calibri" w:eastAsia="Times New Roman" w:hAnsi="Calibri" w:cs="Calibri"/>
                    <w:color w:val="000000"/>
                    <w:sz w:val="22"/>
                  </w:rPr>
                </w:rPrChange>
              </w:rPr>
              <w:pPrChange w:id="2294" w:author="tao huang" w:date="2018-01-10T18:36: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ins w:id="2295" w:author="tao huang" w:date="2017-12-29T16:09:00Z">
              <w:r w:rsidRPr="00620CA4">
                <w:rPr>
                  <w:rFonts w:eastAsia="Times New Roman" w:cs="Times New Roman"/>
                  <w:b w:val="0"/>
                  <w:sz w:val="22"/>
                  <w:rPrChange w:id="2296" w:author="tao huang" w:date="2018-01-10T18:18:00Z">
                    <w:rPr>
                      <w:rFonts w:ascii="Calibri" w:eastAsia="Times New Roman" w:hAnsi="Calibri" w:cs="Calibri"/>
                      <w:color w:val="000000"/>
                      <w:sz w:val="22"/>
                    </w:rPr>
                  </w:rPrChange>
                </w:rPr>
                <w:t>ADL-intra-IC</w:t>
              </w:r>
            </w:ins>
          </w:p>
        </w:tc>
        <w:tc>
          <w:tcPr>
            <w:tcW w:w="2073" w:type="dxa"/>
            <w:shd w:val="clear" w:color="auto" w:fill="auto"/>
            <w:noWrap/>
            <w:hideMark/>
            <w:tcPrChange w:id="2297" w:author="tao huang" w:date="2018-01-10T18:36:00Z">
              <w:tcPr>
                <w:tcW w:w="1600" w:type="dxa"/>
                <w:shd w:val="clear" w:color="auto" w:fill="auto"/>
                <w:noWrap/>
                <w:hideMark/>
              </w:tcPr>
            </w:tcPrChange>
          </w:tcPr>
          <w:p w14:paraId="5DB77586" w14:textId="77777777" w:rsidR="006611E1" w:rsidRPr="00620CA4" w:rsidRDefault="006611E1" w:rsidP="0072213E">
            <w:pPr>
              <w:spacing w:after="0"/>
              <w:cnfStyle w:val="100000000000" w:firstRow="1" w:lastRow="0" w:firstColumn="0" w:lastColumn="0" w:oddVBand="0" w:evenVBand="0" w:oddHBand="0" w:evenHBand="0" w:firstRowFirstColumn="0" w:firstRowLastColumn="0" w:lastRowFirstColumn="0" w:lastRowLastColumn="0"/>
              <w:rPr>
                <w:ins w:id="2298" w:author="tao huang" w:date="2017-12-29T16:09:00Z"/>
                <w:rFonts w:eastAsia="Times New Roman" w:cs="Times New Roman"/>
                <w:b w:val="0"/>
                <w:sz w:val="22"/>
                <w:rPrChange w:id="2299" w:author="tao huang" w:date="2018-01-10T18:18:00Z">
                  <w:rPr>
                    <w:ins w:id="2300" w:author="tao huang" w:date="2017-12-29T16:09:00Z"/>
                    <w:rFonts w:ascii="Calibri" w:eastAsia="Times New Roman" w:hAnsi="Calibri" w:cs="Calibri"/>
                    <w:color w:val="000000"/>
                    <w:sz w:val="22"/>
                  </w:rPr>
                </w:rPrChange>
              </w:rPr>
              <w:pPrChange w:id="2301" w:author="tao huang" w:date="2018-01-10T18:36:00Z">
                <w:pPr>
                  <w:spacing w:after="0" w:line="240" w:lineRule="auto"/>
                  <w:cnfStyle w:val="100000000000" w:firstRow="1" w:lastRow="0" w:firstColumn="0" w:lastColumn="0" w:oddVBand="0" w:evenVBand="0" w:oddHBand="0" w:evenHBand="0" w:firstRowFirstColumn="0" w:firstRowLastColumn="0" w:lastRowFirstColumn="0" w:lastRowLastColumn="0"/>
                </w:pPr>
              </w:pPrChange>
            </w:pPr>
            <w:ins w:id="2302" w:author="tao huang" w:date="2017-12-29T16:09:00Z">
              <w:r w:rsidRPr="00620CA4">
                <w:rPr>
                  <w:rFonts w:eastAsia="Times New Roman" w:cs="Times New Roman"/>
                  <w:b w:val="0"/>
                  <w:sz w:val="22"/>
                  <w:rPrChange w:id="2303" w:author="tao huang" w:date="2018-01-10T18:18:00Z">
                    <w:rPr>
                      <w:rFonts w:ascii="Calibri" w:eastAsia="Times New Roman" w:hAnsi="Calibri" w:cs="Calibri"/>
                      <w:color w:val="000000"/>
                      <w:sz w:val="22"/>
                    </w:rPr>
                  </w:rPrChange>
                </w:rPr>
                <w:t>Category/MASE</w:t>
              </w:r>
            </w:ins>
          </w:p>
        </w:tc>
        <w:tc>
          <w:tcPr>
            <w:tcW w:w="1276" w:type="dxa"/>
            <w:shd w:val="clear" w:color="auto" w:fill="auto"/>
            <w:noWrap/>
            <w:hideMark/>
            <w:tcPrChange w:id="2304" w:author="tao huang" w:date="2018-01-10T18:36:00Z">
              <w:tcPr>
                <w:tcW w:w="968" w:type="dxa"/>
                <w:shd w:val="clear" w:color="auto" w:fill="auto"/>
                <w:noWrap/>
                <w:hideMark/>
              </w:tcPr>
            </w:tcPrChange>
          </w:tcPr>
          <w:p w14:paraId="62248BD7" w14:textId="77777777" w:rsidR="006611E1" w:rsidRPr="00620CA4" w:rsidRDefault="006611E1" w:rsidP="0072213E">
            <w:pPr>
              <w:spacing w:after="0"/>
              <w:jc w:val="center"/>
              <w:cnfStyle w:val="100000000000" w:firstRow="1" w:lastRow="0" w:firstColumn="0" w:lastColumn="0" w:oddVBand="0" w:evenVBand="0" w:oddHBand="0" w:evenHBand="0" w:firstRowFirstColumn="0" w:firstRowLastColumn="0" w:lastRowFirstColumn="0" w:lastRowLastColumn="0"/>
              <w:rPr>
                <w:ins w:id="2305" w:author="tao huang" w:date="2017-12-29T16:09:00Z"/>
                <w:rFonts w:eastAsia="Times New Roman" w:cs="Times New Roman"/>
                <w:b w:val="0"/>
                <w:sz w:val="22"/>
                <w:rPrChange w:id="2306" w:author="tao huang" w:date="2018-01-10T18:18:00Z">
                  <w:rPr>
                    <w:ins w:id="2307" w:author="tao huang" w:date="2017-12-29T16:09:00Z"/>
                    <w:rFonts w:ascii="Calibri" w:eastAsia="Times New Roman" w:hAnsi="Calibri" w:cs="Calibri"/>
                    <w:color w:val="000000"/>
                    <w:sz w:val="22"/>
                  </w:rPr>
                </w:rPrChange>
              </w:rPr>
              <w:pPrChange w:id="2308" w:author="tao huang" w:date="2018-01-10T18:36: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ins w:id="2309" w:author="tao huang" w:date="2017-12-29T16:09:00Z">
              <w:r w:rsidRPr="00620CA4">
                <w:rPr>
                  <w:rFonts w:eastAsia="Times New Roman" w:cs="Times New Roman"/>
                  <w:b w:val="0"/>
                  <w:sz w:val="22"/>
                  <w:rPrChange w:id="2310" w:author="tao huang" w:date="2018-01-10T18:18:00Z">
                    <w:rPr>
                      <w:rFonts w:ascii="Calibri" w:eastAsia="Times New Roman" w:hAnsi="Calibri" w:cs="Calibri"/>
                      <w:color w:val="000000"/>
                      <w:sz w:val="22"/>
                    </w:rPr>
                  </w:rPrChange>
                </w:rPr>
                <w:t>ADL-intra-EWC</w:t>
              </w:r>
            </w:ins>
          </w:p>
        </w:tc>
        <w:tc>
          <w:tcPr>
            <w:tcW w:w="1084" w:type="dxa"/>
            <w:shd w:val="clear" w:color="auto" w:fill="auto"/>
            <w:noWrap/>
            <w:hideMark/>
            <w:tcPrChange w:id="2311" w:author="tao huang" w:date="2018-01-10T18:36:00Z">
              <w:tcPr>
                <w:tcW w:w="968" w:type="dxa"/>
                <w:shd w:val="clear" w:color="auto" w:fill="auto"/>
                <w:noWrap/>
                <w:hideMark/>
              </w:tcPr>
            </w:tcPrChange>
          </w:tcPr>
          <w:p w14:paraId="2F15A21B" w14:textId="77777777" w:rsidR="006611E1" w:rsidRPr="00620CA4" w:rsidRDefault="006611E1" w:rsidP="0072213E">
            <w:pPr>
              <w:spacing w:after="0"/>
              <w:jc w:val="center"/>
              <w:cnfStyle w:val="100000000000" w:firstRow="1" w:lastRow="0" w:firstColumn="0" w:lastColumn="0" w:oddVBand="0" w:evenVBand="0" w:oddHBand="0" w:evenHBand="0" w:firstRowFirstColumn="0" w:firstRowLastColumn="0" w:lastRowFirstColumn="0" w:lastRowLastColumn="0"/>
              <w:rPr>
                <w:ins w:id="2312" w:author="tao huang" w:date="2017-12-29T16:09:00Z"/>
                <w:rFonts w:eastAsia="Times New Roman" w:cs="Times New Roman"/>
                <w:b w:val="0"/>
                <w:sz w:val="22"/>
                <w:rPrChange w:id="2313" w:author="tao huang" w:date="2018-01-10T18:18:00Z">
                  <w:rPr>
                    <w:ins w:id="2314" w:author="tao huang" w:date="2017-12-29T16:09:00Z"/>
                    <w:rFonts w:ascii="Calibri" w:eastAsia="Times New Roman" w:hAnsi="Calibri" w:cs="Calibri"/>
                    <w:color w:val="000000"/>
                    <w:sz w:val="22"/>
                  </w:rPr>
                </w:rPrChange>
              </w:rPr>
              <w:pPrChange w:id="2315" w:author="tao huang" w:date="2018-01-10T18:36: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ins w:id="2316" w:author="tao huang" w:date="2017-12-29T16:09:00Z">
              <w:r w:rsidRPr="00620CA4">
                <w:rPr>
                  <w:rFonts w:eastAsia="Times New Roman" w:cs="Times New Roman"/>
                  <w:b w:val="0"/>
                  <w:sz w:val="22"/>
                  <w:rPrChange w:id="2317" w:author="tao huang" w:date="2018-01-10T18:18:00Z">
                    <w:rPr>
                      <w:rFonts w:ascii="Calibri" w:eastAsia="Times New Roman" w:hAnsi="Calibri" w:cs="Calibri"/>
                      <w:color w:val="000000"/>
                      <w:sz w:val="22"/>
                    </w:rPr>
                  </w:rPrChange>
                </w:rPr>
                <w:t>ADL-intra-IC</w:t>
              </w:r>
            </w:ins>
          </w:p>
        </w:tc>
      </w:tr>
      <w:tr w:rsidR="006611E1" w:rsidRPr="00620CA4" w14:paraId="39359C07" w14:textId="77777777" w:rsidTr="00CD062C">
        <w:trPr>
          <w:cnfStyle w:val="000000100000" w:firstRow="0" w:lastRow="0" w:firstColumn="0" w:lastColumn="0" w:oddVBand="0" w:evenVBand="0" w:oddHBand="1" w:evenHBand="0" w:firstRowFirstColumn="0" w:firstRowLastColumn="0" w:lastRowFirstColumn="0" w:lastRowLastColumn="0"/>
          <w:trHeight w:val="20"/>
          <w:ins w:id="2318" w:author="tao huang" w:date="2017-12-29T16:09:00Z"/>
          <w:trPrChange w:id="2319"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320" w:author="tao huang" w:date="2018-01-10T18:36:00Z">
              <w:tcPr>
                <w:tcW w:w="2408" w:type="dxa"/>
                <w:shd w:val="clear" w:color="auto" w:fill="auto"/>
                <w:noWrap/>
                <w:hideMark/>
              </w:tcPr>
            </w:tcPrChange>
          </w:tcPr>
          <w:p w14:paraId="3D50BDD8" w14:textId="77777777" w:rsidR="006611E1" w:rsidRPr="00620CA4" w:rsidRDefault="006611E1" w:rsidP="0072213E">
            <w:pPr>
              <w:spacing w:after="0"/>
              <w:cnfStyle w:val="001000100000" w:firstRow="0" w:lastRow="0" w:firstColumn="1" w:lastColumn="0" w:oddVBand="0" w:evenVBand="0" w:oddHBand="1" w:evenHBand="0" w:firstRowFirstColumn="0" w:firstRowLastColumn="0" w:lastRowFirstColumn="0" w:lastRowLastColumn="0"/>
              <w:rPr>
                <w:ins w:id="2321" w:author="tao huang" w:date="2017-12-29T16:09:00Z"/>
                <w:rFonts w:eastAsia="Times New Roman" w:cs="Times New Roman"/>
                <w:b w:val="0"/>
                <w:sz w:val="22"/>
                <w:rPrChange w:id="2322" w:author="tao huang" w:date="2018-01-10T18:18:00Z">
                  <w:rPr>
                    <w:ins w:id="2323" w:author="tao huang" w:date="2017-12-29T16:09:00Z"/>
                    <w:rFonts w:eastAsia="Times New Roman" w:cs="Times New Roman"/>
                    <w:color w:val="385623"/>
                    <w:sz w:val="20"/>
                    <w:szCs w:val="20"/>
                  </w:rPr>
                </w:rPrChange>
              </w:rPr>
              <w:pPrChange w:id="2324" w:author="tao huang" w:date="2018-01-10T18:36: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2325" w:author="tao huang" w:date="2017-12-29T16:09:00Z">
              <w:r w:rsidRPr="00620CA4">
                <w:rPr>
                  <w:rFonts w:eastAsia="Times New Roman" w:cs="Times New Roman"/>
                  <w:b w:val="0"/>
                  <w:sz w:val="22"/>
                  <w:rPrChange w:id="2326" w:author="tao huang" w:date="2018-01-10T18:18:00Z">
                    <w:rPr>
                      <w:rFonts w:eastAsia="Times New Roman" w:cs="Times New Roman"/>
                      <w:color w:val="385623"/>
                      <w:sz w:val="20"/>
                      <w:szCs w:val="20"/>
                    </w:rPr>
                  </w:rPrChange>
                </w:rPr>
                <w:t>Beer</w:t>
              </w:r>
            </w:ins>
          </w:p>
        </w:tc>
        <w:tc>
          <w:tcPr>
            <w:tcW w:w="1276" w:type="dxa"/>
            <w:shd w:val="clear" w:color="auto" w:fill="auto"/>
            <w:noWrap/>
            <w:hideMark/>
            <w:tcPrChange w:id="2327" w:author="tao huang" w:date="2018-01-10T18:36:00Z">
              <w:tcPr>
                <w:tcW w:w="968" w:type="dxa"/>
                <w:shd w:val="clear" w:color="auto" w:fill="auto"/>
                <w:noWrap/>
                <w:hideMark/>
              </w:tcPr>
            </w:tcPrChange>
          </w:tcPr>
          <w:p w14:paraId="5D8FDEE9"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328" w:author="tao huang" w:date="2017-12-29T16:09:00Z"/>
                <w:rFonts w:eastAsia="Times New Roman" w:cs="Times New Roman"/>
                <w:sz w:val="22"/>
                <w:rPrChange w:id="2329" w:author="tao huang" w:date="2018-01-10T18:18:00Z">
                  <w:rPr>
                    <w:ins w:id="2330" w:author="tao huang" w:date="2017-12-29T16:09:00Z"/>
                    <w:rFonts w:ascii="Calibri" w:eastAsia="Times New Roman" w:hAnsi="Calibri" w:cs="Calibri"/>
                    <w:color w:val="9C5700"/>
                    <w:sz w:val="22"/>
                  </w:rPr>
                </w:rPrChange>
              </w:rPr>
              <w:pPrChange w:id="2331"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332" w:author="tao huang" w:date="2017-12-29T16:09:00Z">
              <w:r w:rsidRPr="00620CA4">
                <w:rPr>
                  <w:rFonts w:eastAsia="Times New Roman" w:cs="Times New Roman"/>
                  <w:sz w:val="22"/>
                  <w:rPrChange w:id="2333" w:author="tao huang" w:date="2018-01-10T18:18:00Z">
                    <w:rPr>
                      <w:rFonts w:ascii="Calibri" w:eastAsia="Times New Roman" w:hAnsi="Calibri" w:cs="Calibri"/>
                      <w:color w:val="9C5700"/>
                      <w:sz w:val="22"/>
                    </w:rPr>
                  </w:rPrChange>
                </w:rPr>
                <w:t>99.90%</w:t>
              </w:r>
            </w:ins>
          </w:p>
        </w:tc>
        <w:tc>
          <w:tcPr>
            <w:tcW w:w="1084" w:type="dxa"/>
            <w:shd w:val="clear" w:color="auto" w:fill="auto"/>
            <w:noWrap/>
            <w:hideMark/>
            <w:tcPrChange w:id="2334" w:author="tao huang" w:date="2018-01-10T18:36:00Z">
              <w:tcPr>
                <w:tcW w:w="968" w:type="dxa"/>
                <w:shd w:val="clear" w:color="auto" w:fill="auto"/>
                <w:noWrap/>
                <w:hideMark/>
              </w:tcPr>
            </w:tcPrChange>
          </w:tcPr>
          <w:p w14:paraId="73676982"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335" w:author="tao huang" w:date="2017-12-29T16:09:00Z"/>
                <w:rFonts w:eastAsia="Times New Roman" w:cs="Times New Roman"/>
                <w:sz w:val="22"/>
                <w:rPrChange w:id="2336" w:author="tao huang" w:date="2018-01-10T18:18:00Z">
                  <w:rPr>
                    <w:ins w:id="2337" w:author="tao huang" w:date="2017-12-29T16:09:00Z"/>
                    <w:rFonts w:ascii="Calibri" w:eastAsia="Times New Roman" w:hAnsi="Calibri" w:cs="Calibri"/>
                    <w:color w:val="000000"/>
                    <w:sz w:val="22"/>
                  </w:rPr>
                </w:rPrChange>
              </w:rPr>
              <w:pPrChange w:id="2338"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339" w:author="tao huang" w:date="2017-12-29T16:09:00Z">
              <w:r w:rsidRPr="00620CA4">
                <w:rPr>
                  <w:rFonts w:eastAsia="Times New Roman" w:cs="Times New Roman"/>
                  <w:sz w:val="22"/>
                  <w:rPrChange w:id="2340" w:author="tao huang" w:date="2018-01-10T18:18:00Z">
                    <w:rPr>
                      <w:rFonts w:ascii="Calibri" w:eastAsia="Times New Roman" w:hAnsi="Calibri" w:cs="Calibri"/>
                      <w:color w:val="000000"/>
                      <w:sz w:val="22"/>
                    </w:rPr>
                  </w:rPrChange>
                </w:rPr>
                <w:t>100.40%</w:t>
              </w:r>
            </w:ins>
          </w:p>
        </w:tc>
        <w:tc>
          <w:tcPr>
            <w:tcW w:w="2073" w:type="dxa"/>
            <w:shd w:val="clear" w:color="auto" w:fill="auto"/>
            <w:noWrap/>
            <w:hideMark/>
            <w:tcPrChange w:id="2341" w:author="tao huang" w:date="2018-01-10T18:36:00Z">
              <w:tcPr>
                <w:tcW w:w="1600" w:type="dxa"/>
                <w:shd w:val="clear" w:color="auto" w:fill="auto"/>
                <w:noWrap/>
                <w:hideMark/>
              </w:tcPr>
            </w:tcPrChange>
          </w:tcPr>
          <w:p w14:paraId="61478A66" w14:textId="77777777" w:rsidR="006611E1" w:rsidRPr="00620CA4" w:rsidRDefault="006611E1" w:rsidP="0072213E">
            <w:pPr>
              <w:spacing w:after="0"/>
              <w:cnfStyle w:val="000000100000" w:firstRow="0" w:lastRow="0" w:firstColumn="0" w:lastColumn="0" w:oddVBand="0" w:evenVBand="0" w:oddHBand="1" w:evenHBand="0" w:firstRowFirstColumn="0" w:firstRowLastColumn="0" w:lastRowFirstColumn="0" w:lastRowLastColumn="0"/>
              <w:rPr>
                <w:ins w:id="2342" w:author="tao huang" w:date="2017-12-29T16:09:00Z"/>
                <w:rFonts w:eastAsia="Times New Roman" w:cs="Times New Roman"/>
                <w:sz w:val="22"/>
                <w:rPrChange w:id="2343" w:author="tao huang" w:date="2018-01-10T18:18:00Z">
                  <w:rPr>
                    <w:ins w:id="2344" w:author="tao huang" w:date="2017-12-29T16:09:00Z"/>
                    <w:rFonts w:eastAsia="Times New Roman" w:cs="Times New Roman"/>
                    <w:color w:val="385623"/>
                    <w:sz w:val="20"/>
                    <w:szCs w:val="20"/>
                  </w:rPr>
                </w:rPrChange>
              </w:rPr>
              <w:pPrChange w:id="2345" w:author="tao huang" w:date="2018-01-10T18:36: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2346" w:author="tao huang" w:date="2017-12-29T16:09:00Z">
              <w:r w:rsidRPr="00620CA4">
                <w:rPr>
                  <w:rFonts w:eastAsia="Times New Roman" w:cs="Times New Roman"/>
                  <w:sz w:val="22"/>
                  <w:rPrChange w:id="2347" w:author="tao huang" w:date="2018-01-10T18:18:00Z">
                    <w:rPr>
                      <w:rFonts w:eastAsia="Times New Roman" w:cs="Times New Roman"/>
                      <w:color w:val="385623"/>
                      <w:sz w:val="20"/>
                      <w:szCs w:val="20"/>
                    </w:rPr>
                  </w:rPrChange>
                </w:rPr>
                <w:t>Milk</w:t>
              </w:r>
            </w:ins>
          </w:p>
        </w:tc>
        <w:tc>
          <w:tcPr>
            <w:tcW w:w="1276" w:type="dxa"/>
            <w:shd w:val="clear" w:color="auto" w:fill="auto"/>
            <w:noWrap/>
            <w:hideMark/>
            <w:tcPrChange w:id="2348" w:author="tao huang" w:date="2018-01-10T18:36:00Z">
              <w:tcPr>
                <w:tcW w:w="968" w:type="dxa"/>
                <w:shd w:val="clear" w:color="auto" w:fill="auto"/>
                <w:noWrap/>
                <w:hideMark/>
              </w:tcPr>
            </w:tcPrChange>
          </w:tcPr>
          <w:p w14:paraId="109553BC"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349" w:author="tao huang" w:date="2017-12-29T16:09:00Z"/>
                <w:rFonts w:eastAsia="Times New Roman" w:cs="Times New Roman"/>
                <w:sz w:val="22"/>
                <w:rPrChange w:id="2350" w:author="tao huang" w:date="2018-01-10T18:18:00Z">
                  <w:rPr>
                    <w:ins w:id="2351" w:author="tao huang" w:date="2017-12-29T16:09:00Z"/>
                    <w:rFonts w:ascii="Calibri" w:eastAsia="Times New Roman" w:hAnsi="Calibri" w:cs="Calibri"/>
                    <w:color w:val="9C5700"/>
                    <w:sz w:val="22"/>
                  </w:rPr>
                </w:rPrChange>
              </w:rPr>
              <w:pPrChange w:id="2352"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353" w:author="tao huang" w:date="2017-12-29T16:09:00Z">
              <w:r w:rsidRPr="00620CA4">
                <w:rPr>
                  <w:rFonts w:eastAsia="Times New Roman" w:cs="Times New Roman"/>
                  <w:sz w:val="22"/>
                  <w:rPrChange w:id="2354" w:author="tao huang" w:date="2018-01-10T18:18:00Z">
                    <w:rPr>
                      <w:rFonts w:ascii="Calibri" w:eastAsia="Times New Roman" w:hAnsi="Calibri" w:cs="Calibri"/>
                      <w:color w:val="9C5700"/>
                      <w:sz w:val="22"/>
                    </w:rPr>
                  </w:rPrChange>
                </w:rPr>
                <w:t>99.06%</w:t>
              </w:r>
            </w:ins>
          </w:p>
        </w:tc>
        <w:tc>
          <w:tcPr>
            <w:tcW w:w="1084" w:type="dxa"/>
            <w:shd w:val="clear" w:color="auto" w:fill="auto"/>
            <w:noWrap/>
            <w:hideMark/>
            <w:tcPrChange w:id="2355" w:author="tao huang" w:date="2018-01-10T18:36:00Z">
              <w:tcPr>
                <w:tcW w:w="968" w:type="dxa"/>
                <w:shd w:val="clear" w:color="auto" w:fill="auto"/>
                <w:noWrap/>
                <w:hideMark/>
              </w:tcPr>
            </w:tcPrChange>
          </w:tcPr>
          <w:p w14:paraId="4BB9FD42"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356" w:author="tao huang" w:date="2017-12-29T16:09:00Z"/>
                <w:rFonts w:eastAsia="Times New Roman" w:cs="Times New Roman"/>
                <w:sz w:val="22"/>
                <w:rPrChange w:id="2357" w:author="tao huang" w:date="2018-01-10T18:18:00Z">
                  <w:rPr>
                    <w:ins w:id="2358" w:author="tao huang" w:date="2017-12-29T16:09:00Z"/>
                    <w:rFonts w:ascii="Calibri" w:eastAsia="Times New Roman" w:hAnsi="Calibri" w:cs="Calibri"/>
                    <w:color w:val="9C5700"/>
                    <w:sz w:val="22"/>
                  </w:rPr>
                </w:rPrChange>
              </w:rPr>
              <w:pPrChange w:id="2359"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360" w:author="tao huang" w:date="2017-12-29T16:09:00Z">
              <w:r w:rsidRPr="00620CA4">
                <w:rPr>
                  <w:rFonts w:eastAsia="Times New Roman" w:cs="Times New Roman"/>
                  <w:sz w:val="22"/>
                  <w:rPrChange w:id="2361" w:author="tao huang" w:date="2018-01-10T18:18:00Z">
                    <w:rPr>
                      <w:rFonts w:ascii="Calibri" w:eastAsia="Times New Roman" w:hAnsi="Calibri" w:cs="Calibri"/>
                      <w:color w:val="9C5700"/>
                      <w:sz w:val="22"/>
                    </w:rPr>
                  </w:rPrChange>
                </w:rPr>
                <w:t>94.14%</w:t>
              </w:r>
            </w:ins>
          </w:p>
        </w:tc>
      </w:tr>
      <w:tr w:rsidR="006611E1" w:rsidRPr="00620CA4" w14:paraId="428016B3" w14:textId="77777777" w:rsidTr="00CD062C">
        <w:trPr>
          <w:trHeight w:val="20"/>
          <w:ins w:id="2362" w:author="tao huang" w:date="2017-12-29T16:09:00Z"/>
          <w:trPrChange w:id="2363"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364" w:author="tao huang" w:date="2018-01-10T18:36:00Z">
              <w:tcPr>
                <w:tcW w:w="2408" w:type="dxa"/>
                <w:shd w:val="clear" w:color="auto" w:fill="auto"/>
                <w:noWrap/>
                <w:hideMark/>
              </w:tcPr>
            </w:tcPrChange>
          </w:tcPr>
          <w:p w14:paraId="58AF8438" w14:textId="77777777" w:rsidR="006611E1" w:rsidRPr="00620CA4" w:rsidRDefault="006611E1" w:rsidP="0072213E">
            <w:pPr>
              <w:spacing w:after="0"/>
              <w:rPr>
                <w:ins w:id="2365" w:author="tao huang" w:date="2017-12-29T16:09:00Z"/>
                <w:rFonts w:eastAsia="Times New Roman" w:cs="Times New Roman"/>
                <w:b w:val="0"/>
                <w:sz w:val="22"/>
                <w:rPrChange w:id="2366" w:author="tao huang" w:date="2018-01-10T18:18:00Z">
                  <w:rPr>
                    <w:ins w:id="2367" w:author="tao huang" w:date="2017-12-29T16:09:00Z"/>
                    <w:rFonts w:eastAsia="Times New Roman" w:cs="Times New Roman"/>
                    <w:color w:val="385623"/>
                    <w:sz w:val="20"/>
                    <w:szCs w:val="20"/>
                  </w:rPr>
                </w:rPrChange>
              </w:rPr>
              <w:pPrChange w:id="2368" w:author="tao huang" w:date="2018-01-10T18:36:00Z">
                <w:pPr>
                  <w:spacing w:after="0" w:line="240" w:lineRule="auto"/>
                </w:pPr>
              </w:pPrChange>
            </w:pPr>
            <w:ins w:id="2369" w:author="tao huang" w:date="2017-12-29T16:09:00Z">
              <w:r w:rsidRPr="00620CA4">
                <w:rPr>
                  <w:rFonts w:eastAsia="Times New Roman" w:cs="Times New Roman"/>
                  <w:b w:val="0"/>
                  <w:sz w:val="22"/>
                  <w:rPrChange w:id="2370" w:author="tao huang" w:date="2018-01-10T18:18:00Z">
                    <w:rPr>
                      <w:rFonts w:eastAsia="Times New Roman" w:cs="Times New Roman"/>
                      <w:color w:val="385623"/>
                      <w:sz w:val="20"/>
                      <w:szCs w:val="20"/>
                    </w:rPr>
                  </w:rPrChange>
                </w:rPr>
                <w:t>Blades</w:t>
              </w:r>
            </w:ins>
          </w:p>
        </w:tc>
        <w:tc>
          <w:tcPr>
            <w:tcW w:w="1276" w:type="dxa"/>
            <w:shd w:val="clear" w:color="auto" w:fill="auto"/>
            <w:noWrap/>
            <w:hideMark/>
            <w:tcPrChange w:id="2371" w:author="tao huang" w:date="2018-01-10T18:36:00Z">
              <w:tcPr>
                <w:tcW w:w="968" w:type="dxa"/>
                <w:shd w:val="clear" w:color="auto" w:fill="auto"/>
                <w:noWrap/>
                <w:hideMark/>
              </w:tcPr>
            </w:tcPrChange>
          </w:tcPr>
          <w:p w14:paraId="607043B7"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372" w:author="tao huang" w:date="2017-12-29T16:09:00Z"/>
                <w:rFonts w:eastAsia="Times New Roman" w:cs="Times New Roman"/>
                <w:sz w:val="22"/>
                <w:rPrChange w:id="2373" w:author="tao huang" w:date="2018-01-10T18:18:00Z">
                  <w:rPr>
                    <w:ins w:id="2374" w:author="tao huang" w:date="2017-12-29T16:09:00Z"/>
                    <w:rFonts w:ascii="Calibri" w:eastAsia="Times New Roman" w:hAnsi="Calibri" w:cs="Calibri"/>
                    <w:color w:val="9C5700"/>
                    <w:sz w:val="22"/>
                  </w:rPr>
                </w:rPrChange>
              </w:rPr>
              <w:pPrChange w:id="2375"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376" w:author="tao huang" w:date="2017-12-29T16:09:00Z">
              <w:r w:rsidRPr="00620CA4">
                <w:rPr>
                  <w:rFonts w:eastAsia="Times New Roman" w:cs="Times New Roman"/>
                  <w:sz w:val="22"/>
                  <w:rPrChange w:id="2377" w:author="tao huang" w:date="2018-01-10T18:18:00Z">
                    <w:rPr>
                      <w:rFonts w:ascii="Calibri" w:eastAsia="Times New Roman" w:hAnsi="Calibri" w:cs="Calibri"/>
                      <w:color w:val="9C5700"/>
                      <w:sz w:val="22"/>
                    </w:rPr>
                  </w:rPrChange>
                </w:rPr>
                <w:t>99.76%</w:t>
              </w:r>
            </w:ins>
          </w:p>
        </w:tc>
        <w:tc>
          <w:tcPr>
            <w:tcW w:w="1084" w:type="dxa"/>
            <w:shd w:val="clear" w:color="auto" w:fill="auto"/>
            <w:noWrap/>
            <w:hideMark/>
            <w:tcPrChange w:id="2378" w:author="tao huang" w:date="2018-01-10T18:36:00Z">
              <w:tcPr>
                <w:tcW w:w="968" w:type="dxa"/>
                <w:shd w:val="clear" w:color="auto" w:fill="auto"/>
                <w:noWrap/>
                <w:hideMark/>
              </w:tcPr>
            </w:tcPrChange>
          </w:tcPr>
          <w:p w14:paraId="4DE2A87C"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379" w:author="tao huang" w:date="2017-12-29T16:09:00Z"/>
                <w:rFonts w:eastAsia="Times New Roman" w:cs="Times New Roman"/>
                <w:sz w:val="22"/>
                <w:rPrChange w:id="2380" w:author="tao huang" w:date="2018-01-10T18:18:00Z">
                  <w:rPr>
                    <w:ins w:id="2381" w:author="tao huang" w:date="2017-12-29T16:09:00Z"/>
                    <w:rFonts w:ascii="Calibri" w:eastAsia="Times New Roman" w:hAnsi="Calibri" w:cs="Calibri"/>
                    <w:color w:val="9C5700"/>
                    <w:sz w:val="22"/>
                  </w:rPr>
                </w:rPrChange>
              </w:rPr>
              <w:pPrChange w:id="2382"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383" w:author="tao huang" w:date="2017-12-29T16:09:00Z">
              <w:r w:rsidRPr="00620CA4">
                <w:rPr>
                  <w:rFonts w:eastAsia="Times New Roman" w:cs="Times New Roman"/>
                  <w:sz w:val="22"/>
                  <w:rPrChange w:id="2384" w:author="tao huang" w:date="2018-01-10T18:18:00Z">
                    <w:rPr>
                      <w:rFonts w:ascii="Calibri" w:eastAsia="Times New Roman" w:hAnsi="Calibri" w:cs="Calibri"/>
                      <w:color w:val="9C5700"/>
                      <w:sz w:val="22"/>
                    </w:rPr>
                  </w:rPrChange>
                </w:rPr>
                <w:t>97.35%</w:t>
              </w:r>
            </w:ins>
          </w:p>
        </w:tc>
        <w:tc>
          <w:tcPr>
            <w:tcW w:w="2073" w:type="dxa"/>
            <w:shd w:val="clear" w:color="auto" w:fill="auto"/>
            <w:noWrap/>
            <w:hideMark/>
            <w:tcPrChange w:id="2385" w:author="tao huang" w:date="2018-01-10T18:36:00Z">
              <w:tcPr>
                <w:tcW w:w="1600" w:type="dxa"/>
                <w:shd w:val="clear" w:color="auto" w:fill="auto"/>
                <w:noWrap/>
                <w:hideMark/>
              </w:tcPr>
            </w:tcPrChange>
          </w:tcPr>
          <w:p w14:paraId="0B667132" w14:textId="77777777" w:rsidR="006611E1" w:rsidRPr="00620CA4" w:rsidRDefault="006611E1" w:rsidP="0072213E">
            <w:pPr>
              <w:spacing w:after="0"/>
              <w:cnfStyle w:val="000000000000" w:firstRow="0" w:lastRow="0" w:firstColumn="0" w:lastColumn="0" w:oddVBand="0" w:evenVBand="0" w:oddHBand="0" w:evenHBand="0" w:firstRowFirstColumn="0" w:firstRowLastColumn="0" w:lastRowFirstColumn="0" w:lastRowLastColumn="0"/>
              <w:rPr>
                <w:ins w:id="2386" w:author="tao huang" w:date="2017-12-29T16:09:00Z"/>
                <w:rFonts w:eastAsia="Times New Roman" w:cs="Times New Roman"/>
                <w:sz w:val="22"/>
                <w:rPrChange w:id="2387" w:author="tao huang" w:date="2018-01-10T18:18:00Z">
                  <w:rPr>
                    <w:ins w:id="2388" w:author="tao huang" w:date="2017-12-29T16:09:00Z"/>
                    <w:rFonts w:eastAsia="Times New Roman" w:cs="Times New Roman"/>
                    <w:color w:val="385623"/>
                    <w:sz w:val="20"/>
                    <w:szCs w:val="20"/>
                  </w:rPr>
                </w:rPrChange>
              </w:rPr>
              <w:pPrChange w:id="2389" w:author="tao huang" w:date="2018-01-10T18:36: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2390" w:author="tao huang" w:date="2017-12-29T16:09:00Z">
              <w:r w:rsidRPr="00620CA4">
                <w:rPr>
                  <w:rFonts w:eastAsia="Times New Roman" w:cs="Times New Roman"/>
                  <w:sz w:val="22"/>
                  <w:rPrChange w:id="2391" w:author="tao huang" w:date="2018-01-10T18:18:00Z">
                    <w:rPr>
                      <w:rFonts w:eastAsia="Times New Roman" w:cs="Times New Roman"/>
                      <w:color w:val="385623"/>
                      <w:sz w:val="20"/>
                      <w:szCs w:val="20"/>
                    </w:rPr>
                  </w:rPrChange>
                </w:rPr>
                <w:t>Mustard &amp; Ketchup</w:t>
              </w:r>
            </w:ins>
          </w:p>
        </w:tc>
        <w:tc>
          <w:tcPr>
            <w:tcW w:w="1276" w:type="dxa"/>
            <w:shd w:val="clear" w:color="auto" w:fill="auto"/>
            <w:noWrap/>
            <w:hideMark/>
            <w:tcPrChange w:id="2392" w:author="tao huang" w:date="2018-01-10T18:36:00Z">
              <w:tcPr>
                <w:tcW w:w="968" w:type="dxa"/>
                <w:shd w:val="clear" w:color="auto" w:fill="auto"/>
                <w:noWrap/>
                <w:hideMark/>
              </w:tcPr>
            </w:tcPrChange>
          </w:tcPr>
          <w:p w14:paraId="74113DF6"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393" w:author="tao huang" w:date="2017-12-29T16:09:00Z"/>
                <w:rFonts w:eastAsia="Times New Roman" w:cs="Times New Roman"/>
                <w:sz w:val="22"/>
                <w:rPrChange w:id="2394" w:author="tao huang" w:date="2018-01-10T18:18:00Z">
                  <w:rPr>
                    <w:ins w:id="2395" w:author="tao huang" w:date="2017-12-29T16:09:00Z"/>
                    <w:rFonts w:ascii="Calibri" w:eastAsia="Times New Roman" w:hAnsi="Calibri" w:cs="Calibri"/>
                    <w:color w:val="9C5700"/>
                    <w:sz w:val="22"/>
                  </w:rPr>
                </w:rPrChange>
              </w:rPr>
              <w:pPrChange w:id="2396"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397" w:author="tao huang" w:date="2017-12-29T16:09:00Z">
              <w:r w:rsidRPr="00620CA4">
                <w:rPr>
                  <w:rFonts w:eastAsia="Times New Roman" w:cs="Times New Roman"/>
                  <w:sz w:val="22"/>
                  <w:rPrChange w:id="2398" w:author="tao huang" w:date="2018-01-10T18:18:00Z">
                    <w:rPr>
                      <w:rFonts w:ascii="Calibri" w:eastAsia="Times New Roman" w:hAnsi="Calibri" w:cs="Calibri"/>
                      <w:color w:val="9C5700"/>
                      <w:sz w:val="22"/>
                    </w:rPr>
                  </w:rPrChange>
                </w:rPr>
                <w:t>99.36%</w:t>
              </w:r>
            </w:ins>
          </w:p>
        </w:tc>
        <w:tc>
          <w:tcPr>
            <w:tcW w:w="1084" w:type="dxa"/>
            <w:shd w:val="clear" w:color="auto" w:fill="auto"/>
            <w:noWrap/>
            <w:hideMark/>
            <w:tcPrChange w:id="2399" w:author="tao huang" w:date="2018-01-10T18:36:00Z">
              <w:tcPr>
                <w:tcW w:w="968" w:type="dxa"/>
                <w:shd w:val="clear" w:color="auto" w:fill="auto"/>
                <w:noWrap/>
                <w:hideMark/>
              </w:tcPr>
            </w:tcPrChange>
          </w:tcPr>
          <w:p w14:paraId="54830C6A"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400" w:author="tao huang" w:date="2017-12-29T16:09:00Z"/>
                <w:rFonts w:eastAsia="Times New Roman" w:cs="Times New Roman"/>
                <w:sz w:val="22"/>
                <w:rPrChange w:id="2401" w:author="tao huang" w:date="2018-01-10T18:18:00Z">
                  <w:rPr>
                    <w:ins w:id="2402" w:author="tao huang" w:date="2017-12-29T16:09:00Z"/>
                    <w:rFonts w:ascii="Calibri" w:eastAsia="Times New Roman" w:hAnsi="Calibri" w:cs="Calibri"/>
                    <w:color w:val="000000"/>
                    <w:sz w:val="22"/>
                  </w:rPr>
                </w:rPrChange>
              </w:rPr>
              <w:pPrChange w:id="2403"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404" w:author="tao huang" w:date="2017-12-29T16:09:00Z">
              <w:r w:rsidRPr="00620CA4">
                <w:rPr>
                  <w:rFonts w:eastAsia="Times New Roman" w:cs="Times New Roman"/>
                  <w:sz w:val="22"/>
                  <w:rPrChange w:id="2405" w:author="tao huang" w:date="2018-01-10T18:18:00Z">
                    <w:rPr>
                      <w:rFonts w:ascii="Calibri" w:eastAsia="Times New Roman" w:hAnsi="Calibri" w:cs="Calibri"/>
                      <w:color w:val="000000"/>
                      <w:sz w:val="22"/>
                    </w:rPr>
                  </w:rPrChange>
                </w:rPr>
                <w:t>100.95%</w:t>
              </w:r>
            </w:ins>
          </w:p>
        </w:tc>
      </w:tr>
      <w:tr w:rsidR="006611E1" w:rsidRPr="00620CA4" w14:paraId="501CC779" w14:textId="77777777" w:rsidTr="00CD062C">
        <w:trPr>
          <w:cnfStyle w:val="000000100000" w:firstRow="0" w:lastRow="0" w:firstColumn="0" w:lastColumn="0" w:oddVBand="0" w:evenVBand="0" w:oddHBand="1" w:evenHBand="0" w:firstRowFirstColumn="0" w:firstRowLastColumn="0" w:lastRowFirstColumn="0" w:lastRowLastColumn="0"/>
          <w:trHeight w:val="20"/>
          <w:ins w:id="2406" w:author="tao huang" w:date="2017-12-29T16:09:00Z"/>
          <w:trPrChange w:id="2407"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408" w:author="tao huang" w:date="2018-01-10T18:36:00Z">
              <w:tcPr>
                <w:tcW w:w="2408" w:type="dxa"/>
                <w:shd w:val="clear" w:color="auto" w:fill="auto"/>
                <w:noWrap/>
                <w:hideMark/>
              </w:tcPr>
            </w:tcPrChange>
          </w:tcPr>
          <w:p w14:paraId="46F3A2D9" w14:textId="77777777" w:rsidR="006611E1" w:rsidRPr="00620CA4" w:rsidRDefault="006611E1" w:rsidP="0072213E">
            <w:pPr>
              <w:spacing w:after="0"/>
              <w:cnfStyle w:val="001000100000" w:firstRow="0" w:lastRow="0" w:firstColumn="1" w:lastColumn="0" w:oddVBand="0" w:evenVBand="0" w:oddHBand="1" w:evenHBand="0" w:firstRowFirstColumn="0" w:firstRowLastColumn="0" w:lastRowFirstColumn="0" w:lastRowLastColumn="0"/>
              <w:rPr>
                <w:ins w:id="2409" w:author="tao huang" w:date="2017-12-29T16:09:00Z"/>
                <w:rFonts w:eastAsia="Times New Roman" w:cs="Times New Roman"/>
                <w:b w:val="0"/>
                <w:sz w:val="22"/>
                <w:rPrChange w:id="2410" w:author="tao huang" w:date="2018-01-10T18:18:00Z">
                  <w:rPr>
                    <w:ins w:id="2411" w:author="tao huang" w:date="2017-12-29T16:09:00Z"/>
                    <w:rFonts w:eastAsia="Times New Roman" w:cs="Times New Roman"/>
                    <w:color w:val="385623"/>
                    <w:sz w:val="20"/>
                    <w:szCs w:val="20"/>
                  </w:rPr>
                </w:rPrChange>
              </w:rPr>
              <w:pPrChange w:id="2412" w:author="tao huang" w:date="2018-01-10T18:36: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2413" w:author="tao huang" w:date="2017-12-29T16:09:00Z">
              <w:r w:rsidRPr="00620CA4">
                <w:rPr>
                  <w:rFonts w:eastAsia="Times New Roman" w:cs="Times New Roman"/>
                  <w:b w:val="0"/>
                  <w:sz w:val="22"/>
                  <w:rPrChange w:id="2414" w:author="tao huang" w:date="2018-01-10T18:18:00Z">
                    <w:rPr>
                      <w:rFonts w:eastAsia="Times New Roman" w:cs="Times New Roman"/>
                      <w:color w:val="385623"/>
                      <w:sz w:val="20"/>
                      <w:szCs w:val="20"/>
                    </w:rPr>
                  </w:rPrChange>
                </w:rPr>
                <w:t>Carbonated Beverages</w:t>
              </w:r>
            </w:ins>
          </w:p>
        </w:tc>
        <w:tc>
          <w:tcPr>
            <w:tcW w:w="1276" w:type="dxa"/>
            <w:shd w:val="clear" w:color="auto" w:fill="auto"/>
            <w:noWrap/>
            <w:hideMark/>
            <w:tcPrChange w:id="2415" w:author="tao huang" w:date="2018-01-10T18:36:00Z">
              <w:tcPr>
                <w:tcW w:w="968" w:type="dxa"/>
                <w:shd w:val="clear" w:color="auto" w:fill="auto"/>
                <w:noWrap/>
                <w:hideMark/>
              </w:tcPr>
            </w:tcPrChange>
          </w:tcPr>
          <w:p w14:paraId="0BBB4629"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416" w:author="tao huang" w:date="2017-12-29T16:09:00Z"/>
                <w:rFonts w:eastAsia="Times New Roman" w:cs="Times New Roman"/>
                <w:sz w:val="22"/>
                <w:rPrChange w:id="2417" w:author="tao huang" w:date="2018-01-10T18:18:00Z">
                  <w:rPr>
                    <w:ins w:id="2418" w:author="tao huang" w:date="2017-12-29T16:09:00Z"/>
                    <w:rFonts w:ascii="Calibri" w:eastAsia="Times New Roman" w:hAnsi="Calibri" w:cs="Calibri"/>
                    <w:color w:val="9C5700"/>
                    <w:sz w:val="22"/>
                  </w:rPr>
                </w:rPrChange>
              </w:rPr>
              <w:pPrChange w:id="2419"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420" w:author="tao huang" w:date="2017-12-29T16:09:00Z">
              <w:r w:rsidRPr="00620CA4">
                <w:rPr>
                  <w:rFonts w:eastAsia="Times New Roman" w:cs="Times New Roman"/>
                  <w:sz w:val="22"/>
                  <w:rPrChange w:id="2421" w:author="tao huang" w:date="2018-01-10T18:18:00Z">
                    <w:rPr>
                      <w:rFonts w:ascii="Calibri" w:eastAsia="Times New Roman" w:hAnsi="Calibri" w:cs="Calibri"/>
                      <w:color w:val="9C5700"/>
                      <w:sz w:val="22"/>
                    </w:rPr>
                  </w:rPrChange>
                </w:rPr>
                <w:t>99.56%</w:t>
              </w:r>
            </w:ins>
          </w:p>
        </w:tc>
        <w:tc>
          <w:tcPr>
            <w:tcW w:w="1084" w:type="dxa"/>
            <w:shd w:val="clear" w:color="auto" w:fill="auto"/>
            <w:noWrap/>
            <w:hideMark/>
            <w:tcPrChange w:id="2422" w:author="tao huang" w:date="2018-01-10T18:36:00Z">
              <w:tcPr>
                <w:tcW w:w="968" w:type="dxa"/>
                <w:shd w:val="clear" w:color="auto" w:fill="auto"/>
                <w:noWrap/>
                <w:hideMark/>
              </w:tcPr>
            </w:tcPrChange>
          </w:tcPr>
          <w:p w14:paraId="2A7F58E1"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423" w:author="tao huang" w:date="2017-12-29T16:09:00Z"/>
                <w:rFonts w:eastAsia="Times New Roman" w:cs="Times New Roman"/>
                <w:sz w:val="22"/>
                <w:rPrChange w:id="2424" w:author="tao huang" w:date="2018-01-10T18:18:00Z">
                  <w:rPr>
                    <w:ins w:id="2425" w:author="tao huang" w:date="2017-12-29T16:09:00Z"/>
                    <w:rFonts w:ascii="Calibri" w:eastAsia="Times New Roman" w:hAnsi="Calibri" w:cs="Calibri"/>
                    <w:color w:val="9C5700"/>
                    <w:sz w:val="22"/>
                  </w:rPr>
                </w:rPrChange>
              </w:rPr>
              <w:pPrChange w:id="2426"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427" w:author="tao huang" w:date="2017-12-29T16:09:00Z">
              <w:r w:rsidRPr="00620CA4">
                <w:rPr>
                  <w:rFonts w:eastAsia="Times New Roman" w:cs="Times New Roman"/>
                  <w:sz w:val="22"/>
                  <w:rPrChange w:id="2428" w:author="tao huang" w:date="2018-01-10T18:18:00Z">
                    <w:rPr>
                      <w:rFonts w:ascii="Calibri" w:eastAsia="Times New Roman" w:hAnsi="Calibri" w:cs="Calibri"/>
                      <w:color w:val="9C5700"/>
                      <w:sz w:val="22"/>
                    </w:rPr>
                  </w:rPrChange>
                </w:rPr>
                <w:t>99.69%</w:t>
              </w:r>
            </w:ins>
          </w:p>
        </w:tc>
        <w:tc>
          <w:tcPr>
            <w:tcW w:w="2073" w:type="dxa"/>
            <w:shd w:val="clear" w:color="auto" w:fill="auto"/>
            <w:noWrap/>
            <w:hideMark/>
            <w:tcPrChange w:id="2429" w:author="tao huang" w:date="2018-01-10T18:36:00Z">
              <w:tcPr>
                <w:tcW w:w="1600" w:type="dxa"/>
                <w:shd w:val="clear" w:color="auto" w:fill="auto"/>
                <w:noWrap/>
                <w:hideMark/>
              </w:tcPr>
            </w:tcPrChange>
          </w:tcPr>
          <w:p w14:paraId="72817C3D" w14:textId="77777777" w:rsidR="006611E1" w:rsidRPr="00620CA4" w:rsidRDefault="006611E1" w:rsidP="0072213E">
            <w:pPr>
              <w:spacing w:after="0"/>
              <w:cnfStyle w:val="000000100000" w:firstRow="0" w:lastRow="0" w:firstColumn="0" w:lastColumn="0" w:oddVBand="0" w:evenVBand="0" w:oddHBand="1" w:evenHBand="0" w:firstRowFirstColumn="0" w:firstRowLastColumn="0" w:lastRowFirstColumn="0" w:lastRowLastColumn="0"/>
              <w:rPr>
                <w:ins w:id="2430" w:author="tao huang" w:date="2017-12-29T16:09:00Z"/>
                <w:rFonts w:eastAsia="Times New Roman" w:cs="Times New Roman"/>
                <w:sz w:val="22"/>
                <w:rPrChange w:id="2431" w:author="tao huang" w:date="2018-01-10T18:18:00Z">
                  <w:rPr>
                    <w:ins w:id="2432" w:author="tao huang" w:date="2017-12-29T16:09:00Z"/>
                    <w:rFonts w:eastAsia="Times New Roman" w:cs="Times New Roman"/>
                    <w:color w:val="385623"/>
                    <w:sz w:val="20"/>
                    <w:szCs w:val="20"/>
                  </w:rPr>
                </w:rPrChange>
              </w:rPr>
              <w:pPrChange w:id="2433" w:author="tao huang" w:date="2018-01-10T18:36: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2434" w:author="tao huang" w:date="2017-12-29T16:09:00Z">
              <w:r w:rsidRPr="00620CA4">
                <w:rPr>
                  <w:rFonts w:eastAsia="Times New Roman" w:cs="Times New Roman"/>
                  <w:sz w:val="22"/>
                  <w:rPrChange w:id="2435" w:author="tao huang" w:date="2018-01-10T18:18:00Z">
                    <w:rPr>
                      <w:rFonts w:eastAsia="Times New Roman" w:cs="Times New Roman"/>
                      <w:color w:val="385623"/>
                      <w:sz w:val="20"/>
                      <w:szCs w:val="20"/>
                    </w:rPr>
                  </w:rPrChange>
                </w:rPr>
                <w:t>Paper Towels</w:t>
              </w:r>
            </w:ins>
          </w:p>
        </w:tc>
        <w:tc>
          <w:tcPr>
            <w:tcW w:w="1276" w:type="dxa"/>
            <w:shd w:val="clear" w:color="auto" w:fill="auto"/>
            <w:noWrap/>
            <w:hideMark/>
            <w:tcPrChange w:id="2436" w:author="tao huang" w:date="2018-01-10T18:36:00Z">
              <w:tcPr>
                <w:tcW w:w="968" w:type="dxa"/>
                <w:shd w:val="clear" w:color="auto" w:fill="auto"/>
                <w:noWrap/>
                <w:hideMark/>
              </w:tcPr>
            </w:tcPrChange>
          </w:tcPr>
          <w:p w14:paraId="6C881B74"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437" w:author="tao huang" w:date="2017-12-29T16:09:00Z"/>
                <w:rFonts w:eastAsia="Times New Roman" w:cs="Times New Roman"/>
                <w:sz w:val="22"/>
                <w:rPrChange w:id="2438" w:author="tao huang" w:date="2018-01-10T18:18:00Z">
                  <w:rPr>
                    <w:ins w:id="2439" w:author="tao huang" w:date="2017-12-29T16:09:00Z"/>
                    <w:rFonts w:ascii="Calibri" w:eastAsia="Times New Roman" w:hAnsi="Calibri" w:cs="Calibri"/>
                    <w:color w:val="000000"/>
                    <w:sz w:val="22"/>
                  </w:rPr>
                </w:rPrChange>
              </w:rPr>
              <w:pPrChange w:id="2440"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441" w:author="tao huang" w:date="2017-12-29T16:09:00Z">
              <w:r w:rsidRPr="00620CA4">
                <w:rPr>
                  <w:rFonts w:eastAsia="Times New Roman" w:cs="Times New Roman"/>
                  <w:sz w:val="22"/>
                  <w:rPrChange w:id="2442" w:author="tao huang" w:date="2018-01-10T18:18:00Z">
                    <w:rPr>
                      <w:rFonts w:ascii="Calibri" w:eastAsia="Times New Roman" w:hAnsi="Calibri" w:cs="Calibri"/>
                      <w:color w:val="000000"/>
                      <w:sz w:val="22"/>
                    </w:rPr>
                  </w:rPrChange>
                </w:rPr>
                <w:t>104.97%</w:t>
              </w:r>
            </w:ins>
          </w:p>
        </w:tc>
        <w:tc>
          <w:tcPr>
            <w:tcW w:w="1084" w:type="dxa"/>
            <w:shd w:val="clear" w:color="auto" w:fill="auto"/>
            <w:noWrap/>
            <w:hideMark/>
            <w:tcPrChange w:id="2443" w:author="tao huang" w:date="2018-01-10T18:36:00Z">
              <w:tcPr>
                <w:tcW w:w="968" w:type="dxa"/>
                <w:shd w:val="clear" w:color="auto" w:fill="auto"/>
                <w:noWrap/>
                <w:hideMark/>
              </w:tcPr>
            </w:tcPrChange>
          </w:tcPr>
          <w:p w14:paraId="3C92358A"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444" w:author="tao huang" w:date="2017-12-29T16:09:00Z"/>
                <w:rFonts w:eastAsia="Times New Roman" w:cs="Times New Roman"/>
                <w:sz w:val="22"/>
                <w:rPrChange w:id="2445" w:author="tao huang" w:date="2018-01-10T18:18:00Z">
                  <w:rPr>
                    <w:ins w:id="2446" w:author="tao huang" w:date="2017-12-29T16:09:00Z"/>
                    <w:rFonts w:ascii="Calibri" w:eastAsia="Times New Roman" w:hAnsi="Calibri" w:cs="Calibri"/>
                    <w:color w:val="9C5700"/>
                    <w:sz w:val="22"/>
                  </w:rPr>
                </w:rPrChange>
              </w:rPr>
              <w:pPrChange w:id="2447"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448" w:author="tao huang" w:date="2017-12-29T16:09:00Z">
              <w:r w:rsidRPr="00620CA4">
                <w:rPr>
                  <w:rFonts w:eastAsia="Times New Roman" w:cs="Times New Roman"/>
                  <w:sz w:val="22"/>
                  <w:rPrChange w:id="2449" w:author="tao huang" w:date="2018-01-10T18:18:00Z">
                    <w:rPr>
                      <w:rFonts w:ascii="Calibri" w:eastAsia="Times New Roman" w:hAnsi="Calibri" w:cs="Calibri"/>
                      <w:color w:val="9C5700"/>
                      <w:sz w:val="22"/>
                    </w:rPr>
                  </w:rPrChange>
                </w:rPr>
                <w:t>91.98%</w:t>
              </w:r>
            </w:ins>
          </w:p>
        </w:tc>
      </w:tr>
      <w:tr w:rsidR="006611E1" w:rsidRPr="00620CA4" w14:paraId="5538D5BD" w14:textId="77777777" w:rsidTr="00CD062C">
        <w:trPr>
          <w:trHeight w:val="20"/>
          <w:ins w:id="2450" w:author="tao huang" w:date="2017-12-29T16:09:00Z"/>
          <w:trPrChange w:id="2451"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452" w:author="tao huang" w:date="2018-01-10T18:36:00Z">
              <w:tcPr>
                <w:tcW w:w="2408" w:type="dxa"/>
                <w:shd w:val="clear" w:color="auto" w:fill="auto"/>
                <w:noWrap/>
                <w:hideMark/>
              </w:tcPr>
            </w:tcPrChange>
          </w:tcPr>
          <w:p w14:paraId="7B1D4CB6" w14:textId="77777777" w:rsidR="006611E1" w:rsidRPr="00620CA4" w:rsidRDefault="006611E1" w:rsidP="0072213E">
            <w:pPr>
              <w:spacing w:after="0"/>
              <w:rPr>
                <w:ins w:id="2453" w:author="tao huang" w:date="2017-12-29T16:09:00Z"/>
                <w:rFonts w:eastAsia="Times New Roman" w:cs="Times New Roman"/>
                <w:b w:val="0"/>
                <w:sz w:val="22"/>
                <w:rPrChange w:id="2454" w:author="tao huang" w:date="2018-01-10T18:18:00Z">
                  <w:rPr>
                    <w:ins w:id="2455" w:author="tao huang" w:date="2017-12-29T16:09:00Z"/>
                    <w:rFonts w:eastAsia="Times New Roman" w:cs="Times New Roman"/>
                    <w:color w:val="385623"/>
                    <w:sz w:val="20"/>
                    <w:szCs w:val="20"/>
                  </w:rPr>
                </w:rPrChange>
              </w:rPr>
              <w:pPrChange w:id="2456" w:author="tao huang" w:date="2018-01-10T18:36:00Z">
                <w:pPr>
                  <w:spacing w:after="0" w:line="240" w:lineRule="auto"/>
                </w:pPr>
              </w:pPrChange>
            </w:pPr>
            <w:ins w:id="2457" w:author="tao huang" w:date="2017-12-29T16:09:00Z">
              <w:r w:rsidRPr="00620CA4">
                <w:rPr>
                  <w:rFonts w:eastAsia="Times New Roman" w:cs="Times New Roman"/>
                  <w:b w:val="0"/>
                  <w:sz w:val="22"/>
                  <w:rPrChange w:id="2458" w:author="tao huang" w:date="2018-01-10T18:18:00Z">
                    <w:rPr>
                      <w:rFonts w:eastAsia="Times New Roman" w:cs="Times New Roman"/>
                      <w:color w:val="385623"/>
                      <w:sz w:val="20"/>
                      <w:szCs w:val="20"/>
                    </w:rPr>
                  </w:rPrChange>
                </w:rPr>
                <w:t>Cigarette</w:t>
              </w:r>
            </w:ins>
          </w:p>
        </w:tc>
        <w:tc>
          <w:tcPr>
            <w:tcW w:w="1276" w:type="dxa"/>
            <w:shd w:val="clear" w:color="auto" w:fill="auto"/>
            <w:noWrap/>
            <w:hideMark/>
            <w:tcPrChange w:id="2459" w:author="tao huang" w:date="2018-01-10T18:36:00Z">
              <w:tcPr>
                <w:tcW w:w="968" w:type="dxa"/>
                <w:shd w:val="clear" w:color="auto" w:fill="auto"/>
                <w:noWrap/>
                <w:hideMark/>
              </w:tcPr>
            </w:tcPrChange>
          </w:tcPr>
          <w:p w14:paraId="2E14E791"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460" w:author="tao huang" w:date="2017-12-29T16:09:00Z"/>
                <w:rFonts w:eastAsia="Times New Roman" w:cs="Times New Roman"/>
                <w:sz w:val="22"/>
                <w:rPrChange w:id="2461" w:author="tao huang" w:date="2018-01-10T18:18:00Z">
                  <w:rPr>
                    <w:ins w:id="2462" w:author="tao huang" w:date="2017-12-29T16:09:00Z"/>
                    <w:rFonts w:ascii="Calibri" w:eastAsia="Times New Roman" w:hAnsi="Calibri" w:cs="Calibri"/>
                    <w:color w:val="9C5700"/>
                    <w:sz w:val="22"/>
                  </w:rPr>
                </w:rPrChange>
              </w:rPr>
              <w:pPrChange w:id="2463"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464" w:author="tao huang" w:date="2017-12-29T16:09:00Z">
              <w:r w:rsidRPr="00620CA4">
                <w:rPr>
                  <w:rFonts w:eastAsia="Times New Roman" w:cs="Times New Roman"/>
                  <w:sz w:val="22"/>
                  <w:rPrChange w:id="2465" w:author="tao huang" w:date="2018-01-10T18:18:00Z">
                    <w:rPr>
                      <w:rFonts w:ascii="Calibri" w:eastAsia="Times New Roman" w:hAnsi="Calibri" w:cs="Calibri"/>
                      <w:color w:val="9C5700"/>
                      <w:sz w:val="22"/>
                    </w:rPr>
                  </w:rPrChange>
                </w:rPr>
                <w:t>99.85%</w:t>
              </w:r>
            </w:ins>
          </w:p>
        </w:tc>
        <w:tc>
          <w:tcPr>
            <w:tcW w:w="1084" w:type="dxa"/>
            <w:shd w:val="clear" w:color="auto" w:fill="auto"/>
            <w:noWrap/>
            <w:hideMark/>
            <w:tcPrChange w:id="2466" w:author="tao huang" w:date="2018-01-10T18:36:00Z">
              <w:tcPr>
                <w:tcW w:w="968" w:type="dxa"/>
                <w:shd w:val="clear" w:color="auto" w:fill="auto"/>
                <w:noWrap/>
                <w:hideMark/>
              </w:tcPr>
            </w:tcPrChange>
          </w:tcPr>
          <w:p w14:paraId="73046C7B"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467" w:author="tao huang" w:date="2017-12-29T16:09:00Z"/>
                <w:rFonts w:eastAsia="Times New Roman" w:cs="Times New Roman"/>
                <w:sz w:val="22"/>
                <w:rPrChange w:id="2468" w:author="tao huang" w:date="2018-01-10T18:18:00Z">
                  <w:rPr>
                    <w:ins w:id="2469" w:author="tao huang" w:date="2017-12-29T16:09:00Z"/>
                    <w:rFonts w:ascii="Calibri" w:eastAsia="Times New Roman" w:hAnsi="Calibri" w:cs="Calibri"/>
                    <w:color w:val="9C5700"/>
                    <w:sz w:val="22"/>
                  </w:rPr>
                </w:rPrChange>
              </w:rPr>
              <w:pPrChange w:id="2470"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471" w:author="tao huang" w:date="2017-12-29T16:09:00Z">
              <w:r w:rsidRPr="00620CA4">
                <w:rPr>
                  <w:rFonts w:eastAsia="Times New Roman" w:cs="Times New Roman"/>
                  <w:sz w:val="22"/>
                  <w:rPrChange w:id="2472" w:author="tao huang" w:date="2018-01-10T18:18:00Z">
                    <w:rPr>
                      <w:rFonts w:ascii="Calibri" w:eastAsia="Times New Roman" w:hAnsi="Calibri" w:cs="Calibri"/>
                      <w:color w:val="9C5700"/>
                      <w:sz w:val="22"/>
                    </w:rPr>
                  </w:rPrChange>
                </w:rPr>
                <w:t>98.77%</w:t>
              </w:r>
            </w:ins>
          </w:p>
        </w:tc>
        <w:tc>
          <w:tcPr>
            <w:tcW w:w="2073" w:type="dxa"/>
            <w:shd w:val="clear" w:color="auto" w:fill="auto"/>
            <w:noWrap/>
            <w:hideMark/>
            <w:tcPrChange w:id="2473" w:author="tao huang" w:date="2018-01-10T18:36:00Z">
              <w:tcPr>
                <w:tcW w:w="1600" w:type="dxa"/>
                <w:shd w:val="clear" w:color="auto" w:fill="auto"/>
                <w:noWrap/>
                <w:hideMark/>
              </w:tcPr>
            </w:tcPrChange>
          </w:tcPr>
          <w:p w14:paraId="0BC29D7A" w14:textId="77777777" w:rsidR="006611E1" w:rsidRPr="00620CA4" w:rsidRDefault="006611E1" w:rsidP="0072213E">
            <w:pPr>
              <w:spacing w:after="0"/>
              <w:cnfStyle w:val="000000000000" w:firstRow="0" w:lastRow="0" w:firstColumn="0" w:lastColumn="0" w:oddVBand="0" w:evenVBand="0" w:oddHBand="0" w:evenHBand="0" w:firstRowFirstColumn="0" w:firstRowLastColumn="0" w:lastRowFirstColumn="0" w:lastRowLastColumn="0"/>
              <w:rPr>
                <w:ins w:id="2474" w:author="tao huang" w:date="2017-12-29T16:09:00Z"/>
                <w:rFonts w:eastAsia="Times New Roman" w:cs="Times New Roman"/>
                <w:sz w:val="22"/>
                <w:rPrChange w:id="2475" w:author="tao huang" w:date="2018-01-10T18:18:00Z">
                  <w:rPr>
                    <w:ins w:id="2476" w:author="tao huang" w:date="2017-12-29T16:09:00Z"/>
                    <w:rFonts w:eastAsia="Times New Roman" w:cs="Times New Roman"/>
                    <w:color w:val="385623"/>
                    <w:sz w:val="20"/>
                    <w:szCs w:val="20"/>
                  </w:rPr>
                </w:rPrChange>
              </w:rPr>
              <w:pPrChange w:id="2477" w:author="tao huang" w:date="2018-01-10T18:36: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2478" w:author="tao huang" w:date="2017-12-29T16:09:00Z">
              <w:r w:rsidRPr="00620CA4">
                <w:rPr>
                  <w:rFonts w:eastAsia="Times New Roman" w:cs="Times New Roman"/>
                  <w:sz w:val="22"/>
                  <w:rPrChange w:id="2479" w:author="tao huang" w:date="2018-01-10T18:18:00Z">
                    <w:rPr>
                      <w:rFonts w:eastAsia="Times New Roman" w:cs="Times New Roman"/>
                      <w:color w:val="385623"/>
                      <w:sz w:val="20"/>
                      <w:szCs w:val="20"/>
                    </w:rPr>
                  </w:rPrChange>
                </w:rPr>
                <w:t>Peanut butter</w:t>
              </w:r>
            </w:ins>
          </w:p>
        </w:tc>
        <w:tc>
          <w:tcPr>
            <w:tcW w:w="1276" w:type="dxa"/>
            <w:shd w:val="clear" w:color="auto" w:fill="auto"/>
            <w:noWrap/>
            <w:hideMark/>
            <w:tcPrChange w:id="2480" w:author="tao huang" w:date="2018-01-10T18:36:00Z">
              <w:tcPr>
                <w:tcW w:w="968" w:type="dxa"/>
                <w:shd w:val="clear" w:color="auto" w:fill="auto"/>
                <w:noWrap/>
                <w:hideMark/>
              </w:tcPr>
            </w:tcPrChange>
          </w:tcPr>
          <w:p w14:paraId="44200F49"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481" w:author="tao huang" w:date="2017-12-29T16:09:00Z"/>
                <w:rFonts w:eastAsia="Times New Roman" w:cs="Times New Roman"/>
                <w:sz w:val="22"/>
                <w:rPrChange w:id="2482" w:author="tao huang" w:date="2018-01-10T18:18:00Z">
                  <w:rPr>
                    <w:ins w:id="2483" w:author="tao huang" w:date="2017-12-29T16:09:00Z"/>
                    <w:rFonts w:ascii="Calibri" w:eastAsia="Times New Roman" w:hAnsi="Calibri" w:cs="Calibri"/>
                    <w:color w:val="000000"/>
                    <w:sz w:val="22"/>
                  </w:rPr>
                </w:rPrChange>
              </w:rPr>
              <w:pPrChange w:id="2484"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485" w:author="tao huang" w:date="2017-12-29T16:09:00Z">
              <w:r w:rsidRPr="00620CA4">
                <w:rPr>
                  <w:rFonts w:eastAsia="Times New Roman" w:cs="Times New Roman"/>
                  <w:sz w:val="22"/>
                  <w:rPrChange w:id="2486" w:author="tao huang" w:date="2018-01-10T18:18:00Z">
                    <w:rPr>
                      <w:rFonts w:ascii="Calibri" w:eastAsia="Times New Roman" w:hAnsi="Calibri" w:cs="Calibri"/>
                      <w:color w:val="000000"/>
                      <w:sz w:val="22"/>
                    </w:rPr>
                  </w:rPrChange>
                </w:rPr>
                <w:t>100.16%</w:t>
              </w:r>
            </w:ins>
          </w:p>
        </w:tc>
        <w:tc>
          <w:tcPr>
            <w:tcW w:w="1084" w:type="dxa"/>
            <w:shd w:val="clear" w:color="auto" w:fill="auto"/>
            <w:noWrap/>
            <w:hideMark/>
            <w:tcPrChange w:id="2487" w:author="tao huang" w:date="2018-01-10T18:36:00Z">
              <w:tcPr>
                <w:tcW w:w="968" w:type="dxa"/>
                <w:shd w:val="clear" w:color="auto" w:fill="auto"/>
                <w:noWrap/>
                <w:hideMark/>
              </w:tcPr>
            </w:tcPrChange>
          </w:tcPr>
          <w:p w14:paraId="1CF745AE"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488" w:author="tao huang" w:date="2017-12-29T16:09:00Z"/>
                <w:rFonts w:eastAsia="Times New Roman" w:cs="Times New Roman"/>
                <w:sz w:val="22"/>
                <w:rPrChange w:id="2489" w:author="tao huang" w:date="2018-01-10T18:18:00Z">
                  <w:rPr>
                    <w:ins w:id="2490" w:author="tao huang" w:date="2017-12-29T16:09:00Z"/>
                    <w:rFonts w:ascii="Calibri" w:eastAsia="Times New Roman" w:hAnsi="Calibri" w:cs="Calibri"/>
                    <w:color w:val="9C5700"/>
                    <w:sz w:val="22"/>
                  </w:rPr>
                </w:rPrChange>
              </w:rPr>
              <w:pPrChange w:id="2491"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492" w:author="tao huang" w:date="2017-12-29T16:09:00Z">
              <w:r w:rsidRPr="00620CA4">
                <w:rPr>
                  <w:rFonts w:eastAsia="Times New Roman" w:cs="Times New Roman"/>
                  <w:sz w:val="22"/>
                  <w:rPrChange w:id="2493" w:author="tao huang" w:date="2018-01-10T18:18:00Z">
                    <w:rPr>
                      <w:rFonts w:ascii="Calibri" w:eastAsia="Times New Roman" w:hAnsi="Calibri" w:cs="Calibri"/>
                      <w:color w:val="9C5700"/>
                      <w:sz w:val="22"/>
                    </w:rPr>
                  </w:rPrChange>
                </w:rPr>
                <w:t>94.96%</w:t>
              </w:r>
            </w:ins>
          </w:p>
        </w:tc>
      </w:tr>
      <w:tr w:rsidR="006611E1" w:rsidRPr="00620CA4" w14:paraId="432D8DDE" w14:textId="77777777" w:rsidTr="00CD062C">
        <w:trPr>
          <w:cnfStyle w:val="000000100000" w:firstRow="0" w:lastRow="0" w:firstColumn="0" w:lastColumn="0" w:oddVBand="0" w:evenVBand="0" w:oddHBand="1" w:evenHBand="0" w:firstRowFirstColumn="0" w:firstRowLastColumn="0" w:lastRowFirstColumn="0" w:lastRowLastColumn="0"/>
          <w:trHeight w:val="20"/>
          <w:ins w:id="2494" w:author="tao huang" w:date="2017-12-29T16:09:00Z"/>
          <w:trPrChange w:id="2495"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496" w:author="tao huang" w:date="2018-01-10T18:36:00Z">
              <w:tcPr>
                <w:tcW w:w="2408" w:type="dxa"/>
                <w:shd w:val="clear" w:color="auto" w:fill="auto"/>
                <w:noWrap/>
                <w:hideMark/>
              </w:tcPr>
            </w:tcPrChange>
          </w:tcPr>
          <w:p w14:paraId="006C8FFA" w14:textId="77777777" w:rsidR="006611E1" w:rsidRPr="00620CA4" w:rsidRDefault="006611E1" w:rsidP="0072213E">
            <w:pPr>
              <w:spacing w:after="0"/>
              <w:cnfStyle w:val="001000100000" w:firstRow="0" w:lastRow="0" w:firstColumn="1" w:lastColumn="0" w:oddVBand="0" w:evenVBand="0" w:oddHBand="1" w:evenHBand="0" w:firstRowFirstColumn="0" w:firstRowLastColumn="0" w:lastRowFirstColumn="0" w:lastRowLastColumn="0"/>
              <w:rPr>
                <w:ins w:id="2497" w:author="tao huang" w:date="2017-12-29T16:09:00Z"/>
                <w:rFonts w:eastAsia="Times New Roman" w:cs="Times New Roman"/>
                <w:b w:val="0"/>
                <w:sz w:val="22"/>
                <w:rPrChange w:id="2498" w:author="tao huang" w:date="2018-01-10T18:18:00Z">
                  <w:rPr>
                    <w:ins w:id="2499" w:author="tao huang" w:date="2017-12-29T16:09:00Z"/>
                    <w:rFonts w:eastAsia="Times New Roman" w:cs="Times New Roman"/>
                    <w:color w:val="385623"/>
                    <w:sz w:val="20"/>
                    <w:szCs w:val="20"/>
                  </w:rPr>
                </w:rPrChange>
              </w:rPr>
              <w:pPrChange w:id="2500" w:author="tao huang" w:date="2018-01-10T18:36: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2501" w:author="tao huang" w:date="2017-12-29T16:09:00Z">
              <w:r w:rsidRPr="00620CA4">
                <w:rPr>
                  <w:rFonts w:eastAsia="Times New Roman" w:cs="Times New Roman"/>
                  <w:b w:val="0"/>
                  <w:sz w:val="22"/>
                  <w:rPrChange w:id="2502" w:author="tao huang" w:date="2018-01-10T18:18:00Z">
                    <w:rPr>
                      <w:rFonts w:eastAsia="Times New Roman" w:cs="Times New Roman"/>
                      <w:color w:val="385623"/>
                      <w:sz w:val="20"/>
                      <w:szCs w:val="20"/>
                    </w:rPr>
                  </w:rPrChange>
                </w:rPr>
                <w:t>Coffee</w:t>
              </w:r>
            </w:ins>
          </w:p>
        </w:tc>
        <w:tc>
          <w:tcPr>
            <w:tcW w:w="1276" w:type="dxa"/>
            <w:shd w:val="clear" w:color="auto" w:fill="auto"/>
            <w:noWrap/>
            <w:hideMark/>
            <w:tcPrChange w:id="2503" w:author="tao huang" w:date="2018-01-10T18:36:00Z">
              <w:tcPr>
                <w:tcW w:w="968" w:type="dxa"/>
                <w:shd w:val="clear" w:color="auto" w:fill="auto"/>
                <w:noWrap/>
                <w:hideMark/>
              </w:tcPr>
            </w:tcPrChange>
          </w:tcPr>
          <w:p w14:paraId="5FDC14E7"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504" w:author="tao huang" w:date="2017-12-29T16:09:00Z"/>
                <w:rFonts w:eastAsia="Times New Roman" w:cs="Times New Roman"/>
                <w:sz w:val="22"/>
                <w:rPrChange w:id="2505" w:author="tao huang" w:date="2018-01-10T18:18:00Z">
                  <w:rPr>
                    <w:ins w:id="2506" w:author="tao huang" w:date="2017-12-29T16:09:00Z"/>
                    <w:rFonts w:ascii="Calibri" w:eastAsia="Times New Roman" w:hAnsi="Calibri" w:cs="Calibri"/>
                    <w:color w:val="000000"/>
                    <w:sz w:val="22"/>
                  </w:rPr>
                </w:rPrChange>
              </w:rPr>
              <w:pPrChange w:id="2507"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508" w:author="tao huang" w:date="2017-12-29T16:09:00Z">
              <w:r w:rsidRPr="00620CA4">
                <w:rPr>
                  <w:rFonts w:eastAsia="Times New Roman" w:cs="Times New Roman"/>
                  <w:sz w:val="22"/>
                  <w:rPrChange w:id="2509" w:author="tao huang" w:date="2018-01-10T18:18:00Z">
                    <w:rPr>
                      <w:rFonts w:ascii="Calibri" w:eastAsia="Times New Roman" w:hAnsi="Calibri" w:cs="Calibri"/>
                      <w:color w:val="000000"/>
                      <w:sz w:val="22"/>
                    </w:rPr>
                  </w:rPrChange>
                </w:rPr>
                <w:t>100.06%</w:t>
              </w:r>
            </w:ins>
          </w:p>
        </w:tc>
        <w:tc>
          <w:tcPr>
            <w:tcW w:w="1084" w:type="dxa"/>
            <w:shd w:val="clear" w:color="auto" w:fill="auto"/>
            <w:noWrap/>
            <w:hideMark/>
            <w:tcPrChange w:id="2510" w:author="tao huang" w:date="2018-01-10T18:36:00Z">
              <w:tcPr>
                <w:tcW w:w="968" w:type="dxa"/>
                <w:shd w:val="clear" w:color="auto" w:fill="auto"/>
                <w:noWrap/>
                <w:hideMark/>
              </w:tcPr>
            </w:tcPrChange>
          </w:tcPr>
          <w:p w14:paraId="191ACCC5"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511" w:author="tao huang" w:date="2017-12-29T16:09:00Z"/>
                <w:rFonts w:eastAsia="Times New Roman" w:cs="Times New Roman"/>
                <w:sz w:val="22"/>
                <w:rPrChange w:id="2512" w:author="tao huang" w:date="2018-01-10T18:18:00Z">
                  <w:rPr>
                    <w:ins w:id="2513" w:author="tao huang" w:date="2017-12-29T16:09:00Z"/>
                    <w:rFonts w:ascii="Calibri" w:eastAsia="Times New Roman" w:hAnsi="Calibri" w:cs="Calibri"/>
                    <w:color w:val="9C5700"/>
                    <w:sz w:val="22"/>
                  </w:rPr>
                </w:rPrChange>
              </w:rPr>
              <w:pPrChange w:id="2514"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515" w:author="tao huang" w:date="2017-12-29T16:09:00Z">
              <w:r w:rsidRPr="00620CA4">
                <w:rPr>
                  <w:rFonts w:eastAsia="Times New Roman" w:cs="Times New Roman"/>
                  <w:sz w:val="22"/>
                  <w:rPrChange w:id="2516" w:author="tao huang" w:date="2018-01-10T18:18:00Z">
                    <w:rPr>
                      <w:rFonts w:ascii="Calibri" w:eastAsia="Times New Roman" w:hAnsi="Calibri" w:cs="Calibri"/>
                      <w:color w:val="9C5700"/>
                      <w:sz w:val="22"/>
                    </w:rPr>
                  </w:rPrChange>
                </w:rPr>
                <w:t>99.20%</w:t>
              </w:r>
            </w:ins>
          </w:p>
        </w:tc>
        <w:tc>
          <w:tcPr>
            <w:tcW w:w="2073" w:type="dxa"/>
            <w:shd w:val="clear" w:color="auto" w:fill="auto"/>
            <w:noWrap/>
            <w:hideMark/>
            <w:tcPrChange w:id="2517" w:author="tao huang" w:date="2018-01-10T18:36:00Z">
              <w:tcPr>
                <w:tcW w:w="1600" w:type="dxa"/>
                <w:shd w:val="clear" w:color="auto" w:fill="auto"/>
                <w:noWrap/>
                <w:hideMark/>
              </w:tcPr>
            </w:tcPrChange>
          </w:tcPr>
          <w:p w14:paraId="342E6142" w14:textId="77777777" w:rsidR="006611E1" w:rsidRPr="00620CA4" w:rsidRDefault="006611E1" w:rsidP="0072213E">
            <w:pPr>
              <w:spacing w:after="0"/>
              <w:cnfStyle w:val="000000100000" w:firstRow="0" w:lastRow="0" w:firstColumn="0" w:lastColumn="0" w:oddVBand="0" w:evenVBand="0" w:oddHBand="1" w:evenHBand="0" w:firstRowFirstColumn="0" w:firstRowLastColumn="0" w:lastRowFirstColumn="0" w:lastRowLastColumn="0"/>
              <w:rPr>
                <w:ins w:id="2518" w:author="tao huang" w:date="2017-12-29T16:09:00Z"/>
                <w:rFonts w:eastAsia="Times New Roman" w:cs="Times New Roman"/>
                <w:sz w:val="22"/>
                <w:rPrChange w:id="2519" w:author="tao huang" w:date="2018-01-10T18:18:00Z">
                  <w:rPr>
                    <w:ins w:id="2520" w:author="tao huang" w:date="2017-12-29T16:09:00Z"/>
                    <w:rFonts w:eastAsia="Times New Roman" w:cs="Times New Roman"/>
                    <w:color w:val="385623"/>
                    <w:sz w:val="20"/>
                    <w:szCs w:val="20"/>
                  </w:rPr>
                </w:rPrChange>
              </w:rPr>
              <w:pPrChange w:id="2521" w:author="tao huang" w:date="2018-01-10T18:36: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2522" w:author="tao huang" w:date="2017-12-29T16:09:00Z">
              <w:r w:rsidRPr="00620CA4">
                <w:rPr>
                  <w:rFonts w:eastAsia="Times New Roman" w:cs="Times New Roman"/>
                  <w:sz w:val="22"/>
                  <w:rPrChange w:id="2523" w:author="tao huang" w:date="2018-01-10T18:18:00Z">
                    <w:rPr>
                      <w:rFonts w:eastAsia="Times New Roman" w:cs="Times New Roman"/>
                      <w:color w:val="385623"/>
                      <w:sz w:val="20"/>
                      <w:szCs w:val="20"/>
                    </w:rPr>
                  </w:rPrChange>
                </w:rPr>
                <w:t>Photo</w:t>
              </w:r>
            </w:ins>
          </w:p>
        </w:tc>
        <w:tc>
          <w:tcPr>
            <w:tcW w:w="1276" w:type="dxa"/>
            <w:shd w:val="clear" w:color="auto" w:fill="auto"/>
            <w:noWrap/>
            <w:hideMark/>
            <w:tcPrChange w:id="2524" w:author="tao huang" w:date="2018-01-10T18:36:00Z">
              <w:tcPr>
                <w:tcW w:w="968" w:type="dxa"/>
                <w:shd w:val="clear" w:color="auto" w:fill="auto"/>
                <w:noWrap/>
                <w:hideMark/>
              </w:tcPr>
            </w:tcPrChange>
          </w:tcPr>
          <w:p w14:paraId="7255E396"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525" w:author="tao huang" w:date="2017-12-29T16:09:00Z"/>
                <w:rFonts w:eastAsia="Times New Roman" w:cs="Times New Roman"/>
                <w:sz w:val="22"/>
                <w:rPrChange w:id="2526" w:author="tao huang" w:date="2018-01-10T18:18:00Z">
                  <w:rPr>
                    <w:ins w:id="2527" w:author="tao huang" w:date="2017-12-29T16:09:00Z"/>
                    <w:rFonts w:ascii="Calibri" w:eastAsia="Times New Roman" w:hAnsi="Calibri" w:cs="Calibri"/>
                    <w:color w:val="9C5700"/>
                    <w:sz w:val="22"/>
                  </w:rPr>
                </w:rPrChange>
              </w:rPr>
              <w:pPrChange w:id="2528"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529" w:author="tao huang" w:date="2017-12-29T16:09:00Z">
              <w:r w:rsidRPr="00620CA4">
                <w:rPr>
                  <w:rFonts w:eastAsia="Times New Roman" w:cs="Times New Roman"/>
                  <w:sz w:val="22"/>
                  <w:rPrChange w:id="2530" w:author="tao huang" w:date="2018-01-10T18:18:00Z">
                    <w:rPr>
                      <w:rFonts w:ascii="Calibri" w:eastAsia="Times New Roman" w:hAnsi="Calibri" w:cs="Calibri"/>
                      <w:color w:val="9C5700"/>
                      <w:sz w:val="22"/>
                    </w:rPr>
                  </w:rPrChange>
                </w:rPr>
                <w:t>99.03%</w:t>
              </w:r>
            </w:ins>
          </w:p>
        </w:tc>
        <w:tc>
          <w:tcPr>
            <w:tcW w:w="1084" w:type="dxa"/>
            <w:shd w:val="clear" w:color="auto" w:fill="auto"/>
            <w:noWrap/>
            <w:hideMark/>
            <w:tcPrChange w:id="2531" w:author="tao huang" w:date="2018-01-10T18:36:00Z">
              <w:tcPr>
                <w:tcW w:w="968" w:type="dxa"/>
                <w:shd w:val="clear" w:color="auto" w:fill="auto"/>
                <w:noWrap/>
                <w:hideMark/>
              </w:tcPr>
            </w:tcPrChange>
          </w:tcPr>
          <w:p w14:paraId="6408DDB0"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532" w:author="tao huang" w:date="2017-12-29T16:09:00Z"/>
                <w:rFonts w:eastAsia="Times New Roman" w:cs="Times New Roman"/>
                <w:sz w:val="22"/>
                <w:rPrChange w:id="2533" w:author="tao huang" w:date="2018-01-10T18:18:00Z">
                  <w:rPr>
                    <w:ins w:id="2534" w:author="tao huang" w:date="2017-12-29T16:09:00Z"/>
                    <w:rFonts w:ascii="Calibri" w:eastAsia="Times New Roman" w:hAnsi="Calibri" w:cs="Calibri"/>
                    <w:color w:val="9C5700"/>
                    <w:sz w:val="22"/>
                  </w:rPr>
                </w:rPrChange>
              </w:rPr>
              <w:pPrChange w:id="2535"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536" w:author="tao huang" w:date="2017-12-29T16:09:00Z">
              <w:r w:rsidRPr="00620CA4">
                <w:rPr>
                  <w:rFonts w:eastAsia="Times New Roman" w:cs="Times New Roman"/>
                  <w:sz w:val="22"/>
                  <w:rPrChange w:id="2537" w:author="tao huang" w:date="2018-01-10T18:18:00Z">
                    <w:rPr>
                      <w:rFonts w:ascii="Calibri" w:eastAsia="Times New Roman" w:hAnsi="Calibri" w:cs="Calibri"/>
                      <w:color w:val="9C5700"/>
                      <w:sz w:val="22"/>
                    </w:rPr>
                  </w:rPrChange>
                </w:rPr>
                <w:t>99.42%</w:t>
              </w:r>
            </w:ins>
          </w:p>
        </w:tc>
      </w:tr>
      <w:tr w:rsidR="006611E1" w:rsidRPr="00620CA4" w14:paraId="0F9754D1" w14:textId="77777777" w:rsidTr="00CD062C">
        <w:trPr>
          <w:trHeight w:val="20"/>
          <w:ins w:id="2538" w:author="tao huang" w:date="2017-12-29T16:09:00Z"/>
          <w:trPrChange w:id="2539"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540" w:author="tao huang" w:date="2018-01-10T18:36:00Z">
              <w:tcPr>
                <w:tcW w:w="2408" w:type="dxa"/>
                <w:shd w:val="clear" w:color="auto" w:fill="auto"/>
                <w:noWrap/>
                <w:hideMark/>
              </w:tcPr>
            </w:tcPrChange>
          </w:tcPr>
          <w:p w14:paraId="45A84AD3" w14:textId="77777777" w:rsidR="006611E1" w:rsidRPr="00620CA4" w:rsidRDefault="006611E1" w:rsidP="0072213E">
            <w:pPr>
              <w:spacing w:after="0"/>
              <w:rPr>
                <w:ins w:id="2541" w:author="tao huang" w:date="2017-12-29T16:09:00Z"/>
                <w:rFonts w:eastAsia="Times New Roman" w:cs="Times New Roman"/>
                <w:b w:val="0"/>
                <w:sz w:val="22"/>
                <w:rPrChange w:id="2542" w:author="tao huang" w:date="2018-01-10T18:18:00Z">
                  <w:rPr>
                    <w:ins w:id="2543" w:author="tao huang" w:date="2017-12-29T16:09:00Z"/>
                    <w:rFonts w:eastAsia="Times New Roman" w:cs="Times New Roman"/>
                    <w:color w:val="385623"/>
                    <w:sz w:val="20"/>
                    <w:szCs w:val="20"/>
                  </w:rPr>
                </w:rPrChange>
              </w:rPr>
              <w:pPrChange w:id="2544" w:author="tao huang" w:date="2018-01-10T18:36:00Z">
                <w:pPr>
                  <w:spacing w:after="0" w:line="240" w:lineRule="auto"/>
                </w:pPr>
              </w:pPrChange>
            </w:pPr>
            <w:ins w:id="2545" w:author="tao huang" w:date="2017-12-29T16:09:00Z">
              <w:r w:rsidRPr="00620CA4">
                <w:rPr>
                  <w:rFonts w:eastAsia="Times New Roman" w:cs="Times New Roman"/>
                  <w:b w:val="0"/>
                  <w:sz w:val="22"/>
                  <w:rPrChange w:id="2546" w:author="tao huang" w:date="2018-01-10T18:18:00Z">
                    <w:rPr>
                      <w:rFonts w:eastAsia="Times New Roman" w:cs="Times New Roman"/>
                      <w:color w:val="385623"/>
                      <w:sz w:val="20"/>
                      <w:szCs w:val="20"/>
                    </w:rPr>
                  </w:rPrChange>
                </w:rPr>
                <w:t>Cold Cereal</w:t>
              </w:r>
            </w:ins>
          </w:p>
        </w:tc>
        <w:tc>
          <w:tcPr>
            <w:tcW w:w="1276" w:type="dxa"/>
            <w:shd w:val="clear" w:color="auto" w:fill="auto"/>
            <w:noWrap/>
            <w:hideMark/>
            <w:tcPrChange w:id="2547" w:author="tao huang" w:date="2018-01-10T18:36:00Z">
              <w:tcPr>
                <w:tcW w:w="968" w:type="dxa"/>
                <w:shd w:val="clear" w:color="auto" w:fill="auto"/>
                <w:noWrap/>
                <w:hideMark/>
              </w:tcPr>
            </w:tcPrChange>
          </w:tcPr>
          <w:p w14:paraId="644B5DF0"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548" w:author="tao huang" w:date="2017-12-29T16:09:00Z"/>
                <w:rFonts w:eastAsia="Times New Roman" w:cs="Times New Roman"/>
                <w:sz w:val="22"/>
                <w:rPrChange w:id="2549" w:author="tao huang" w:date="2018-01-10T18:18:00Z">
                  <w:rPr>
                    <w:ins w:id="2550" w:author="tao huang" w:date="2017-12-29T16:09:00Z"/>
                    <w:rFonts w:ascii="Calibri" w:eastAsia="Times New Roman" w:hAnsi="Calibri" w:cs="Calibri"/>
                    <w:color w:val="9C5700"/>
                    <w:sz w:val="22"/>
                  </w:rPr>
                </w:rPrChange>
              </w:rPr>
              <w:pPrChange w:id="2551"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552" w:author="tao huang" w:date="2017-12-29T16:09:00Z">
              <w:r w:rsidRPr="00620CA4">
                <w:rPr>
                  <w:rFonts w:eastAsia="Times New Roman" w:cs="Times New Roman"/>
                  <w:sz w:val="22"/>
                  <w:rPrChange w:id="2553" w:author="tao huang" w:date="2018-01-10T18:18:00Z">
                    <w:rPr>
                      <w:rFonts w:ascii="Calibri" w:eastAsia="Times New Roman" w:hAnsi="Calibri" w:cs="Calibri"/>
                      <w:color w:val="9C5700"/>
                      <w:sz w:val="22"/>
                    </w:rPr>
                  </w:rPrChange>
                </w:rPr>
                <w:t>99.70%</w:t>
              </w:r>
            </w:ins>
          </w:p>
        </w:tc>
        <w:tc>
          <w:tcPr>
            <w:tcW w:w="1084" w:type="dxa"/>
            <w:shd w:val="clear" w:color="auto" w:fill="auto"/>
            <w:noWrap/>
            <w:hideMark/>
            <w:tcPrChange w:id="2554" w:author="tao huang" w:date="2018-01-10T18:36:00Z">
              <w:tcPr>
                <w:tcW w:w="968" w:type="dxa"/>
                <w:shd w:val="clear" w:color="auto" w:fill="auto"/>
                <w:noWrap/>
                <w:hideMark/>
              </w:tcPr>
            </w:tcPrChange>
          </w:tcPr>
          <w:p w14:paraId="3A5F9F7F"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555" w:author="tao huang" w:date="2017-12-29T16:09:00Z"/>
                <w:rFonts w:eastAsia="Times New Roman" w:cs="Times New Roman"/>
                <w:sz w:val="22"/>
                <w:rPrChange w:id="2556" w:author="tao huang" w:date="2018-01-10T18:18:00Z">
                  <w:rPr>
                    <w:ins w:id="2557" w:author="tao huang" w:date="2017-12-29T16:09:00Z"/>
                    <w:rFonts w:ascii="Calibri" w:eastAsia="Times New Roman" w:hAnsi="Calibri" w:cs="Calibri"/>
                    <w:color w:val="000000"/>
                    <w:sz w:val="22"/>
                  </w:rPr>
                </w:rPrChange>
              </w:rPr>
              <w:pPrChange w:id="2558"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559" w:author="tao huang" w:date="2017-12-29T16:09:00Z">
              <w:r w:rsidRPr="00620CA4">
                <w:rPr>
                  <w:rFonts w:eastAsia="Times New Roman" w:cs="Times New Roman"/>
                  <w:sz w:val="22"/>
                  <w:rPrChange w:id="2560" w:author="tao huang" w:date="2018-01-10T18:18:00Z">
                    <w:rPr>
                      <w:rFonts w:ascii="Calibri" w:eastAsia="Times New Roman" w:hAnsi="Calibri" w:cs="Calibri"/>
                      <w:color w:val="000000"/>
                      <w:sz w:val="22"/>
                    </w:rPr>
                  </w:rPrChange>
                </w:rPr>
                <w:t>101.60%</w:t>
              </w:r>
            </w:ins>
          </w:p>
        </w:tc>
        <w:tc>
          <w:tcPr>
            <w:tcW w:w="2073" w:type="dxa"/>
            <w:shd w:val="clear" w:color="auto" w:fill="auto"/>
            <w:noWrap/>
            <w:hideMark/>
            <w:tcPrChange w:id="2561" w:author="tao huang" w:date="2018-01-10T18:36:00Z">
              <w:tcPr>
                <w:tcW w:w="1600" w:type="dxa"/>
                <w:shd w:val="clear" w:color="auto" w:fill="auto"/>
                <w:noWrap/>
                <w:hideMark/>
              </w:tcPr>
            </w:tcPrChange>
          </w:tcPr>
          <w:p w14:paraId="0176A6C7" w14:textId="77777777" w:rsidR="006611E1" w:rsidRPr="00620CA4" w:rsidRDefault="006611E1" w:rsidP="0072213E">
            <w:pPr>
              <w:spacing w:after="0"/>
              <w:cnfStyle w:val="000000000000" w:firstRow="0" w:lastRow="0" w:firstColumn="0" w:lastColumn="0" w:oddVBand="0" w:evenVBand="0" w:oddHBand="0" w:evenHBand="0" w:firstRowFirstColumn="0" w:firstRowLastColumn="0" w:lastRowFirstColumn="0" w:lastRowLastColumn="0"/>
              <w:rPr>
                <w:ins w:id="2562" w:author="tao huang" w:date="2017-12-29T16:09:00Z"/>
                <w:rFonts w:eastAsia="Times New Roman" w:cs="Times New Roman"/>
                <w:sz w:val="22"/>
                <w:rPrChange w:id="2563" w:author="tao huang" w:date="2018-01-10T18:18:00Z">
                  <w:rPr>
                    <w:ins w:id="2564" w:author="tao huang" w:date="2017-12-29T16:09:00Z"/>
                    <w:rFonts w:eastAsia="Times New Roman" w:cs="Times New Roman"/>
                    <w:color w:val="385623"/>
                    <w:sz w:val="20"/>
                    <w:szCs w:val="20"/>
                  </w:rPr>
                </w:rPrChange>
              </w:rPr>
              <w:pPrChange w:id="2565" w:author="tao huang" w:date="2018-01-10T18:36: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2566" w:author="tao huang" w:date="2017-12-29T16:09:00Z">
              <w:r w:rsidRPr="00620CA4">
                <w:rPr>
                  <w:rFonts w:eastAsia="Times New Roman" w:cs="Times New Roman"/>
                  <w:sz w:val="22"/>
                  <w:rPrChange w:id="2567" w:author="tao huang" w:date="2018-01-10T18:18:00Z">
                    <w:rPr>
                      <w:rFonts w:eastAsia="Times New Roman" w:cs="Times New Roman"/>
                      <w:color w:val="385623"/>
                      <w:sz w:val="20"/>
                      <w:szCs w:val="20"/>
                    </w:rPr>
                  </w:rPrChange>
                </w:rPr>
                <w:t>Razors</w:t>
              </w:r>
            </w:ins>
          </w:p>
        </w:tc>
        <w:tc>
          <w:tcPr>
            <w:tcW w:w="1276" w:type="dxa"/>
            <w:shd w:val="clear" w:color="auto" w:fill="auto"/>
            <w:noWrap/>
            <w:hideMark/>
            <w:tcPrChange w:id="2568" w:author="tao huang" w:date="2018-01-10T18:36:00Z">
              <w:tcPr>
                <w:tcW w:w="968" w:type="dxa"/>
                <w:shd w:val="clear" w:color="auto" w:fill="auto"/>
                <w:noWrap/>
                <w:hideMark/>
              </w:tcPr>
            </w:tcPrChange>
          </w:tcPr>
          <w:p w14:paraId="3FE8D963"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569" w:author="tao huang" w:date="2017-12-29T16:09:00Z"/>
                <w:rFonts w:eastAsia="Times New Roman" w:cs="Times New Roman"/>
                <w:sz w:val="22"/>
                <w:rPrChange w:id="2570" w:author="tao huang" w:date="2018-01-10T18:18:00Z">
                  <w:rPr>
                    <w:ins w:id="2571" w:author="tao huang" w:date="2017-12-29T16:09:00Z"/>
                    <w:rFonts w:ascii="Calibri" w:eastAsia="Times New Roman" w:hAnsi="Calibri" w:cs="Calibri"/>
                    <w:color w:val="000000"/>
                    <w:sz w:val="22"/>
                  </w:rPr>
                </w:rPrChange>
              </w:rPr>
              <w:pPrChange w:id="2572"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573" w:author="tao huang" w:date="2017-12-29T16:09:00Z">
              <w:r w:rsidRPr="00620CA4">
                <w:rPr>
                  <w:rFonts w:eastAsia="Times New Roman" w:cs="Times New Roman"/>
                  <w:sz w:val="22"/>
                  <w:rPrChange w:id="2574" w:author="tao huang" w:date="2018-01-10T18:18:00Z">
                    <w:rPr>
                      <w:rFonts w:ascii="Calibri" w:eastAsia="Times New Roman" w:hAnsi="Calibri" w:cs="Calibri"/>
                      <w:color w:val="000000"/>
                      <w:sz w:val="22"/>
                    </w:rPr>
                  </w:rPrChange>
                </w:rPr>
                <w:t>101.16%</w:t>
              </w:r>
            </w:ins>
          </w:p>
        </w:tc>
        <w:tc>
          <w:tcPr>
            <w:tcW w:w="1084" w:type="dxa"/>
            <w:shd w:val="clear" w:color="auto" w:fill="auto"/>
            <w:noWrap/>
            <w:hideMark/>
            <w:tcPrChange w:id="2575" w:author="tao huang" w:date="2018-01-10T18:36:00Z">
              <w:tcPr>
                <w:tcW w:w="968" w:type="dxa"/>
                <w:shd w:val="clear" w:color="auto" w:fill="auto"/>
                <w:noWrap/>
                <w:hideMark/>
              </w:tcPr>
            </w:tcPrChange>
          </w:tcPr>
          <w:p w14:paraId="62E8948A"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576" w:author="tao huang" w:date="2017-12-29T16:09:00Z"/>
                <w:rFonts w:eastAsia="Times New Roman" w:cs="Times New Roman"/>
                <w:sz w:val="22"/>
                <w:rPrChange w:id="2577" w:author="tao huang" w:date="2018-01-10T18:18:00Z">
                  <w:rPr>
                    <w:ins w:id="2578" w:author="tao huang" w:date="2017-12-29T16:09:00Z"/>
                    <w:rFonts w:ascii="Calibri" w:eastAsia="Times New Roman" w:hAnsi="Calibri" w:cs="Calibri"/>
                    <w:color w:val="9C5700"/>
                    <w:sz w:val="22"/>
                  </w:rPr>
                </w:rPrChange>
              </w:rPr>
              <w:pPrChange w:id="2579"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580" w:author="tao huang" w:date="2017-12-29T16:09:00Z">
              <w:r w:rsidRPr="00620CA4">
                <w:rPr>
                  <w:rFonts w:eastAsia="Times New Roman" w:cs="Times New Roman"/>
                  <w:sz w:val="22"/>
                  <w:rPrChange w:id="2581" w:author="tao huang" w:date="2018-01-10T18:18:00Z">
                    <w:rPr>
                      <w:rFonts w:ascii="Calibri" w:eastAsia="Times New Roman" w:hAnsi="Calibri" w:cs="Calibri"/>
                      <w:color w:val="9C5700"/>
                      <w:sz w:val="22"/>
                    </w:rPr>
                  </w:rPrChange>
                </w:rPr>
                <w:t>99.39%</w:t>
              </w:r>
            </w:ins>
          </w:p>
        </w:tc>
      </w:tr>
      <w:tr w:rsidR="006611E1" w:rsidRPr="00620CA4" w14:paraId="4884F4C2" w14:textId="77777777" w:rsidTr="00CD062C">
        <w:trPr>
          <w:cnfStyle w:val="000000100000" w:firstRow="0" w:lastRow="0" w:firstColumn="0" w:lastColumn="0" w:oddVBand="0" w:evenVBand="0" w:oddHBand="1" w:evenHBand="0" w:firstRowFirstColumn="0" w:firstRowLastColumn="0" w:lastRowFirstColumn="0" w:lastRowLastColumn="0"/>
          <w:trHeight w:val="20"/>
          <w:ins w:id="2582" w:author="tao huang" w:date="2017-12-29T16:09:00Z"/>
          <w:trPrChange w:id="2583"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584" w:author="tao huang" w:date="2018-01-10T18:36:00Z">
              <w:tcPr>
                <w:tcW w:w="2408" w:type="dxa"/>
                <w:shd w:val="clear" w:color="auto" w:fill="auto"/>
                <w:noWrap/>
                <w:hideMark/>
              </w:tcPr>
            </w:tcPrChange>
          </w:tcPr>
          <w:p w14:paraId="3B9D91DE" w14:textId="77777777" w:rsidR="006611E1" w:rsidRPr="00620CA4" w:rsidRDefault="006611E1" w:rsidP="0072213E">
            <w:pPr>
              <w:spacing w:after="0"/>
              <w:cnfStyle w:val="001000100000" w:firstRow="0" w:lastRow="0" w:firstColumn="1" w:lastColumn="0" w:oddVBand="0" w:evenVBand="0" w:oddHBand="1" w:evenHBand="0" w:firstRowFirstColumn="0" w:firstRowLastColumn="0" w:lastRowFirstColumn="0" w:lastRowLastColumn="0"/>
              <w:rPr>
                <w:ins w:id="2585" w:author="tao huang" w:date="2017-12-29T16:09:00Z"/>
                <w:rFonts w:eastAsia="Times New Roman" w:cs="Times New Roman"/>
                <w:b w:val="0"/>
                <w:sz w:val="22"/>
                <w:rPrChange w:id="2586" w:author="tao huang" w:date="2018-01-10T18:18:00Z">
                  <w:rPr>
                    <w:ins w:id="2587" w:author="tao huang" w:date="2017-12-29T16:09:00Z"/>
                    <w:rFonts w:eastAsia="Times New Roman" w:cs="Times New Roman"/>
                    <w:color w:val="385623"/>
                    <w:sz w:val="20"/>
                    <w:szCs w:val="20"/>
                  </w:rPr>
                </w:rPrChange>
              </w:rPr>
              <w:pPrChange w:id="2588" w:author="tao huang" w:date="2018-01-10T18:36: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2589" w:author="tao huang" w:date="2017-12-29T16:09:00Z">
              <w:r w:rsidRPr="00620CA4">
                <w:rPr>
                  <w:rFonts w:eastAsia="Times New Roman" w:cs="Times New Roman"/>
                  <w:b w:val="0"/>
                  <w:sz w:val="22"/>
                  <w:rPrChange w:id="2590" w:author="tao huang" w:date="2018-01-10T18:18:00Z">
                    <w:rPr>
                      <w:rFonts w:eastAsia="Times New Roman" w:cs="Times New Roman"/>
                      <w:color w:val="385623"/>
                      <w:sz w:val="20"/>
                      <w:szCs w:val="20"/>
                    </w:rPr>
                  </w:rPrChange>
                </w:rPr>
                <w:t>Deodorant</w:t>
              </w:r>
            </w:ins>
          </w:p>
        </w:tc>
        <w:tc>
          <w:tcPr>
            <w:tcW w:w="1276" w:type="dxa"/>
            <w:shd w:val="clear" w:color="auto" w:fill="auto"/>
            <w:noWrap/>
            <w:hideMark/>
            <w:tcPrChange w:id="2591" w:author="tao huang" w:date="2018-01-10T18:36:00Z">
              <w:tcPr>
                <w:tcW w:w="968" w:type="dxa"/>
                <w:shd w:val="clear" w:color="auto" w:fill="auto"/>
                <w:noWrap/>
                <w:hideMark/>
              </w:tcPr>
            </w:tcPrChange>
          </w:tcPr>
          <w:p w14:paraId="26F1D77A"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592" w:author="tao huang" w:date="2017-12-29T16:09:00Z"/>
                <w:rFonts w:eastAsia="Times New Roman" w:cs="Times New Roman"/>
                <w:sz w:val="22"/>
                <w:rPrChange w:id="2593" w:author="tao huang" w:date="2018-01-10T18:18:00Z">
                  <w:rPr>
                    <w:ins w:id="2594" w:author="tao huang" w:date="2017-12-29T16:09:00Z"/>
                    <w:rFonts w:ascii="Calibri" w:eastAsia="Times New Roman" w:hAnsi="Calibri" w:cs="Calibri"/>
                    <w:color w:val="000000"/>
                    <w:sz w:val="22"/>
                  </w:rPr>
                </w:rPrChange>
              </w:rPr>
              <w:pPrChange w:id="2595"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596" w:author="tao huang" w:date="2017-12-29T16:09:00Z">
              <w:r w:rsidRPr="00620CA4">
                <w:rPr>
                  <w:rFonts w:eastAsia="Times New Roman" w:cs="Times New Roman"/>
                  <w:sz w:val="22"/>
                  <w:rPrChange w:id="2597" w:author="tao huang" w:date="2018-01-10T18:18:00Z">
                    <w:rPr>
                      <w:rFonts w:ascii="Calibri" w:eastAsia="Times New Roman" w:hAnsi="Calibri" w:cs="Calibri"/>
                      <w:color w:val="000000"/>
                      <w:sz w:val="22"/>
                    </w:rPr>
                  </w:rPrChange>
                </w:rPr>
                <w:t>100.00%</w:t>
              </w:r>
            </w:ins>
          </w:p>
        </w:tc>
        <w:tc>
          <w:tcPr>
            <w:tcW w:w="1084" w:type="dxa"/>
            <w:shd w:val="clear" w:color="auto" w:fill="auto"/>
            <w:noWrap/>
            <w:hideMark/>
            <w:tcPrChange w:id="2598" w:author="tao huang" w:date="2018-01-10T18:36:00Z">
              <w:tcPr>
                <w:tcW w:w="968" w:type="dxa"/>
                <w:shd w:val="clear" w:color="auto" w:fill="auto"/>
                <w:noWrap/>
                <w:hideMark/>
              </w:tcPr>
            </w:tcPrChange>
          </w:tcPr>
          <w:p w14:paraId="26E43764"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599" w:author="tao huang" w:date="2017-12-29T16:09:00Z"/>
                <w:rFonts w:eastAsia="Times New Roman" w:cs="Times New Roman"/>
                <w:sz w:val="22"/>
                <w:rPrChange w:id="2600" w:author="tao huang" w:date="2018-01-10T18:18:00Z">
                  <w:rPr>
                    <w:ins w:id="2601" w:author="tao huang" w:date="2017-12-29T16:09:00Z"/>
                    <w:rFonts w:ascii="Calibri" w:eastAsia="Times New Roman" w:hAnsi="Calibri" w:cs="Calibri"/>
                    <w:color w:val="9C5700"/>
                    <w:sz w:val="22"/>
                  </w:rPr>
                </w:rPrChange>
              </w:rPr>
              <w:pPrChange w:id="2602"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603" w:author="tao huang" w:date="2017-12-29T16:09:00Z">
              <w:r w:rsidRPr="00620CA4">
                <w:rPr>
                  <w:rFonts w:eastAsia="Times New Roman" w:cs="Times New Roman"/>
                  <w:sz w:val="22"/>
                  <w:rPrChange w:id="2604" w:author="tao huang" w:date="2018-01-10T18:18:00Z">
                    <w:rPr>
                      <w:rFonts w:ascii="Calibri" w:eastAsia="Times New Roman" w:hAnsi="Calibri" w:cs="Calibri"/>
                      <w:color w:val="9C5700"/>
                      <w:sz w:val="22"/>
                    </w:rPr>
                  </w:rPrChange>
                </w:rPr>
                <w:t>98.47%</w:t>
              </w:r>
            </w:ins>
          </w:p>
        </w:tc>
        <w:tc>
          <w:tcPr>
            <w:tcW w:w="2073" w:type="dxa"/>
            <w:shd w:val="clear" w:color="auto" w:fill="auto"/>
            <w:noWrap/>
            <w:hideMark/>
            <w:tcPrChange w:id="2605" w:author="tao huang" w:date="2018-01-10T18:36:00Z">
              <w:tcPr>
                <w:tcW w:w="1600" w:type="dxa"/>
                <w:shd w:val="clear" w:color="auto" w:fill="auto"/>
                <w:noWrap/>
                <w:hideMark/>
              </w:tcPr>
            </w:tcPrChange>
          </w:tcPr>
          <w:p w14:paraId="1C2DC987" w14:textId="77777777" w:rsidR="006611E1" w:rsidRPr="00620CA4" w:rsidRDefault="006611E1" w:rsidP="0072213E">
            <w:pPr>
              <w:spacing w:after="0"/>
              <w:cnfStyle w:val="000000100000" w:firstRow="0" w:lastRow="0" w:firstColumn="0" w:lastColumn="0" w:oddVBand="0" w:evenVBand="0" w:oddHBand="1" w:evenHBand="0" w:firstRowFirstColumn="0" w:firstRowLastColumn="0" w:lastRowFirstColumn="0" w:lastRowLastColumn="0"/>
              <w:rPr>
                <w:ins w:id="2606" w:author="tao huang" w:date="2017-12-29T16:09:00Z"/>
                <w:rFonts w:eastAsia="Times New Roman" w:cs="Times New Roman"/>
                <w:sz w:val="22"/>
                <w:rPrChange w:id="2607" w:author="tao huang" w:date="2018-01-10T18:18:00Z">
                  <w:rPr>
                    <w:ins w:id="2608" w:author="tao huang" w:date="2017-12-29T16:09:00Z"/>
                    <w:rFonts w:eastAsia="Times New Roman" w:cs="Times New Roman"/>
                    <w:color w:val="385623"/>
                    <w:sz w:val="20"/>
                    <w:szCs w:val="20"/>
                  </w:rPr>
                </w:rPrChange>
              </w:rPr>
              <w:pPrChange w:id="2609" w:author="tao huang" w:date="2018-01-10T18:36: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2610" w:author="tao huang" w:date="2017-12-29T16:09:00Z">
              <w:r w:rsidRPr="00620CA4">
                <w:rPr>
                  <w:rFonts w:eastAsia="Times New Roman" w:cs="Times New Roman"/>
                  <w:sz w:val="22"/>
                  <w:rPrChange w:id="2611" w:author="tao huang" w:date="2018-01-10T18:18:00Z">
                    <w:rPr>
                      <w:rFonts w:eastAsia="Times New Roman" w:cs="Times New Roman"/>
                      <w:color w:val="385623"/>
                      <w:sz w:val="20"/>
                      <w:szCs w:val="20"/>
                    </w:rPr>
                  </w:rPrChange>
                </w:rPr>
                <w:t>Salty snacks</w:t>
              </w:r>
            </w:ins>
          </w:p>
        </w:tc>
        <w:tc>
          <w:tcPr>
            <w:tcW w:w="1276" w:type="dxa"/>
            <w:shd w:val="clear" w:color="auto" w:fill="auto"/>
            <w:noWrap/>
            <w:hideMark/>
            <w:tcPrChange w:id="2612" w:author="tao huang" w:date="2018-01-10T18:36:00Z">
              <w:tcPr>
                <w:tcW w:w="968" w:type="dxa"/>
                <w:shd w:val="clear" w:color="auto" w:fill="auto"/>
                <w:noWrap/>
                <w:hideMark/>
              </w:tcPr>
            </w:tcPrChange>
          </w:tcPr>
          <w:p w14:paraId="2398FD7C"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613" w:author="tao huang" w:date="2017-12-29T16:09:00Z"/>
                <w:rFonts w:eastAsia="Times New Roman" w:cs="Times New Roman"/>
                <w:sz w:val="22"/>
                <w:rPrChange w:id="2614" w:author="tao huang" w:date="2018-01-10T18:18:00Z">
                  <w:rPr>
                    <w:ins w:id="2615" w:author="tao huang" w:date="2017-12-29T16:09:00Z"/>
                    <w:rFonts w:ascii="Calibri" w:eastAsia="Times New Roman" w:hAnsi="Calibri" w:cs="Calibri"/>
                    <w:color w:val="000000"/>
                    <w:sz w:val="22"/>
                  </w:rPr>
                </w:rPrChange>
              </w:rPr>
              <w:pPrChange w:id="2616"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617" w:author="tao huang" w:date="2017-12-29T16:09:00Z">
              <w:r w:rsidRPr="00620CA4">
                <w:rPr>
                  <w:rFonts w:eastAsia="Times New Roman" w:cs="Times New Roman"/>
                  <w:sz w:val="22"/>
                  <w:rPrChange w:id="2618" w:author="tao huang" w:date="2018-01-10T18:18:00Z">
                    <w:rPr>
                      <w:rFonts w:ascii="Calibri" w:eastAsia="Times New Roman" w:hAnsi="Calibri" w:cs="Calibri"/>
                      <w:color w:val="000000"/>
                      <w:sz w:val="22"/>
                    </w:rPr>
                  </w:rPrChange>
                </w:rPr>
                <w:t>100.03%</w:t>
              </w:r>
            </w:ins>
          </w:p>
        </w:tc>
        <w:tc>
          <w:tcPr>
            <w:tcW w:w="1084" w:type="dxa"/>
            <w:shd w:val="clear" w:color="auto" w:fill="auto"/>
            <w:noWrap/>
            <w:hideMark/>
            <w:tcPrChange w:id="2619" w:author="tao huang" w:date="2018-01-10T18:36:00Z">
              <w:tcPr>
                <w:tcW w:w="968" w:type="dxa"/>
                <w:shd w:val="clear" w:color="auto" w:fill="auto"/>
                <w:noWrap/>
                <w:hideMark/>
              </w:tcPr>
            </w:tcPrChange>
          </w:tcPr>
          <w:p w14:paraId="3F4155CA"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620" w:author="tao huang" w:date="2017-12-29T16:09:00Z"/>
                <w:rFonts w:eastAsia="Times New Roman" w:cs="Times New Roman"/>
                <w:sz w:val="22"/>
                <w:rPrChange w:id="2621" w:author="tao huang" w:date="2018-01-10T18:18:00Z">
                  <w:rPr>
                    <w:ins w:id="2622" w:author="tao huang" w:date="2017-12-29T16:09:00Z"/>
                    <w:rFonts w:ascii="Calibri" w:eastAsia="Times New Roman" w:hAnsi="Calibri" w:cs="Calibri"/>
                    <w:color w:val="9C5700"/>
                    <w:sz w:val="22"/>
                  </w:rPr>
                </w:rPrChange>
              </w:rPr>
              <w:pPrChange w:id="2623"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624" w:author="tao huang" w:date="2017-12-29T16:09:00Z">
              <w:r w:rsidRPr="00620CA4">
                <w:rPr>
                  <w:rFonts w:eastAsia="Times New Roman" w:cs="Times New Roman"/>
                  <w:sz w:val="22"/>
                  <w:rPrChange w:id="2625" w:author="tao huang" w:date="2018-01-10T18:18:00Z">
                    <w:rPr>
                      <w:rFonts w:ascii="Calibri" w:eastAsia="Times New Roman" w:hAnsi="Calibri" w:cs="Calibri"/>
                      <w:color w:val="9C5700"/>
                      <w:sz w:val="22"/>
                    </w:rPr>
                  </w:rPrChange>
                </w:rPr>
                <w:t>99.77%</w:t>
              </w:r>
            </w:ins>
          </w:p>
        </w:tc>
      </w:tr>
      <w:tr w:rsidR="006611E1" w:rsidRPr="00620CA4" w14:paraId="390C6FD9" w14:textId="77777777" w:rsidTr="00CD062C">
        <w:trPr>
          <w:trHeight w:val="20"/>
          <w:ins w:id="2626" w:author="tao huang" w:date="2017-12-29T16:09:00Z"/>
          <w:trPrChange w:id="2627"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628" w:author="tao huang" w:date="2018-01-10T18:36:00Z">
              <w:tcPr>
                <w:tcW w:w="2408" w:type="dxa"/>
                <w:shd w:val="clear" w:color="auto" w:fill="auto"/>
                <w:noWrap/>
                <w:hideMark/>
              </w:tcPr>
            </w:tcPrChange>
          </w:tcPr>
          <w:p w14:paraId="2FAE902B" w14:textId="77777777" w:rsidR="006611E1" w:rsidRPr="00620CA4" w:rsidRDefault="006611E1" w:rsidP="0072213E">
            <w:pPr>
              <w:spacing w:after="0"/>
              <w:rPr>
                <w:ins w:id="2629" w:author="tao huang" w:date="2017-12-29T16:09:00Z"/>
                <w:rFonts w:eastAsia="Times New Roman" w:cs="Times New Roman"/>
                <w:b w:val="0"/>
                <w:sz w:val="22"/>
                <w:rPrChange w:id="2630" w:author="tao huang" w:date="2018-01-10T18:18:00Z">
                  <w:rPr>
                    <w:ins w:id="2631" w:author="tao huang" w:date="2017-12-29T16:09:00Z"/>
                    <w:rFonts w:eastAsia="Times New Roman" w:cs="Times New Roman"/>
                    <w:color w:val="385623"/>
                    <w:sz w:val="20"/>
                    <w:szCs w:val="20"/>
                  </w:rPr>
                </w:rPrChange>
              </w:rPr>
              <w:pPrChange w:id="2632" w:author="tao huang" w:date="2018-01-10T18:36:00Z">
                <w:pPr>
                  <w:spacing w:after="0" w:line="240" w:lineRule="auto"/>
                </w:pPr>
              </w:pPrChange>
            </w:pPr>
            <w:ins w:id="2633" w:author="tao huang" w:date="2017-12-29T16:09:00Z">
              <w:r w:rsidRPr="00620CA4">
                <w:rPr>
                  <w:rFonts w:eastAsia="Times New Roman" w:cs="Times New Roman"/>
                  <w:b w:val="0"/>
                  <w:sz w:val="22"/>
                  <w:rPrChange w:id="2634" w:author="tao huang" w:date="2018-01-10T18:18:00Z">
                    <w:rPr>
                      <w:rFonts w:eastAsia="Times New Roman" w:cs="Times New Roman"/>
                      <w:color w:val="385623"/>
                      <w:sz w:val="20"/>
                      <w:szCs w:val="20"/>
                    </w:rPr>
                  </w:rPrChange>
                </w:rPr>
                <w:t>Face Tissue</w:t>
              </w:r>
            </w:ins>
          </w:p>
        </w:tc>
        <w:tc>
          <w:tcPr>
            <w:tcW w:w="1276" w:type="dxa"/>
            <w:shd w:val="clear" w:color="auto" w:fill="auto"/>
            <w:noWrap/>
            <w:hideMark/>
            <w:tcPrChange w:id="2635" w:author="tao huang" w:date="2018-01-10T18:36:00Z">
              <w:tcPr>
                <w:tcW w:w="968" w:type="dxa"/>
                <w:shd w:val="clear" w:color="auto" w:fill="auto"/>
                <w:noWrap/>
                <w:hideMark/>
              </w:tcPr>
            </w:tcPrChange>
          </w:tcPr>
          <w:p w14:paraId="56DD855B"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636" w:author="tao huang" w:date="2017-12-29T16:09:00Z"/>
                <w:rFonts w:eastAsia="Times New Roman" w:cs="Times New Roman"/>
                <w:sz w:val="22"/>
                <w:rPrChange w:id="2637" w:author="tao huang" w:date="2018-01-10T18:18:00Z">
                  <w:rPr>
                    <w:ins w:id="2638" w:author="tao huang" w:date="2017-12-29T16:09:00Z"/>
                    <w:rFonts w:ascii="Calibri" w:eastAsia="Times New Roman" w:hAnsi="Calibri" w:cs="Calibri"/>
                    <w:color w:val="9C5700"/>
                    <w:sz w:val="22"/>
                  </w:rPr>
                </w:rPrChange>
              </w:rPr>
              <w:pPrChange w:id="2639"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640" w:author="tao huang" w:date="2017-12-29T16:09:00Z">
              <w:r w:rsidRPr="00620CA4">
                <w:rPr>
                  <w:rFonts w:eastAsia="Times New Roman" w:cs="Times New Roman"/>
                  <w:sz w:val="22"/>
                  <w:rPrChange w:id="2641" w:author="tao huang" w:date="2018-01-10T18:18:00Z">
                    <w:rPr>
                      <w:rFonts w:ascii="Calibri" w:eastAsia="Times New Roman" w:hAnsi="Calibri" w:cs="Calibri"/>
                      <w:color w:val="9C5700"/>
                      <w:sz w:val="22"/>
                    </w:rPr>
                  </w:rPrChange>
                </w:rPr>
                <w:t>98.21%</w:t>
              </w:r>
            </w:ins>
          </w:p>
        </w:tc>
        <w:tc>
          <w:tcPr>
            <w:tcW w:w="1084" w:type="dxa"/>
            <w:shd w:val="clear" w:color="auto" w:fill="auto"/>
            <w:noWrap/>
            <w:hideMark/>
            <w:tcPrChange w:id="2642" w:author="tao huang" w:date="2018-01-10T18:36:00Z">
              <w:tcPr>
                <w:tcW w:w="968" w:type="dxa"/>
                <w:shd w:val="clear" w:color="auto" w:fill="auto"/>
                <w:noWrap/>
                <w:hideMark/>
              </w:tcPr>
            </w:tcPrChange>
          </w:tcPr>
          <w:p w14:paraId="0B51D5B2"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643" w:author="tao huang" w:date="2017-12-29T16:09:00Z"/>
                <w:rFonts w:eastAsia="Times New Roman" w:cs="Times New Roman"/>
                <w:sz w:val="22"/>
                <w:rPrChange w:id="2644" w:author="tao huang" w:date="2018-01-10T18:18:00Z">
                  <w:rPr>
                    <w:ins w:id="2645" w:author="tao huang" w:date="2017-12-29T16:09:00Z"/>
                    <w:rFonts w:ascii="Calibri" w:eastAsia="Times New Roman" w:hAnsi="Calibri" w:cs="Calibri"/>
                    <w:color w:val="000000"/>
                    <w:sz w:val="22"/>
                  </w:rPr>
                </w:rPrChange>
              </w:rPr>
              <w:pPrChange w:id="2646"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647" w:author="tao huang" w:date="2017-12-29T16:09:00Z">
              <w:r w:rsidRPr="00620CA4">
                <w:rPr>
                  <w:rFonts w:eastAsia="Times New Roman" w:cs="Times New Roman"/>
                  <w:sz w:val="22"/>
                  <w:rPrChange w:id="2648" w:author="tao huang" w:date="2018-01-10T18:18:00Z">
                    <w:rPr>
                      <w:rFonts w:ascii="Calibri" w:eastAsia="Times New Roman" w:hAnsi="Calibri" w:cs="Calibri"/>
                      <w:color w:val="000000"/>
                      <w:sz w:val="22"/>
                    </w:rPr>
                  </w:rPrChange>
                </w:rPr>
                <w:t>100.60%</w:t>
              </w:r>
            </w:ins>
          </w:p>
        </w:tc>
        <w:tc>
          <w:tcPr>
            <w:tcW w:w="2073" w:type="dxa"/>
            <w:shd w:val="clear" w:color="auto" w:fill="auto"/>
            <w:noWrap/>
            <w:hideMark/>
            <w:tcPrChange w:id="2649" w:author="tao huang" w:date="2018-01-10T18:36:00Z">
              <w:tcPr>
                <w:tcW w:w="1600" w:type="dxa"/>
                <w:shd w:val="clear" w:color="auto" w:fill="auto"/>
                <w:noWrap/>
                <w:hideMark/>
              </w:tcPr>
            </w:tcPrChange>
          </w:tcPr>
          <w:p w14:paraId="5D7FB4C6" w14:textId="77777777" w:rsidR="006611E1" w:rsidRPr="00620CA4" w:rsidRDefault="006611E1" w:rsidP="0072213E">
            <w:pPr>
              <w:spacing w:after="0"/>
              <w:cnfStyle w:val="000000000000" w:firstRow="0" w:lastRow="0" w:firstColumn="0" w:lastColumn="0" w:oddVBand="0" w:evenVBand="0" w:oddHBand="0" w:evenHBand="0" w:firstRowFirstColumn="0" w:firstRowLastColumn="0" w:lastRowFirstColumn="0" w:lastRowLastColumn="0"/>
              <w:rPr>
                <w:ins w:id="2650" w:author="tao huang" w:date="2017-12-29T16:09:00Z"/>
                <w:rFonts w:eastAsia="Times New Roman" w:cs="Times New Roman"/>
                <w:sz w:val="22"/>
                <w:rPrChange w:id="2651" w:author="tao huang" w:date="2018-01-10T18:18:00Z">
                  <w:rPr>
                    <w:ins w:id="2652" w:author="tao huang" w:date="2017-12-29T16:09:00Z"/>
                    <w:rFonts w:eastAsia="Times New Roman" w:cs="Times New Roman"/>
                    <w:color w:val="385623"/>
                    <w:sz w:val="20"/>
                    <w:szCs w:val="20"/>
                  </w:rPr>
                </w:rPrChange>
              </w:rPr>
              <w:pPrChange w:id="2653" w:author="tao huang" w:date="2018-01-10T18:36: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2654" w:author="tao huang" w:date="2017-12-29T16:09:00Z">
              <w:r w:rsidRPr="00620CA4">
                <w:rPr>
                  <w:rFonts w:eastAsia="Times New Roman" w:cs="Times New Roman"/>
                  <w:sz w:val="22"/>
                  <w:rPrChange w:id="2655" w:author="tao huang" w:date="2018-01-10T18:18:00Z">
                    <w:rPr>
                      <w:rFonts w:eastAsia="Times New Roman" w:cs="Times New Roman"/>
                      <w:color w:val="385623"/>
                      <w:sz w:val="20"/>
                      <w:szCs w:val="20"/>
                    </w:rPr>
                  </w:rPrChange>
                </w:rPr>
                <w:t>Shampoo</w:t>
              </w:r>
            </w:ins>
          </w:p>
        </w:tc>
        <w:tc>
          <w:tcPr>
            <w:tcW w:w="1276" w:type="dxa"/>
            <w:shd w:val="clear" w:color="auto" w:fill="auto"/>
            <w:noWrap/>
            <w:hideMark/>
            <w:tcPrChange w:id="2656" w:author="tao huang" w:date="2018-01-10T18:36:00Z">
              <w:tcPr>
                <w:tcW w:w="968" w:type="dxa"/>
                <w:shd w:val="clear" w:color="auto" w:fill="auto"/>
                <w:noWrap/>
                <w:hideMark/>
              </w:tcPr>
            </w:tcPrChange>
          </w:tcPr>
          <w:p w14:paraId="07470918"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657" w:author="tao huang" w:date="2017-12-29T16:09:00Z"/>
                <w:rFonts w:eastAsia="Times New Roman" w:cs="Times New Roman"/>
                <w:sz w:val="22"/>
                <w:rPrChange w:id="2658" w:author="tao huang" w:date="2018-01-10T18:18:00Z">
                  <w:rPr>
                    <w:ins w:id="2659" w:author="tao huang" w:date="2017-12-29T16:09:00Z"/>
                    <w:rFonts w:ascii="Calibri" w:eastAsia="Times New Roman" w:hAnsi="Calibri" w:cs="Calibri"/>
                    <w:color w:val="9C5700"/>
                    <w:sz w:val="22"/>
                  </w:rPr>
                </w:rPrChange>
              </w:rPr>
              <w:pPrChange w:id="2660"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661" w:author="tao huang" w:date="2017-12-29T16:09:00Z">
              <w:r w:rsidRPr="00620CA4">
                <w:rPr>
                  <w:rFonts w:eastAsia="Times New Roman" w:cs="Times New Roman"/>
                  <w:sz w:val="22"/>
                  <w:rPrChange w:id="2662" w:author="tao huang" w:date="2018-01-10T18:18:00Z">
                    <w:rPr>
                      <w:rFonts w:ascii="Calibri" w:eastAsia="Times New Roman" w:hAnsi="Calibri" w:cs="Calibri"/>
                      <w:color w:val="9C5700"/>
                      <w:sz w:val="22"/>
                    </w:rPr>
                  </w:rPrChange>
                </w:rPr>
                <w:t>99.74%</w:t>
              </w:r>
            </w:ins>
          </w:p>
        </w:tc>
        <w:tc>
          <w:tcPr>
            <w:tcW w:w="1084" w:type="dxa"/>
            <w:shd w:val="clear" w:color="auto" w:fill="auto"/>
            <w:noWrap/>
            <w:hideMark/>
            <w:tcPrChange w:id="2663" w:author="tao huang" w:date="2018-01-10T18:36:00Z">
              <w:tcPr>
                <w:tcW w:w="968" w:type="dxa"/>
                <w:shd w:val="clear" w:color="auto" w:fill="auto"/>
                <w:noWrap/>
                <w:hideMark/>
              </w:tcPr>
            </w:tcPrChange>
          </w:tcPr>
          <w:p w14:paraId="4B34862E"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664" w:author="tao huang" w:date="2017-12-29T16:09:00Z"/>
                <w:rFonts w:eastAsia="Times New Roman" w:cs="Times New Roman"/>
                <w:sz w:val="22"/>
                <w:rPrChange w:id="2665" w:author="tao huang" w:date="2018-01-10T18:18:00Z">
                  <w:rPr>
                    <w:ins w:id="2666" w:author="tao huang" w:date="2017-12-29T16:09:00Z"/>
                    <w:rFonts w:ascii="Calibri" w:eastAsia="Times New Roman" w:hAnsi="Calibri" w:cs="Calibri"/>
                    <w:color w:val="9C5700"/>
                    <w:sz w:val="22"/>
                  </w:rPr>
                </w:rPrChange>
              </w:rPr>
              <w:pPrChange w:id="2667"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668" w:author="tao huang" w:date="2017-12-29T16:09:00Z">
              <w:r w:rsidRPr="00620CA4">
                <w:rPr>
                  <w:rFonts w:eastAsia="Times New Roman" w:cs="Times New Roman"/>
                  <w:sz w:val="22"/>
                  <w:rPrChange w:id="2669" w:author="tao huang" w:date="2018-01-10T18:18:00Z">
                    <w:rPr>
                      <w:rFonts w:ascii="Calibri" w:eastAsia="Times New Roman" w:hAnsi="Calibri" w:cs="Calibri"/>
                      <w:color w:val="9C5700"/>
                      <w:sz w:val="22"/>
                    </w:rPr>
                  </w:rPrChange>
                </w:rPr>
                <w:t>98.52%</w:t>
              </w:r>
            </w:ins>
          </w:p>
        </w:tc>
      </w:tr>
      <w:tr w:rsidR="006611E1" w:rsidRPr="00620CA4" w14:paraId="1FA65097" w14:textId="77777777" w:rsidTr="00CD062C">
        <w:trPr>
          <w:cnfStyle w:val="000000100000" w:firstRow="0" w:lastRow="0" w:firstColumn="0" w:lastColumn="0" w:oddVBand="0" w:evenVBand="0" w:oddHBand="1" w:evenHBand="0" w:firstRowFirstColumn="0" w:firstRowLastColumn="0" w:lastRowFirstColumn="0" w:lastRowLastColumn="0"/>
          <w:trHeight w:val="20"/>
          <w:ins w:id="2670" w:author="tao huang" w:date="2017-12-29T16:09:00Z"/>
          <w:trPrChange w:id="2671"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672" w:author="tao huang" w:date="2018-01-10T18:36:00Z">
              <w:tcPr>
                <w:tcW w:w="2408" w:type="dxa"/>
                <w:shd w:val="clear" w:color="auto" w:fill="auto"/>
                <w:noWrap/>
                <w:hideMark/>
              </w:tcPr>
            </w:tcPrChange>
          </w:tcPr>
          <w:p w14:paraId="2D2BA935" w14:textId="77777777" w:rsidR="006611E1" w:rsidRPr="00620CA4" w:rsidRDefault="006611E1" w:rsidP="0072213E">
            <w:pPr>
              <w:spacing w:after="0"/>
              <w:cnfStyle w:val="001000100000" w:firstRow="0" w:lastRow="0" w:firstColumn="1" w:lastColumn="0" w:oddVBand="0" w:evenVBand="0" w:oddHBand="1" w:evenHBand="0" w:firstRowFirstColumn="0" w:firstRowLastColumn="0" w:lastRowFirstColumn="0" w:lastRowLastColumn="0"/>
              <w:rPr>
                <w:ins w:id="2673" w:author="tao huang" w:date="2017-12-29T16:09:00Z"/>
                <w:rFonts w:eastAsia="Times New Roman" w:cs="Times New Roman"/>
                <w:b w:val="0"/>
                <w:sz w:val="22"/>
                <w:rPrChange w:id="2674" w:author="tao huang" w:date="2018-01-10T18:18:00Z">
                  <w:rPr>
                    <w:ins w:id="2675" w:author="tao huang" w:date="2017-12-29T16:09:00Z"/>
                    <w:rFonts w:eastAsia="Times New Roman" w:cs="Times New Roman"/>
                    <w:color w:val="385623"/>
                    <w:sz w:val="20"/>
                    <w:szCs w:val="20"/>
                  </w:rPr>
                </w:rPrChange>
              </w:rPr>
              <w:pPrChange w:id="2676" w:author="tao huang" w:date="2018-01-10T18:36: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2677" w:author="tao huang" w:date="2017-12-29T16:09:00Z">
              <w:r w:rsidRPr="00620CA4">
                <w:rPr>
                  <w:rFonts w:eastAsia="Times New Roman" w:cs="Times New Roman"/>
                  <w:b w:val="0"/>
                  <w:sz w:val="22"/>
                  <w:rPrChange w:id="2678" w:author="tao huang" w:date="2018-01-10T18:18:00Z">
                    <w:rPr>
                      <w:rFonts w:eastAsia="Times New Roman" w:cs="Times New Roman"/>
                      <w:color w:val="385623"/>
                      <w:sz w:val="20"/>
                      <w:szCs w:val="20"/>
                    </w:rPr>
                  </w:rPrChange>
                </w:rPr>
                <w:t>Frozen Dinner</w:t>
              </w:r>
            </w:ins>
          </w:p>
        </w:tc>
        <w:tc>
          <w:tcPr>
            <w:tcW w:w="1276" w:type="dxa"/>
            <w:shd w:val="clear" w:color="auto" w:fill="auto"/>
            <w:noWrap/>
            <w:hideMark/>
            <w:tcPrChange w:id="2679" w:author="tao huang" w:date="2018-01-10T18:36:00Z">
              <w:tcPr>
                <w:tcW w:w="968" w:type="dxa"/>
                <w:shd w:val="clear" w:color="auto" w:fill="auto"/>
                <w:noWrap/>
                <w:hideMark/>
              </w:tcPr>
            </w:tcPrChange>
          </w:tcPr>
          <w:p w14:paraId="7F0713C4"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680" w:author="tao huang" w:date="2017-12-29T16:09:00Z"/>
                <w:rFonts w:eastAsia="Times New Roman" w:cs="Times New Roman"/>
                <w:sz w:val="22"/>
                <w:rPrChange w:id="2681" w:author="tao huang" w:date="2018-01-10T18:18:00Z">
                  <w:rPr>
                    <w:ins w:id="2682" w:author="tao huang" w:date="2017-12-29T16:09:00Z"/>
                    <w:rFonts w:ascii="Calibri" w:eastAsia="Times New Roman" w:hAnsi="Calibri" w:cs="Calibri"/>
                    <w:color w:val="000000"/>
                    <w:sz w:val="22"/>
                  </w:rPr>
                </w:rPrChange>
              </w:rPr>
              <w:pPrChange w:id="2683"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684" w:author="tao huang" w:date="2017-12-29T16:09:00Z">
              <w:r w:rsidRPr="00620CA4">
                <w:rPr>
                  <w:rFonts w:eastAsia="Times New Roman" w:cs="Times New Roman"/>
                  <w:sz w:val="22"/>
                  <w:rPrChange w:id="2685" w:author="tao huang" w:date="2018-01-10T18:18:00Z">
                    <w:rPr>
                      <w:rFonts w:ascii="Calibri" w:eastAsia="Times New Roman" w:hAnsi="Calibri" w:cs="Calibri"/>
                      <w:color w:val="000000"/>
                      <w:sz w:val="22"/>
                    </w:rPr>
                  </w:rPrChange>
                </w:rPr>
                <w:t>100.71%</w:t>
              </w:r>
            </w:ins>
          </w:p>
        </w:tc>
        <w:tc>
          <w:tcPr>
            <w:tcW w:w="1084" w:type="dxa"/>
            <w:shd w:val="clear" w:color="auto" w:fill="auto"/>
            <w:noWrap/>
            <w:hideMark/>
            <w:tcPrChange w:id="2686" w:author="tao huang" w:date="2018-01-10T18:36:00Z">
              <w:tcPr>
                <w:tcW w:w="968" w:type="dxa"/>
                <w:shd w:val="clear" w:color="auto" w:fill="auto"/>
                <w:noWrap/>
                <w:hideMark/>
              </w:tcPr>
            </w:tcPrChange>
          </w:tcPr>
          <w:p w14:paraId="4D8E4B46"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687" w:author="tao huang" w:date="2017-12-29T16:09:00Z"/>
                <w:rFonts w:eastAsia="Times New Roman" w:cs="Times New Roman"/>
                <w:sz w:val="22"/>
                <w:rPrChange w:id="2688" w:author="tao huang" w:date="2018-01-10T18:18:00Z">
                  <w:rPr>
                    <w:ins w:id="2689" w:author="tao huang" w:date="2017-12-29T16:09:00Z"/>
                    <w:rFonts w:ascii="Calibri" w:eastAsia="Times New Roman" w:hAnsi="Calibri" w:cs="Calibri"/>
                    <w:color w:val="000000"/>
                    <w:sz w:val="22"/>
                  </w:rPr>
                </w:rPrChange>
              </w:rPr>
              <w:pPrChange w:id="2690"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691" w:author="tao huang" w:date="2017-12-29T16:09:00Z">
              <w:r w:rsidRPr="00620CA4">
                <w:rPr>
                  <w:rFonts w:eastAsia="Times New Roman" w:cs="Times New Roman"/>
                  <w:sz w:val="22"/>
                  <w:rPrChange w:id="2692" w:author="tao huang" w:date="2018-01-10T18:18:00Z">
                    <w:rPr>
                      <w:rFonts w:ascii="Calibri" w:eastAsia="Times New Roman" w:hAnsi="Calibri" w:cs="Calibri"/>
                      <w:color w:val="000000"/>
                      <w:sz w:val="22"/>
                    </w:rPr>
                  </w:rPrChange>
                </w:rPr>
                <w:t>100.20%</w:t>
              </w:r>
            </w:ins>
          </w:p>
        </w:tc>
        <w:tc>
          <w:tcPr>
            <w:tcW w:w="2073" w:type="dxa"/>
            <w:shd w:val="clear" w:color="auto" w:fill="auto"/>
            <w:noWrap/>
            <w:hideMark/>
            <w:tcPrChange w:id="2693" w:author="tao huang" w:date="2018-01-10T18:36:00Z">
              <w:tcPr>
                <w:tcW w:w="1600" w:type="dxa"/>
                <w:shd w:val="clear" w:color="auto" w:fill="auto"/>
                <w:noWrap/>
                <w:hideMark/>
              </w:tcPr>
            </w:tcPrChange>
          </w:tcPr>
          <w:p w14:paraId="66EAAD0B" w14:textId="77777777" w:rsidR="006611E1" w:rsidRPr="00620CA4" w:rsidRDefault="006611E1" w:rsidP="0072213E">
            <w:pPr>
              <w:spacing w:after="0"/>
              <w:cnfStyle w:val="000000100000" w:firstRow="0" w:lastRow="0" w:firstColumn="0" w:lastColumn="0" w:oddVBand="0" w:evenVBand="0" w:oddHBand="1" w:evenHBand="0" w:firstRowFirstColumn="0" w:firstRowLastColumn="0" w:lastRowFirstColumn="0" w:lastRowLastColumn="0"/>
              <w:rPr>
                <w:ins w:id="2694" w:author="tao huang" w:date="2017-12-29T16:09:00Z"/>
                <w:rFonts w:eastAsia="Times New Roman" w:cs="Times New Roman"/>
                <w:sz w:val="22"/>
                <w:rPrChange w:id="2695" w:author="tao huang" w:date="2018-01-10T18:18:00Z">
                  <w:rPr>
                    <w:ins w:id="2696" w:author="tao huang" w:date="2017-12-29T16:09:00Z"/>
                    <w:rFonts w:eastAsia="Times New Roman" w:cs="Times New Roman"/>
                    <w:color w:val="385623"/>
                    <w:sz w:val="20"/>
                    <w:szCs w:val="20"/>
                  </w:rPr>
                </w:rPrChange>
              </w:rPr>
              <w:pPrChange w:id="2697" w:author="tao huang" w:date="2018-01-10T18:36: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2698" w:author="tao huang" w:date="2017-12-29T16:09:00Z">
              <w:r w:rsidRPr="00620CA4">
                <w:rPr>
                  <w:rFonts w:eastAsia="Times New Roman" w:cs="Times New Roman"/>
                  <w:sz w:val="22"/>
                  <w:rPrChange w:id="2699" w:author="tao huang" w:date="2018-01-10T18:18:00Z">
                    <w:rPr>
                      <w:rFonts w:eastAsia="Times New Roman" w:cs="Times New Roman"/>
                      <w:color w:val="385623"/>
                      <w:sz w:val="20"/>
                      <w:szCs w:val="20"/>
                    </w:rPr>
                  </w:rPrChange>
                </w:rPr>
                <w:t>Soup</w:t>
              </w:r>
            </w:ins>
          </w:p>
        </w:tc>
        <w:tc>
          <w:tcPr>
            <w:tcW w:w="1276" w:type="dxa"/>
            <w:shd w:val="clear" w:color="auto" w:fill="auto"/>
            <w:noWrap/>
            <w:hideMark/>
            <w:tcPrChange w:id="2700" w:author="tao huang" w:date="2018-01-10T18:36:00Z">
              <w:tcPr>
                <w:tcW w:w="968" w:type="dxa"/>
                <w:shd w:val="clear" w:color="auto" w:fill="auto"/>
                <w:noWrap/>
                <w:hideMark/>
              </w:tcPr>
            </w:tcPrChange>
          </w:tcPr>
          <w:p w14:paraId="53FD7F6C"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701" w:author="tao huang" w:date="2017-12-29T16:09:00Z"/>
                <w:rFonts w:eastAsia="Times New Roman" w:cs="Times New Roman"/>
                <w:sz w:val="22"/>
                <w:rPrChange w:id="2702" w:author="tao huang" w:date="2018-01-10T18:18:00Z">
                  <w:rPr>
                    <w:ins w:id="2703" w:author="tao huang" w:date="2017-12-29T16:09:00Z"/>
                    <w:rFonts w:ascii="Calibri" w:eastAsia="Times New Roman" w:hAnsi="Calibri" w:cs="Calibri"/>
                    <w:color w:val="9C5700"/>
                    <w:sz w:val="22"/>
                  </w:rPr>
                </w:rPrChange>
              </w:rPr>
              <w:pPrChange w:id="2704"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705" w:author="tao huang" w:date="2017-12-29T16:09:00Z">
              <w:r w:rsidRPr="00620CA4">
                <w:rPr>
                  <w:rFonts w:eastAsia="Times New Roman" w:cs="Times New Roman"/>
                  <w:sz w:val="22"/>
                  <w:rPrChange w:id="2706" w:author="tao huang" w:date="2018-01-10T18:18:00Z">
                    <w:rPr>
                      <w:rFonts w:ascii="Calibri" w:eastAsia="Times New Roman" w:hAnsi="Calibri" w:cs="Calibri"/>
                      <w:color w:val="9C5700"/>
                      <w:sz w:val="22"/>
                    </w:rPr>
                  </w:rPrChange>
                </w:rPr>
                <w:t>99.02%</w:t>
              </w:r>
            </w:ins>
          </w:p>
        </w:tc>
        <w:tc>
          <w:tcPr>
            <w:tcW w:w="1084" w:type="dxa"/>
            <w:shd w:val="clear" w:color="auto" w:fill="auto"/>
            <w:noWrap/>
            <w:hideMark/>
            <w:tcPrChange w:id="2707" w:author="tao huang" w:date="2018-01-10T18:36:00Z">
              <w:tcPr>
                <w:tcW w:w="968" w:type="dxa"/>
                <w:shd w:val="clear" w:color="auto" w:fill="auto"/>
                <w:noWrap/>
                <w:hideMark/>
              </w:tcPr>
            </w:tcPrChange>
          </w:tcPr>
          <w:p w14:paraId="3F0E38D0"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708" w:author="tao huang" w:date="2017-12-29T16:09:00Z"/>
                <w:rFonts w:eastAsia="Times New Roman" w:cs="Times New Roman"/>
                <w:sz w:val="22"/>
                <w:rPrChange w:id="2709" w:author="tao huang" w:date="2018-01-10T18:18:00Z">
                  <w:rPr>
                    <w:ins w:id="2710" w:author="tao huang" w:date="2017-12-29T16:09:00Z"/>
                    <w:rFonts w:ascii="Calibri" w:eastAsia="Times New Roman" w:hAnsi="Calibri" w:cs="Calibri"/>
                    <w:color w:val="000000"/>
                    <w:sz w:val="22"/>
                  </w:rPr>
                </w:rPrChange>
              </w:rPr>
              <w:pPrChange w:id="2711"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712" w:author="tao huang" w:date="2017-12-29T16:09:00Z">
              <w:r w:rsidRPr="00620CA4">
                <w:rPr>
                  <w:rFonts w:eastAsia="Times New Roman" w:cs="Times New Roman"/>
                  <w:sz w:val="22"/>
                  <w:rPrChange w:id="2713" w:author="tao huang" w:date="2018-01-10T18:18:00Z">
                    <w:rPr>
                      <w:rFonts w:ascii="Calibri" w:eastAsia="Times New Roman" w:hAnsi="Calibri" w:cs="Calibri"/>
                      <w:color w:val="000000"/>
                      <w:sz w:val="22"/>
                    </w:rPr>
                  </w:rPrChange>
                </w:rPr>
                <w:t>103.14%</w:t>
              </w:r>
            </w:ins>
          </w:p>
        </w:tc>
      </w:tr>
      <w:tr w:rsidR="006611E1" w:rsidRPr="00620CA4" w14:paraId="58703502" w14:textId="77777777" w:rsidTr="00CD062C">
        <w:trPr>
          <w:trHeight w:val="20"/>
          <w:ins w:id="2714" w:author="tao huang" w:date="2017-12-29T16:09:00Z"/>
          <w:trPrChange w:id="2715"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716" w:author="tao huang" w:date="2018-01-10T18:36:00Z">
              <w:tcPr>
                <w:tcW w:w="2408" w:type="dxa"/>
                <w:shd w:val="clear" w:color="auto" w:fill="auto"/>
                <w:noWrap/>
                <w:hideMark/>
              </w:tcPr>
            </w:tcPrChange>
          </w:tcPr>
          <w:p w14:paraId="4A6E8034" w14:textId="77777777" w:rsidR="006611E1" w:rsidRPr="00620CA4" w:rsidRDefault="006611E1" w:rsidP="0072213E">
            <w:pPr>
              <w:spacing w:after="0"/>
              <w:rPr>
                <w:ins w:id="2717" w:author="tao huang" w:date="2017-12-29T16:09:00Z"/>
                <w:rFonts w:eastAsia="Times New Roman" w:cs="Times New Roman"/>
                <w:b w:val="0"/>
                <w:sz w:val="22"/>
                <w:rPrChange w:id="2718" w:author="tao huang" w:date="2018-01-10T18:18:00Z">
                  <w:rPr>
                    <w:ins w:id="2719" w:author="tao huang" w:date="2017-12-29T16:09:00Z"/>
                    <w:rFonts w:eastAsia="Times New Roman" w:cs="Times New Roman"/>
                    <w:color w:val="385623"/>
                    <w:sz w:val="20"/>
                    <w:szCs w:val="20"/>
                  </w:rPr>
                </w:rPrChange>
              </w:rPr>
              <w:pPrChange w:id="2720" w:author="tao huang" w:date="2018-01-10T18:36:00Z">
                <w:pPr>
                  <w:spacing w:after="0" w:line="240" w:lineRule="auto"/>
                </w:pPr>
              </w:pPrChange>
            </w:pPr>
            <w:ins w:id="2721" w:author="tao huang" w:date="2017-12-29T16:09:00Z">
              <w:r w:rsidRPr="00620CA4">
                <w:rPr>
                  <w:rFonts w:eastAsia="Times New Roman" w:cs="Times New Roman"/>
                  <w:b w:val="0"/>
                  <w:sz w:val="22"/>
                  <w:rPrChange w:id="2722" w:author="tao huang" w:date="2018-01-10T18:18:00Z">
                    <w:rPr>
                      <w:rFonts w:eastAsia="Times New Roman" w:cs="Times New Roman"/>
                      <w:color w:val="385623"/>
                      <w:sz w:val="20"/>
                      <w:szCs w:val="20"/>
                    </w:rPr>
                  </w:rPrChange>
                </w:rPr>
                <w:t>Frozen pizza</w:t>
              </w:r>
            </w:ins>
          </w:p>
        </w:tc>
        <w:tc>
          <w:tcPr>
            <w:tcW w:w="1276" w:type="dxa"/>
            <w:shd w:val="clear" w:color="auto" w:fill="auto"/>
            <w:noWrap/>
            <w:hideMark/>
            <w:tcPrChange w:id="2723" w:author="tao huang" w:date="2018-01-10T18:36:00Z">
              <w:tcPr>
                <w:tcW w:w="968" w:type="dxa"/>
                <w:shd w:val="clear" w:color="auto" w:fill="auto"/>
                <w:noWrap/>
                <w:hideMark/>
              </w:tcPr>
            </w:tcPrChange>
          </w:tcPr>
          <w:p w14:paraId="0C393272"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724" w:author="tao huang" w:date="2017-12-29T16:09:00Z"/>
                <w:rFonts w:eastAsia="Times New Roman" w:cs="Times New Roman"/>
                <w:sz w:val="22"/>
                <w:rPrChange w:id="2725" w:author="tao huang" w:date="2018-01-10T18:18:00Z">
                  <w:rPr>
                    <w:ins w:id="2726" w:author="tao huang" w:date="2017-12-29T16:09:00Z"/>
                    <w:rFonts w:ascii="Calibri" w:eastAsia="Times New Roman" w:hAnsi="Calibri" w:cs="Calibri"/>
                    <w:color w:val="000000"/>
                    <w:sz w:val="22"/>
                  </w:rPr>
                </w:rPrChange>
              </w:rPr>
              <w:pPrChange w:id="2727"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728" w:author="tao huang" w:date="2017-12-29T16:09:00Z">
              <w:r w:rsidRPr="00620CA4">
                <w:rPr>
                  <w:rFonts w:eastAsia="Times New Roman" w:cs="Times New Roman"/>
                  <w:sz w:val="22"/>
                  <w:rPrChange w:id="2729" w:author="tao huang" w:date="2018-01-10T18:18:00Z">
                    <w:rPr>
                      <w:rFonts w:ascii="Calibri" w:eastAsia="Times New Roman" w:hAnsi="Calibri" w:cs="Calibri"/>
                      <w:color w:val="000000"/>
                      <w:sz w:val="22"/>
                    </w:rPr>
                  </w:rPrChange>
                </w:rPr>
                <w:t>101.67%</w:t>
              </w:r>
            </w:ins>
          </w:p>
        </w:tc>
        <w:tc>
          <w:tcPr>
            <w:tcW w:w="1084" w:type="dxa"/>
            <w:shd w:val="clear" w:color="auto" w:fill="auto"/>
            <w:noWrap/>
            <w:hideMark/>
            <w:tcPrChange w:id="2730" w:author="tao huang" w:date="2018-01-10T18:36:00Z">
              <w:tcPr>
                <w:tcW w:w="968" w:type="dxa"/>
                <w:shd w:val="clear" w:color="auto" w:fill="auto"/>
                <w:noWrap/>
                <w:hideMark/>
              </w:tcPr>
            </w:tcPrChange>
          </w:tcPr>
          <w:p w14:paraId="0950F3F1"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731" w:author="tao huang" w:date="2017-12-29T16:09:00Z"/>
                <w:rFonts w:eastAsia="Times New Roman" w:cs="Times New Roman"/>
                <w:sz w:val="22"/>
                <w:rPrChange w:id="2732" w:author="tao huang" w:date="2018-01-10T18:18:00Z">
                  <w:rPr>
                    <w:ins w:id="2733" w:author="tao huang" w:date="2017-12-29T16:09:00Z"/>
                    <w:rFonts w:ascii="Calibri" w:eastAsia="Times New Roman" w:hAnsi="Calibri" w:cs="Calibri"/>
                    <w:color w:val="000000"/>
                    <w:sz w:val="22"/>
                  </w:rPr>
                </w:rPrChange>
              </w:rPr>
              <w:pPrChange w:id="2734"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735" w:author="tao huang" w:date="2017-12-29T16:09:00Z">
              <w:r w:rsidRPr="00620CA4">
                <w:rPr>
                  <w:rFonts w:eastAsia="Times New Roman" w:cs="Times New Roman"/>
                  <w:sz w:val="22"/>
                  <w:rPrChange w:id="2736" w:author="tao huang" w:date="2018-01-10T18:18:00Z">
                    <w:rPr>
                      <w:rFonts w:ascii="Calibri" w:eastAsia="Times New Roman" w:hAnsi="Calibri" w:cs="Calibri"/>
                      <w:color w:val="000000"/>
                      <w:sz w:val="22"/>
                    </w:rPr>
                  </w:rPrChange>
                </w:rPr>
                <w:t>101.55%</w:t>
              </w:r>
            </w:ins>
          </w:p>
        </w:tc>
        <w:tc>
          <w:tcPr>
            <w:tcW w:w="2073" w:type="dxa"/>
            <w:shd w:val="clear" w:color="auto" w:fill="auto"/>
            <w:noWrap/>
            <w:hideMark/>
            <w:tcPrChange w:id="2737" w:author="tao huang" w:date="2018-01-10T18:36:00Z">
              <w:tcPr>
                <w:tcW w:w="1600" w:type="dxa"/>
                <w:shd w:val="clear" w:color="auto" w:fill="auto"/>
                <w:noWrap/>
                <w:hideMark/>
              </w:tcPr>
            </w:tcPrChange>
          </w:tcPr>
          <w:p w14:paraId="01AB24B2" w14:textId="77777777" w:rsidR="006611E1" w:rsidRPr="00620CA4" w:rsidRDefault="006611E1" w:rsidP="0072213E">
            <w:pPr>
              <w:spacing w:after="0"/>
              <w:cnfStyle w:val="000000000000" w:firstRow="0" w:lastRow="0" w:firstColumn="0" w:lastColumn="0" w:oddVBand="0" w:evenVBand="0" w:oddHBand="0" w:evenHBand="0" w:firstRowFirstColumn="0" w:firstRowLastColumn="0" w:lastRowFirstColumn="0" w:lastRowLastColumn="0"/>
              <w:rPr>
                <w:ins w:id="2738" w:author="tao huang" w:date="2017-12-29T16:09:00Z"/>
                <w:rFonts w:eastAsia="Times New Roman" w:cs="Times New Roman"/>
                <w:sz w:val="22"/>
                <w:rPrChange w:id="2739" w:author="tao huang" w:date="2018-01-10T18:18:00Z">
                  <w:rPr>
                    <w:ins w:id="2740" w:author="tao huang" w:date="2017-12-29T16:09:00Z"/>
                    <w:rFonts w:eastAsia="Times New Roman" w:cs="Times New Roman"/>
                    <w:color w:val="385623"/>
                    <w:sz w:val="20"/>
                    <w:szCs w:val="20"/>
                  </w:rPr>
                </w:rPrChange>
              </w:rPr>
              <w:pPrChange w:id="2741" w:author="tao huang" w:date="2018-01-10T18:36: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2742" w:author="tao huang" w:date="2017-12-29T16:09:00Z">
              <w:r w:rsidRPr="00620CA4">
                <w:rPr>
                  <w:rFonts w:eastAsia="Times New Roman" w:cs="Times New Roman"/>
                  <w:sz w:val="22"/>
                  <w:rPrChange w:id="2743" w:author="tao huang" w:date="2018-01-10T18:18:00Z">
                    <w:rPr>
                      <w:rFonts w:eastAsia="Times New Roman" w:cs="Times New Roman"/>
                      <w:color w:val="385623"/>
                      <w:sz w:val="20"/>
                      <w:szCs w:val="20"/>
                    </w:rPr>
                  </w:rPrChange>
                </w:rPr>
                <w:t>Spaghetti sauce</w:t>
              </w:r>
            </w:ins>
          </w:p>
        </w:tc>
        <w:tc>
          <w:tcPr>
            <w:tcW w:w="1276" w:type="dxa"/>
            <w:shd w:val="clear" w:color="auto" w:fill="auto"/>
            <w:noWrap/>
            <w:hideMark/>
            <w:tcPrChange w:id="2744" w:author="tao huang" w:date="2018-01-10T18:36:00Z">
              <w:tcPr>
                <w:tcW w:w="968" w:type="dxa"/>
                <w:shd w:val="clear" w:color="auto" w:fill="auto"/>
                <w:noWrap/>
                <w:hideMark/>
              </w:tcPr>
            </w:tcPrChange>
          </w:tcPr>
          <w:p w14:paraId="1DAB605C"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745" w:author="tao huang" w:date="2017-12-29T16:09:00Z"/>
                <w:rFonts w:eastAsia="Times New Roman" w:cs="Times New Roman"/>
                <w:sz w:val="22"/>
                <w:rPrChange w:id="2746" w:author="tao huang" w:date="2018-01-10T18:18:00Z">
                  <w:rPr>
                    <w:ins w:id="2747" w:author="tao huang" w:date="2017-12-29T16:09:00Z"/>
                    <w:rFonts w:ascii="Calibri" w:eastAsia="Times New Roman" w:hAnsi="Calibri" w:cs="Calibri"/>
                    <w:color w:val="9C5700"/>
                    <w:sz w:val="22"/>
                  </w:rPr>
                </w:rPrChange>
              </w:rPr>
              <w:pPrChange w:id="2748"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749" w:author="tao huang" w:date="2017-12-29T16:09:00Z">
              <w:r w:rsidRPr="00620CA4">
                <w:rPr>
                  <w:rFonts w:eastAsia="Times New Roman" w:cs="Times New Roman"/>
                  <w:sz w:val="22"/>
                  <w:rPrChange w:id="2750" w:author="tao huang" w:date="2018-01-10T18:18:00Z">
                    <w:rPr>
                      <w:rFonts w:ascii="Calibri" w:eastAsia="Times New Roman" w:hAnsi="Calibri" w:cs="Calibri"/>
                      <w:color w:val="9C5700"/>
                      <w:sz w:val="22"/>
                    </w:rPr>
                  </w:rPrChange>
                </w:rPr>
                <w:t>98.40%</w:t>
              </w:r>
            </w:ins>
          </w:p>
        </w:tc>
        <w:tc>
          <w:tcPr>
            <w:tcW w:w="1084" w:type="dxa"/>
            <w:shd w:val="clear" w:color="auto" w:fill="auto"/>
            <w:noWrap/>
            <w:hideMark/>
            <w:tcPrChange w:id="2751" w:author="tao huang" w:date="2018-01-10T18:36:00Z">
              <w:tcPr>
                <w:tcW w:w="968" w:type="dxa"/>
                <w:shd w:val="clear" w:color="auto" w:fill="auto"/>
                <w:noWrap/>
                <w:hideMark/>
              </w:tcPr>
            </w:tcPrChange>
          </w:tcPr>
          <w:p w14:paraId="529C7CE5"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752" w:author="tao huang" w:date="2017-12-29T16:09:00Z"/>
                <w:rFonts w:eastAsia="Times New Roman" w:cs="Times New Roman"/>
                <w:sz w:val="22"/>
                <w:rPrChange w:id="2753" w:author="tao huang" w:date="2018-01-10T18:18:00Z">
                  <w:rPr>
                    <w:ins w:id="2754" w:author="tao huang" w:date="2017-12-29T16:09:00Z"/>
                    <w:rFonts w:ascii="Calibri" w:eastAsia="Times New Roman" w:hAnsi="Calibri" w:cs="Calibri"/>
                    <w:color w:val="9C5700"/>
                    <w:sz w:val="22"/>
                  </w:rPr>
                </w:rPrChange>
              </w:rPr>
              <w:pPrChange w:id="2755"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756" w:author="tao huang" w:date="2017-12-29T16:09:00Z">
              <w:r w:rsidRPr="00620CA4">
                <w:rPr>
                  <w:rFonts w:eastAsia="Times New Roman" w:cs="Times New Roman"/>
                  <w:sz w:val="22"/>
                  <w:rPrChange w:id="2757" w:author="tao huang" w:date="2018-01-10T18:18:00Z">
                    <w:rPr>
                      <w:rFonts w:ascii="Calibri" w:eastAsia="Times New Roman" w:hAnsi="Calibri" w:cs="Calibri"/>
                      <w:color w:val="9C5700"/>
                      <w:sz w:val="22"/>
                    </w:rPr>
                  </w:rPrChange>
                </w:rPr>
                <w:t>98.60%</w:t>
              </w:r>
            </w:ins>
          </w:p>
        </w:tc>
      </w:tr>
      <w:tr w:rsidR="006611E1" w:rsidRPr="00620CA4" w14:paraId="1D7BCC16" w14:textId="77777777" w:rsidTr="00CD062C">
        <w:trPr>
          <w:cnfStyle w:val="000000100000" w:firstRow="0" w:lastRow="0" w:firstColumn="0" w:lastColumn="0" w:oddVBand="0" w:evenVBand="0" w:oddHBand="1" w:evenHBand="0" w:firstRowFirstColumn="0" w:firstRowLastColumn="0" w:lastRowFirstColumn="0" w:lastRowLastColumn="0"/>
          <w:trHeight w:val="20"/>
          <w:ins w:id="2758" w:author="tao huang" w:date="2017-12-29T16:09:00Z"/>
          <w:trPrChange w:id="2759"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760" w:author="tao huang" w:date="2018-01-10T18:36:00Z">
              <w:tcPr>
                <w:tcW w:w="2408" w:type="dxa"/>
                <w:shd w:val="clear" w:color="auto" w:fill="auto"/>
                <w:noWrap/>
                <w:hideMark/>
              </w:tcPr>
            </w:tcPrChange>
          </w:tcPr>
          <w:p w14:paraId="63AE6311" w14:textId="77777777" w:rsidR="006611E1" w:rsidRPr="00620CA4" w:rsidRDefault="006611E1" w:rsidP="0072213E">
            <w:pPr>
              <w:spacing w:after="0"/>
              <w:cnfStyle w:val="001000100000" w:firstRow="0" w:lastRow="0" w:firstColumn="1" w:lastColumn="0" w:oddVBand="0" w:evenVBand="0" w:oddHBand="1" w:evenHBand="0" w:firstRowFirstColumn="0" w:firstRowLastColumn="0" w:lastRowFirstColumn="0" w:lastRowLastColumn="0"/>
              <w:rPr>
                <w:ins w:id="2761" w:author="tao huang" w:date="2017-12-29T16:09:00Z"/>
                <w:rFonts w:eastAsia="Times New Roman" w:cs="Times New Roman"/>
                <w:b w:val="0"/>
                <w:sz w:val="22"/>
                <w:rPrChange w:id="2762" w:author="tao huang" w:date="2018-01-10T18:18:00Z">
                  <w:rPr>
                    <w:ins w:id="2763" w:author="tao huang" w:date="2017-12-29T16:09:00Z"/>
                    <w:rFonts w:eastAsia="Times New Roman" w:cs="Times New Roman"/>
                    <w:color w:val="385623"/>
                    <w:sz w:val="20"/>
                    <w:szCs w:val="20"/>
                  </w:rPr>
                </w:rPrChange>
              </w:rPr>
              <w:pPrChange w:id="2764" w:author="tao huang" w:date="2018-01-10T18:36: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2765" w:author="tao huang" w:date="2017-12-29T16:09:00Z">
              <w:r w:rsidRPr="00620CA4">
                <w:rPr>
                  <w:rFonts w:eastAsia="Times New Roman" w:cs="Times New Roman"/>
                  <w:b w:val="0"/>
                  <w:sz w:val="22"/>
                  <w:rPrChange w:id="2766" w:author="tao huang" w:date="2018-01-10T18:18:00Z">
                    <w:rPr>
                      <w:rFonts w:eastAsia="Times New Roman" w:cs="Times New Roman"/>
                      <w:color w:val="385623"/>
                      <w:sz w:val="20"/>
                      <w:szCs w:val="20"/>
                    </w:rPr>
                  </w:rPrChange>
                </w:rPr>
                <w:t>Household Cleaner</w:t>
              </w:r>
            </w:ins>
          </w:p>
        </w:tc>
        <w:tc>
          <w:tcPr>
            <w:tcW w:w="1276" w:type="dxa"/>
            <w:shd w:val="clear" w:color="auto" w:fill="auto"/>
            <w:noWrap/>
            <w:hideMark/>
            <w:tcPrChange w:id="2767" w:author="tao huang" w:date="2018-01-10T18:36:00Z">
              <w:tcPr>
                <w:tcW w:w="968" w:type="dxa"/>
                <w:shd w:val="clear" w:color="auto" w:fill="auto"/>
                <w:noWrap/>
                <w:hideMark/>
              </w:tcPr>
            </w:tcPrChange>
          </w:tcPr>
          <w:p w14:paraId="341B7F1C"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768" w:author="tao huang" w:date="2017-12-29T16:09:00Z"/>
                <w:rFonts w:eastAsia="Times New Roman" w:cs="Times New Roman"/>
                <w:sz w:val="22"/>
                <w:rPrChange w:id="2769" w:author="tao huang" w:date="2018-01-10T18:18:00Z">
                  <w:rPr>
                    <w:ins w:id="2770" w:author="tao huang" w:date="2017-12-29T16:09:00Z"/>
                    <w:rFonts w:ascii="Calibri" w:eastAsia="Times New Roman" w:hAnsi="Calibri" w:cs="Calibri"/>
                    <w:color w:val="9C5700"/>
                    <w:sz w:val="22"/>
                  </w:rPr>
                </w:rPrChange>
              </w:rPr>
              <w:pPrChange w:id="2771"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772" w:author="tao huang" w:date="2017-12-29T16:09:00Z">
              <w:r w:rsidRPr="00620CA4">
                <w:rPr>
                  <w:rFonts w:eastAsia="Times New Roman" w:cs="Times New Roman"/>
                  <w:sz w:val="22"/>
                  <w:rPrChange w:id="2773" w:author="tao huang" w:date="2018-01-10T18:18:00Z">
                    <w:rPr>
                      <w:rFonts w:ascii="Calibri" w:eastAsia="Times New Roman" w:hAnsi="Calibri" w:cs="Calibri"/>
                      <w:color w:val="9C5700"/>
                      <w:sz w:val="22"/>
                    </w:rPr>
                  </w:rPrChange>
                </w:rPr>
                <w:t>98.78%</w:t>
              </w:r>
            </w:ins>
          </w:p>
        </w:tc>
        <w:tc>
          <w:tcPr>
            <w:tcW w:w="1084" w:type="dxa"/>
            <w:shd w:val="clear" w:color="auto" w:fill="auto"/>
            <w:noWrap/>
            <w:hideMark/>
            <w:tcPrChange w:id="2774" w:author="tao huang" w:date="2018-01-10T18:36:00Z">
              <w:tcPr>
                <w:tcW w:w="968" w:type="dxa"/>
                <w:shd w:val="clear" w:color="auto" w:fill="auto"/>
                <w:noWrap/>
                <w:hideMark/>
              </w:tcPr>
            </w:tcPrChange>
          </w:tcPr>
          <w:p w14:paraId="1DE81949"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775" w:author="tao huang" w:date="2017-12-29T16:09:00Z"/>
                <w:rFonts w:eastAsia="Times New Roman" w:cs="Times New Roman"/>
                <w:sz w:val="22"/>
                <w:rPrChange w:id="2776" w:author="tao huang" w:date="2018-01-10T18:18:00Z">
                  <w:rPr>
                    <w:ins w:id="2777" w:author="tao huang" w:date="2017-12-29T16:09:00Z"/>
                    <w:rFonts w:ascii="Calibri" w:eastAsia="Times New Roman" w:hAnsi="Calibri" w:cs="Calibri"/>
                    <w:color w:val="9C5700"/>
                    <w:sz w:val="22"/>
                  </w:rPr>
                </w:rPrChange>
              </w:rPr>
              <w:pPrChange w:id="2778"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779" w:author="tao huang" w:date="2017-12-29T16:09:00Z">
              <w:r w:rsidRPr="00620CA4">
                <w:rPr>
                  <w:rFonts w:eastAsia="Times New Roman" w:cs="Times New Roman"/>
                  <w:sz w:val="22"/>
                  <w:rPrChange w:id="2780" w:author="tao huang" w:date="2018-01-10T18:18:00Z">
                    <w:rPr>
                      <w:rFonts w:ascii="Calibri" w:eastAsia="Times New Roman" w:hAnsi="Calibri" w:cs="Calibri"/>
                      <w:color w:val="9C5700"/>
                      <w:sz w:val="22"/>
                    </w:rPr>
                  </w:rPrChange>
                </w:rPr>
                <w:t>99.83%</w:t>
              </w:r>
            </w:ins>
          </w:p>
        </w:tc>
        <w:tc>
          <w:tcPr>
            <w:tcW w:w="2073" w:type="dxa"/>
            <w:shd w:val="clear" w:color="auto" w:fill="auto"/>
            <w:noWrap/>
            <w:hideMark/>
            <w:tcPrChange w:id="2781" w:author="tao huang" w:date="2018-01-10T18:36:00Z">
              <w:tcPr>
                <w:tcW w:w="1600" w:type="dxa"/>
                <w:shd w:val="clear" w:color="auto" w:fill="auto"/>
                <w:noWrap/>
                <w:hideMark/>
              </w:tcPr>
            </w:tcPrChange>
          </w:tcPr>
          <w:p w14:paraId="6C1EBD44" w14:textId="77777777" w:rsidR="006611E1" w:rsidRPr="00620CA4" w:rsidRDefault="006611E1" w:rsidP="0072213E">
            <w:pPr>
              <w:spacing w:after="0"/>
              <w:cnfStyle w:val="000000100000" w:firstRow="0" w:lastRow="0" w:firstColumn="0" w:lastColumn="0" w:oddVBand="0" w:evenVBand="0" w:oddHBand="1" w:evenHBand="0" w:firstRowFirstColumn="0" w:firstRowLastColumn="0" w:lastRowFirstColumn="0" w:lastRowLastColumn="0"/>
              <w:rPr>
                <w:ins w:id="2782" w:author="tao huang" w:date="2017-12-29T16:09:00Z"/>
                <w:rFonts w:eastAsia="Times New Roman" w:cs="Times New Roman"/>
                <w:sz w:val="22"/>
                <w:rPrChange w:id="2783" w:author="tao huang" w:date="2018-01-10T18:18:00Z">
                  <w:rPr>
                    <w:ins w:id="2784" w:author="tao huang" w:date="2017-12-29T16:09:00Z"/>
                    <w:rFonts w:eastAsia="Times New Roman" w:cs="Times New Roman"/>
                    <w:color w:val="385623"/>
                    <w:sz w:val="20"/>
                    <w:szCs w:val="20"/>
                  </w:rPr>
                </w:rPrChange>
              </w:rPr>
              <w:pPrChange w:id="2785" w:author="tao huang" w:date="2018-01-10T18:36: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2786" w:author="tao huang" w:date="2017-12-29T16:09:00Z">
              <w:r w:rsidRPr="00620CA4">
                <w:rPr>
                  <w:rFonts w:eastAsia="Times New Roman" w:cs="Times New Roman"/>
                  <w:sz w:val="22"/>
                  <w:rPrChange w:id="2787" w:author="tao huang" w:date="2018-01-10T18:18:00Z">
                    <w:rPr>
                      <w:rFonts w:eastAsia="Times New Roman" w:cs="Times New Roman"/>
                      <w:color w:val="385623"/>
                      <w:sz w:val="20"/>
                      <w:szCs w:val="20"/>
                    </w:rPr>
                  </w:rPrChange>
                </w:rPr>
                <w:t>Sugar substitutes</w:t>
              </w:r>
            </w:ins>
          </w:p>
        </w:tc>
        <w:tc>
          <w:tcPr>
            <w:tcW w:w="1276" w:type="dxa"/>
            <w:shd w:val="clear" w:color="auto" w:fill="auto"/>
            <w:noWrap/>
            <w:hideMark/>
            <w:tcPrChange w:id="2788" w:author="tao huang" w:date="2018-01-10T18:36:00Z">
              <w:tcPr>
                <w:tcW w:w="968" w:type="dxa"/>
                <w:shd w:val="clear" w:color="auto" w:fill="auto"/>
                <w:noWrap/>
                <w:hideMark/>
              </w:tcPr>
            </w:tcPrChange>
          </w:tcPr>
          <w:p w14:paraId="724FB8EF"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789" w:author="tao huang" w:date="2017-12-29T16:09:00Z"/>
                <w:rFonts w:eastAsia="Times New Roman" w:cs="Times New Roman"/>
                <w:sz w:val="22"/>
                <w:rPrChange w:id="2790" w:author="tao huang" w:date="2018-01-10T18:18:00Z">
                  <w:rPr>
                    <w:ins w:id="2791" w:author="tao huang" w:date="2017-12-29T16:09:00Z"/>
                    <w:rFonts w:ascii="Calibri" w:eastAsia="Times New Roman" w:hAnsi="Calibri" w:cs="Calibri"/>
                    <w:color w:val="9C5700"/>
                    <w:sz w:val="22"/>
                  </w:rPr>
                </w:rPrChange>
              </w:rPr>
              <w:pPrChange w:id="2792"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793" w:author="tao huang" w:date="2017-12-29T16:09:00Z">
              <w:r w:rsidRPr="00620CA4">
                <w:rPr>
                  <w:rFonts w:eastAsia="Times New Roman" w:cs="Times New Roman"/>
                  <w:sz w:val="22"/>
                  <w:rPrChange w:id="2794" w:author="tao huang" w:date="2018-01-10T18:18:00Z">
                    <w:rPr>
                      <w:rFonts w:ascii="Calibri" w:eastAsia="Times New Roman" w:hAnsi="Calibri" w:cs="Calibri"/>
                      <w:color w:val="9C5700"/>
                      <w:sz w:val="22"/>
                    </w:rPr>
                  </w:rPrChange>
                </w:rPr>
                <w:t>99.67%</w:t>
              </w:r>
            </w:ins>
          </w:p>
        </w:tc>
        <w:tc>
          <w:tcPr>
            <w:tcW w:w="1084" w:type="dxa"/>
            <w:shd w:val="clear" w:color="auto" w:fill="auto"/>
            <w:noWrap/>
            <w:hideMark/>
            <w:tcPrChange w:id="2795" w:author="tao huang" w:date="2018-01-10T18:36:00Z">
              <w:tcPr>
                <w:tcW w:w="968" w:type="dxa"/>
                <w:shd w:val="clear" w:color="auto" w:fill="auto"/>
                <w:noWrap/>
                <w:hideMark/>
              </w:tcPr>
            </w:tcPrChange>
          </w:tcPr>
          <w:p w14:paraId="7776A3EE"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796" w:author="tao huang" w:date="2017-12-29T16:09:00Z"/>
                <w:rFonts w:eastAsia="Times New Roman" w:cs="Times New Roman"/>
                <w:sz w:val="22"/>
                <w:rPrChange w:id="2797" w:author="tao huang" w:date="2018-01-10T18:18:00Z">
                  <w:rPr>
                    <w:ins w:id="2798" w:author="tao huang" w:date="2017-12-29T16:09:00Z"/>
                    <w:rFonts w:ascii="Calibri" w:eastAsia="Times New Roman" w:hAnsi="Calibri" w:cs="Calibri"/>
                    <w:color w:val="9C5700"/>
                    <w:sz w:val="22"/>
                  </w:rPr>
                </w:rPrChange>
              </w:rPr>
              <w:pPrChange w:id="2799"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800" w:author="tao huang" w:date="2017-12-29T16:09:00Z">
              <w:r w:rsidRPr="00620CA4">
                <w:rPr>
                  <w:rFonts w:eastAsia="Times New Roman" w:cs="Times New Roman"/>
                  <w:sz w:val="22"/>
                  <w:rPrChange w:id="2801" w:author="tao huang" w:date="2018-01-10T18:18:00Z">
                    <w:rPr>
                      <w:rFonts w:ascii="Calibri" w:eastAsia="Times New Roman" w:hAnsi="Calibri" w:cs="Calibri"/>
                      <w:color w:val="9C5700"/>
                      <w:sz w:val="22"/>
                    </w:rPr>
                  </w:rPrChange>
                </w:rPr>
                <w:t>96.51%</w:t>
              </w:r>
            </w:ins>
          </w:p>
        </w:tc>
      </w:tr>
      <w:tr w:rsidR="006611E1" w:rsidRPr="00620CA4" w14:paraId="182F5CA8" w14:textId="77777777" w:rsidTr="00CD062C">
        <w:trPr>
          <w:trHeight w:val="20"/>
          <w:ins w:id="2802" w:author="tao huang" w:date="2017-12-29T16:09:00Z"/>
          <w:trPrChange w:id="2803"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804" w:author="tao huang" w:date="2018-01-10T18:36:00Z">
              <w:tcPr>
                <w:tcW w:w="2408" w:type="dxa"/>
                <w:shd w:val="clear" w:color="auto" w:fill="auto"/>
                <w:noWrap/>
                <w:hideMark/>
              </w:tcPr>
            </w:tcPrChange>
          </w:tcPr>
          <w:p w14:paraId="31512DC0" w14:textId="77777777" w:rsidR="006611E1" w:rsidRPr="00620CA4" w:rsidRDefault="006611E1" w:rsidP="0072213E">
            <w:pPr>
              <w:spacing w:after="0"/>
              <w:rPr>
                <w:ins w:id="2805" w:author="tao huang" w:date="2017-12-29T16:09:00Z"/>
                <w:rFonts w:eastAsia="Times New Roman" w:cs="Times New Roman"/>
                <w:b w:val="0"/>
                <w:sz w:val="22"/>
                <w:rPrChange w:id="2806" w:author="tao huang" w:date="2018-01-10T18:18:00Z">
                  <w:rPr>
                    <w:ins w:id="2807" w:author="tao huang" w:date="2017-12-29T16:09:00Z"/>
                    <w:rFonts w:eastAsia="Times New Roman" w:cs="Times New Roman"/>
                    <w:color w:val="385623"/>
                    <w:sz w:val="20"/>
                    <w:szCs w:val="20"/>
                  </w:rPr>
                </w:rPrChange>
              </w:rPr>
              <w:pPrChange w:id="2808" w:author="tao huang" w:date="2018-01-10T18:36:00Z">
                <w:pPr>
                  <w:spacing w:after="0" w:line="240" w:lineRule="auto"/>
                </w:pPr>
              </w:pPrChange>
            </w:pPr>
            <w:ins w:id="2809" w:author="tao huang" w:date="2017-12-29T16:09:00Z">
              <w:r w:rsidRPr="00620CA4">
                <w:rPr>
                  <w:rFonts w:eastAsia="Times New Roman" w:cs="Times New Roman"/>
                  <w:b w:val="0"/>
                  <w:sz w:val="22"/>
                  <w:rPrChange w:id="2810" w:author="tao huang" w:date="2018-01-10T18:18:00Z">
                    <w:rPr>
                      <w:rFonts w:eastAsia="Times New Roman" w:cs="Times New Roman"/>
                      <w:color w:val="385623"/>
                      <w:sz w:val="20"/>
                      <w:szCs w:val="20"/>
                    </w:rPr>
                  </w:rPrChange>
                </w:rPr>
                <w:t>Hotdog</w:t>
              </w:r>
            </w:ins>
          </w:p>
        </w:tc>
        <w:tc>
          <w:tcPr>
            <w:tcW w:w="1276" w:type="dxa"/>
            <w:shd w:val="clear" w:color="auto" w:fill="auto"/>
            <w:noWrap/>
            <w:hideMark/>
            <w:tcPrChange w:id="2811" w:author="tao huang" w:date="2018-01-10T18:36:00Z">
              <w:tcPr>
                <w:tcW w:w="968" w:type="dxa"/>
                <w:shd w:val="clear" w:color="auto" w:fill="auto"/>
                <w:noWrap/>
                <w:hideMark/>
              </w:tcPr>
            </w:tcPrChange>
          </w:tcPr>
          <w:p w14:paraId="1254FCB7"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812" w:author="tao huang" w:date="2017-12-29T16:09:00Z"/>
                <w:rFonts w:eastAsia="Times New Roman" w:cs="Times New Roman"/>
                <w:sz w:val="22"/>
                <w:rPrChange w:id="2813" w:author="tao huang" w:date="2018-01-10T18:18:00Z">
                  <w:rPr>
                    <w:ins w:id="2814" w:author="tao huang" w:date="2017-12-29T16:09:00Z"/>
                    <w:rFonts w:ascii="Calibri" w:eastAsia="Times New Roman" w:hAnsi="Calibri" w:cs="Calibri"/>
                    <w:color w:val="000000"/>
                    <w:sz w:val="22"/>
                  </w:rPr>
                </w:rPrChange>
              </w:rPr>
              <w:pPrChange w:id="2815"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816" w:author="tao huang" w:date="2017-12-29T16:09:00Z">
              <w:r w:rsidRPr="00620CA4">
                <w:rPr>
                  <w:rFonts w:eastAsia="Times New Roman" w:cs="Times New Roman"/>
                  <w:sz w:val="22"/>
                  <w:rPrChange w:id="2817" w:author="tao huang" w:date="2018-01-10T18:18:00Z">
                    <w:rPr>
                      <w:rFonts w:ascii="Calibri" w:eastAsia="Times New Roman" w:hAnsi="Calibri" w:cs="Calibri"/>
                      <w:color w:val="000000"/>
                      <w:sz w:val="22"/>
                    </w:rPr>
                  </w:rPrChange>
                </w:rPr>
                <w:t>100.43%</w:t>
              </w:r>
            </w:ins>
          </w:p>
        </w:tc>
        <w:tc>
          <w:tcPr>
            <w:tcW w:w="1084" w:type="dxa"/>
            <w:shd w:val="clear" w:color="auto" w:fill="auto"/>
            <w:noWrap/>
            <w:hideMark/>
            <w:tcPrChange w:id="2818" w:author="tao huang" w:date="2018-01-10T18:36:00Z">
              <w:tcPr>
                <w:tcW w:w="968" w:type="dxa"/>
                <w:shd w:val="clear" w:color="auto" w:fill="auto"/>
                <w:noWrap/>
                <w:hideMark/>
              </w:tcPr>
            </w:tcPrChange>
          </w:tcPr>
          <w:p w14:paraId="616FA36A"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819" w:author="tao huang" w:date="2017-12-29T16:09:00Z"/>
                <w:rFonts w:eastAsia="Times New Roman" w:cs="Times New Roman"/>
                <w:sz w:val="22"/>
                <w:rPrChange w:id="2820" w:author="tao huang" w:date="2018-01-10T18:18:00Z">
                  <w:rPr>
                    <w:ins w:id="2821" w:author="tao huang" w:date="2017-12-29T16:09:00Z"/>
                    <w:rFonts w:ascii="Calibri" w:eastAsia="Times New Roman" w:hAnsi="Calibri" w:cs="Calibri"/>
                    <w:color w:val="000000"/>
                    <w:sz w:val="22"/>
                  </w:rPr>
                </w:rPrChange>
              </w:rPr>
              <w:pPrChange w:id="2822"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823" w:author="tao huang" w:date="2017-12-29T16:09:00Z">
              <w:r w:rsidRPr="00620CA4">
                <w:rPr>
                  <w:rFonts w:eastAsia="Times New Roman" w:cs="Times New Roman"/>
                  <w:sz w:val="22"/>
                  <w:rPrChange w:id="2824" w:author="tao huang" w:date="2018-01-10T18:18:00Z">
                    <w:rPr>
                      <w:rFonts w:ascii="Calibri" w:eastAsia="Times New Roman" w:hAnsi="Calibri" w:cs="Calibri"/>
                      <w:color w:val="000000"/>
                      <w:sz w:val="22"/>
                    </w:rPr>
                  </w:rPrChange>
                </w:rPr>
                <w:t>103.25%</w:t>
              </w:r>
            </w:ins>
          </w:p>
        </w:tc>
        <w:tc>
          <w:tcPr>
            <w:tcW w:w="2073" w:type="dxa"/>
            <w:shd w:val="clear" w:color="auto" w:fill="auto"/>
            <w:noWrap/>
            <w:hideMark/>
            <w:tcPrChange w:id="2825" w:author="tao huang" w:date="2018-01-10T18:36:00Z">
              <w:tcPr>
                <w:tcW w:w="1600" w:type="dxa"/>
                <w:shd w:val="clear" w:color="auto" w:fill="auto"/>
                <w:noWrap/>
                <w:hideMark/>
              </w:tcPr>
            </w:tcPrChange>
          </w:tcPr>
          <w:p w14:paraId="12DCF66C" w14:textId="77777777" w:rsidR="006611E1" w:rsidRPr="00620CA4" w:rsidRDefault="006611E1" w:rsidP="0072213E">
            <w:pPr>
              <w:spacing w:after="0"/>
              <w:cnfStyle w:val="000000000000" w:firstRow="0" w:lastRow="0" w:firstColumn="0" w:lastColumn="0" w:oddVBand="0" w:evenVBand="0" w:oddHBand="0" w:evenHBand="0" w:firstRowFirstColumn="0" w:firstRowLastColumn="0" w:lastRowFirstColumn="0" w:lastRowLastColumn="0"/>
              <w:rPr>
                <w:ins w:id="2826" w:author="tao huang" w:date="2017-12-29T16:09:00Z"/>
                <w:rFonts w:eastAsia="Times New Roman" w:cs="Times New Roman"/>
                <w:sz w:val="22"/>
                <w:rPrChange w:id="2827" w:author="tao huang" w:date="2018-01-10T18:18:00Z">
                  <w:rPr>
                    <w:ins w:id="2828" w:author="tao huang" w:date="2017-12-29T16:09:00Z"/>
                    <w:rFonts w:eastAsia="Times New Roman" w:cs="Times New Roman"/>
                    <w:color w:val="385623"/>
                    <w:sz w:val="20"/>
                    <w:szCs w:val="20"/>
                  </w:rPr>
                </w:rPrChange>
              </w:rPr>
              <w:pPrChange w:id="2829" w:author="tao huang" w:date="2018-01-10T18:36: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2830" w:author="tao huang" w:date="2017-12-29T16:09:00Z">
              <w:r w:rsidRPr="00620CA4">
                <w:rPr>
                  <w:rFonts w:eastAsia="Times New Roman" w:cs="Times New Roman"/>
                  <w:sz w:val="22"/>
                  <w:rPrChange w:id="2831" w:author="tao huang" w:date="2018-01-10T18:18:00Z">
                    <w:rPr>
                      <w:rFonts w:eastAsia="Times New Roman" w:cs="Times New Roman"/>
                      <w:color w:val="385623"/>
                      <w:sz w:val="20"/>
                      <w:szCs w:val="20"/>
                    </w:rPr>
                  </w:rPrChange>
                </w:rPr>
                <w:t>Toilet Tissue</w:t>
              </w:r>
            </w:ins>
          </w:p>
        </w:tc>
        <w:tc>
          <w:tcPr>
            <w:tcW w:w="1276" w:type="dxa"/>
            <w:shd w:val="clear" w:color="auto" w:fill="auto"/>
            <w:noWrap/>
            <w:hideMark/>
            <w:tcPrChange w:id="2832" w:author="tao huang" w:date="2018-01-10T18:36:00Z">
              <w:tcPr>
                <w:tcW w:w="968" w:type="dxa"/>
                <w:shd w:val="clear" w:color="auto" w:fill="auto"/>
                <w:noWrap/>
                <w:hideMark/>
              </w:tcPr>
            </w:tcPrChange>
          </w:tcPr>
          <w:p w14:paraId="41E649B4"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833" w:author="tao huang" w:date="2017-12-29T16:09:00Z"/>
                <w:rFonts w:eastAsia="Times New Roman" w:cs="Times New Roman"/>
                <w:sz w:val="22"/>
                <w:rPrChange w:id="2834" w:author="tao huang" w:date="2018-01-10T18:18:00Z">
                  <w:rPr>
                    <w:ins w:id="2835" w:author="tao huang" w:date="2017-12-29T16:09:00Z"/>
                    <w:rFonts w:ascii="Calibri" w:eastAsia="Times New Roman" w:hAnsi="Calibri" w:cs="Calibri"/>
                    <w:color w:val="9C5700"/>
                    <w:sz w:val="22"/>
                  </w:rPr>
                </w:rPrChange>
              </w:rPr>
              <w:pPrChange w:id="2836"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837" w:author="tao huang" w:date="2017-12-29T16:09:00Z">
              <w:r w:rsidRPr="00620CA4">
                <w:rPr>
                  <w:rFonts w:eastAsia="Times New Roman" w:cs="Times New Roman"/>
                  <w:sz w:val="22"/>
                  <w:rPrChange w:id="2838" w:author="tao huang" w:date="2018-01-10T18:18:00Z">
                    <w:rPr>
                      <w:rFonts w:ascii="Calibri" w:eastAsia="Times New Roman" w:hAnsi="Calibri" w:cs="Calibri"/>
                      <w:color w:val="9C5700"/>
                      <w:sz w:val="22"/>
                    </w:rPr>
                  </w:rPrChange>
                </w:rPr>
                <w:t>99.66%</w:t>
              </w:r>
            </w:ins>
          </w:p>
        </w:tc>
        <w:tc>
          <w:tcPr>
            <w:tcW w:w="1084" w:type="dxa"/>
            <w:shd w:val="clear" w:color="auto" w:fill="auto"/>
            <w:noWrap/>
            <w:hideMark/>
            <w:tcPrChange w:id="2839" w:author="tao huang" w:date="2018-01-10T18:36:00Z">
              <w:tcPr>
                <w:tcW w:w="968" w:type="dxa"/>
                <w:shd w:val="clear" w:color="auto" w:fill="auto"/>
                <w:noWrap/>
                <w:hideMark/>
              </w:tcPr>
            </w:tcPrChange>
          </w:tcPr>
          <w:p w14:paraId="3AA64845"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840" w:author="tao huang" w:date="2017-12-29T16:09:00Z"/>
                <w:rFonts w:eastAsia="Times New Roman" w:cs="Times New Roman"/>
                <w:sz w:val="22"/>
                <w:rPrChange w:id="2841" w:author="tao huang" w:date="2018-01-10T18:18:00Z">
                  <w:rPr>
                    <w:ins w:id="2842" w:author="tao huang" w:date="2017-12-29T16:09:00Z"/>
                    <w:rFonts w:ascii="Calibri" w:eastAsia="Times New Roman" w:hAnsi="Calibri" w:cs="Calibri"/>
                    <w:color w:val="9C5700"/>
                    <w:sz w:val="22"/>
                  </w:rPr>
                </w:rPrChange>
              </w:rPr>
              <w:pPrChange w:id="2843"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844" w:author="tao huang" w:date="2017-12-29T16:09:00Z">
              <w:r w:rsidRPr="00620CA4">
                <w:rPr>
                  <w:rFonts w:eastAsia="Times New Roman" w:cs="Times New Roman"/>
                  <w:sz w:val="22"/>
                  <w:rPrChange w:id="2845" w:author="tao huang" w:date="2018-01-10T18:18:00Z">
                    <w:rPr>
                      <w:rFonts w:ascii="Calibri" w:eastAsia="Times New Roman" w:hAnsi="Calibri" w:cs="Calibri"/>
                      <w:color w:val="9C5700"/>
                      <w:sz w:val="22"/>
                    </w:rPr>
                  </w:rPrChange>
                </w:rPr>
                <w:t>98.62%</w:t>
              </w:r>
            </w:ins>
          </w:p>
        </w:tc>
      </w:tr>
      <w:tr w:rsidR="006611E1" w:rsidRPr="00620CA4" w14:paraId="3DF2ADF6" w14:textId="77777777" w:rsidTr="00CD062C">
        <w:trPr>
          <w:cnfStyle w:val="000000100000" w:firstRow="0" w:lastRow="0" w:firstColumn="0" w:lastColumn="0" w:oddVBand="0" w:evenVBand="0" w:oddHBand="1" w:evenHBand="0" w:firstRowFirstColumn="0" w:firstRowLastColumn="0" w:lastRowFirstColumn="0" w:lastRowLastColumn="0"/>
          <w:trHeight w:val="20"/>
          <w:ins w:id="2846" w:author="tao huang" w:date="2017-12-29T16:09:00Z"/>
          <w:trPrChange w:id="2847"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848" w:author="tao huang" w:date="2018-01-10T18:36:00Z">
              <w:tcPr>
                <w:tcW w:w="2408" w:type="dxa"/>
                <w:shd w:val="clear" w:color="auto" w:fill="auto"/>
                <w:noWrap/>
                <w:hideMark/>
              </w:tcPr>
            </w:tcPrChange>
          </w:tcPr>
          <w:p w14:paraId="6C02477C" w14:textId="77777777" w:rsidR="006611E1" w:rsidRPr="00620CA4" w:rsidRDefault="006611E1" w:rsidP="0072213E">
            <w:pPr>
              <w:spacing w:after="0"/>
              <w:cnfStyle w:val="001000100000" w:firstRow="0" w:lastRow="0" w:firstColumn="1" w:lastColumn="0" w:oddVBand="0" w:evenVBand="0" w:oddHBand="1" w:evenHBand="0" w:firstRowFirstColumn="0" w:firstRowLastColumn="0" w:lastRowFirstColumn="0" w:lastRowLastColumn="0"/>
              <w:rPr>
                <w:ins w:id="2849" w:author="tao huang" w:date="2017-12-29T16:09:00Z"/>
                <w:rFonts w:eastAsia="Times New Roman" w:cs="Times New Roman"/>
                <w:b w:val="0"/>
                <w:sz w:val="22"/>
                <w:rPrChange w:id="2850" w:author="tao huang" w:date="2018-01-10T18:18:00Z">
                  <w:rPr>
                    <w:ins w:id="2851" w:author="tao huang" w:date="2017-12-29T16:09:00Z"/>
                    <w:rFonts w:eastAsia="Times New Roman" w:cs="Times New Roman"/>
                    <w:color w:val="385623"/>
                    <w:sz w:val="20"/>
                    <w:szCs w:val="20"/>
                  </w:rPr>
                </w:rPrChange>
              </w:rPr>
              <w:pPrChange w:id="2852" w:author="tao huang" w:date="2018-01-10T18:36: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2853" w:author="tao huang" w:date="2017-12-29T16:09:00Z">
              <w:r w:rsidRPr="00620CA4">
                <w:rPr>
                  <w:rFonts w:eastAsia="Times New Roman" w:cs="Times New Roman"/>
                  <w:b w:val="0"/>
                  <w:sz w:val="22"/>
                  <w:rPrChange w:id="2854" w:author="tao huang" w:date="2018-01-10T18:18:00Z">
                    <w:rPr>
                      <w:rFonts w:eastAsia="Times New Roman" w:cs="Times New Roman"/>
                      <w:color w:val="385623"/>
                      <w:sz w:val="20"/>
                      <w:szCs w:val="20"/>
                    </w:rPr>
                  </w:rPrChange>
                </w:rPr>
                <w:t>Laundry Detergent</w:t>
              </w:r>
            </w:ins>
          </w:p>
        </w:tc>
        <w:tc>
          <w:tcPr>
            <w:tcW w:w="1276" w:type="dxa"/>
            <w:shd w:val="clear" w:color="auto" w:fill="auto"/>
            <w:noWrap/>
            <w:hideMark/>
            <w:tcPrChange w:id="2855" w:author="tao huang" w:date="2018-01-10T18:36:00Z">
              <w:tcPr>
                <w:tcW w:w="968" w:type="dxa"/>
                <w:shd w:val="clear" w:color="auto" w:fill="auto"/>
                <w:noWrap/>
                <w:hideMark/>
              </w:tcPr>
            </w:tcPrChange>
          </w:tcPr>
          <w:p w14:paraId="2E7D5191"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856" w:author="tao huang" w:date="2017-12-29T16:09:00Z"/>
                <w:rFonts w:eastAsia="Times New Roman" w:cs="Times New Roman"/>
                <w:sz w:val="22"/>
                <w:rPrChange w:id="2857" w:author="tao huang" w:date="2018-01-10T18:18:00Z">
                  <w:rPr>
                    <w:ins w:id="2858" w:author="tao huang" w:date="2017-12-29T16:09:00Z"/>
                    <w:rFonts w:ascii="Calibri" w:eastAsia="Times New Roman" w:hAnsi="Calibri" w:cs="Calibri"/>
                    <w:color w:val="9C5700"/>
                    <w:sz w:val="22"/>
                  </w:rPr>
                </w:rPrChange>
              </w:rPr>
              <w:pPrChange w:id="2859"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860" w:author="tao huang" w:date="2017-12-29T16:09:00Z">
              <w:r w:rsidRPr="00620CA4">
                <w:rPr>
                  <w:rFonts w:eastAsia="Times New Roman" w:cs="Times New Roman"/>
                  <w:sz w:val="22"/>
                  <w:rPrChange w:id="2861" w:author="tao huang" w:date="2018-01-10T18:18:00Z">
                    <w:rPr>
                      <w:rFonts w:ascii="Calibri" w:eastAsia="Times New Roman" w:hAnsi="Calibri" w:cs="Calibri"/>
                      <w:color w:val="9C5700"/>
                      <w:sz w:val="22"/>
                    </w:rPr>
                  </w:rPrChange>
                </w:rPr>
                <w:t>99.54%</w:t>
              </w:r>
            </w:ins>
          </w:p>
        </w:tc>
        <w:tc>
          <w:tcPr>
            <w:tcW w:w="1084" w:type="dxa"/>
            <w:shd w:val="clear" w:color="auto" w:fill="auto"/>
            <w:noWrap/>
            <w:hideMark/>
            <w:tcPrChange w:id="2862" w:author="tao huang" w:date="2018-01-10T18:36:00Z">
              <w:tcPr>
                <w:tcW w:w="968" w:type="dxa"/>
                <w:shd w:val="clear" w:color="auto" w:fill="auto"/>
                <w:noWrap/>
                <w:hideMark/>
              </w:tcPr>
            </w:tcPrChange>
          </w:tcPr>
          <w:p w14:paraId="18AEE259"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863" w:author="tao huang" w:date="2017-12-29T16:09:00Z"/>
                <w:rFonts w:eastAsia="Times New Roman" w:cs="Times New Roman"/>
                <w:sz w:val="22"/>
                <w:rPrChange w:id="2864" w:author="tao huang" w:date="2018-01-10T18:18:00Z">
                  <w:rPr>
                    <w:ins w:id="2865" w:author="tao huang" w:date="2017-12-29T16:09:00Z"/>
                    <w:rFonts w:ascii="Calibri" w:eastAsia="Times New Roman" w:hAnsi="Calibri" w:cs="Calibri"/>
                    <w:color w:val="9C5700"/>
                    <w:sz w:val="22"/>
                  </w:rPr>
                </w:rPrChange>
              </w:rPr>
              <w:pPrChange w:id="2866"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867" w:author="tao huang" w:date="2017-12-29T16:09:00Z">
              <w:r w:rsidRPr="00620CA4">
                <w:rPr>
                  <w:rFonts w:eastAsia="Times New Roman" w:cs="Times New Roman"/>
                  <w:sz w:val="22"/>
                  <w:rPrChange w:id="2868" w:author="tao huang" w:date="2018-01-10T18:18:00Z">
                    <w:rPr>
                      <w:rFonts w:ascii="Calibri" w:eastAsia="Times New Roman" w:hAnsi="Calibri" w:cs="Calibri"/>
                      <w:color w:val="9C5700"/>
                      <w:sz w:val="22"/>
                    </w:rPr>
                  </w:rPrChange>
                </w:rPr>
                <w:t>99.58%</w:t>
              </w:r>
            </w:ins>
          </w:p>
        </w:tc>
        <w:tc>
          <w:tcPr>
            <w:tcW w:w="2073" w:type="dxa"/>
            <w:shd w:val="clear" w:color="auto" w:fill="auto"/>
            <w:noWrap/>
            <w:hideMark/>
            <w:tcPrChange w:id="2869" w:author="tao huang" w:date="2018-01-10T18:36:00Z">
              <w:tcPr>
                <w:tcW w:w="1600" w:type="dxa"/>
                <w:shd w:val="clear" w:color="auto" w:fill="auto"/>
                <w:noWrap/>
                <w:hideMark/>
              </w:tcPr>
            </w:tcPrChange>
          </w:tcPr>
          <w:p w14:paraId="082E2C6E" w14:textId="77777777" w:rsidR="006611E1" w:rsidRPr="00620CA4" w:rsidRDefault="006611E1" w:rsidP="0072213E">
            <w:pPr>
              <w:spacing w:after="0"/>
              <w:cnfStyle w:val="000000100000" w:firstRow="0" w:lastRow="0" w:firstColumn="0" w:lastColumn="0" w:oddVBand="0" w:evenVBand="0" w:oddHBand="1" w:evenHBand="0" w:firstRowFirstColumn="0" w:firstRowLastColumn="0" w:lastRowFirstColumn="0" w:lastRowLastColumn="0"/>
              <w:rPr>
                <w:ins w:id="2870" w:author="tao huang" w:date="2017-12-29T16:09:00Z"/>
                <w:rFonts w:eastAsia="Times New Roman" w:cs="Times New Roman"/>
                <w:sz w:val="22"/>
                <w:rPrChange w:id="2871" w:author="tao huang" w:date="2018-01-10T18:18:00Z">
                  <w:rPr>
                    <w:ins w:id="2872" w:author="tao huang" w:date="2017-12-29T16:09:00Z"/>
                    <w:rFonts w:eastAsia="Times New Roman" w:cs="Times New Roman"/>
                    <w:color w:val="385623"/>
                    <w:sz w:val="20"/>
                    <w:szCs w:val="20"/>
                  </w:rPr>
                </w:rPrChange>
              </w:rPr>
              <w:pPrChange w:id="2873" w:author="tao huang" w:date="2018-01-10T18:36: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2874" w:author="tao huang" w:date="2017-12-29T16:09:00Z">
              <w:r w:rsidRPr="00620CA4">
                <w:rPr>
                  <w:rFonts w:eastAsia="Times New Roman" w:cs="Times New Roman"/>
                  <w:sz w:val="22"/>
                  <w:rPrChange w:id="2875" w:author="tao huang" w:date="2018-01-10T18:18:00Z">
                    <w:rPr>
                      <w:rFonts w:eastAsia="Times New Roman" w:cs="Times New Roman"/>
                      <w:color w:val="385623"/>
                      <w:sz w:val="20"/>
                      <w:szCs w:val="20"/>
                    </w:rPr>
                  </w:rPrChange>
                </w:rPr>
                <w:t>Toothbrush</w:t>
              </w:r>
            </w:ins>
          </w:p>
        </w:tc>
        <w:tc>
          <w:tcPr>
            <w:tcW w:w="1276" w:type="dxa"/>
            <w:shd w:val="clear" w:color="auto" w:fill="auto"/>
            <w:noWrap/>
            <w:hideMark/>
            <w:tcPrChange w:id="2876" w:author="tao huang" w:date="2018-01-10T18:36:00Z">
              <w:tcPr>
                <w:tcW w:w="968" w:type="dxa"/>
                <w:shd w:val="clear" w:color="auto" w:fill="auto"/>
                <w:noWrap/>
                <w:hideMark/>
              </w:tcPr>
            </w:tcPrChange>
          </w:tcPr>
          <w:p w14:paraId="6E6B1EFF"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877" w:author="tao huang" w:date="2017-12-29T16:09:00Z"/>
                <w:rFonts w:eastAsia="Times New Roman" w:cs="Times New Roman"/>
                <w:sz w:val="22"/>
                <w:rPrChange w:id="2878" w:author="tao huang" w:date="2018-01-10T18:18:00Z">
                  <w:rPr>
                    <w:ins w:id="2879" w:author="tao huang" w:date="2017-12-29T16:09:00Z"/>
                    <w:rFonts w:ascii="Calibri" w:eastAsia="Times New Roman" w:hAnsi="Calibri" w:cs="Calibri"/>
                    <w:color w:val="000000"/>
                    <w:sz w:val="22"/>
                  </w:rPr>
                </w:rPrChange>
              </w:rPr>
              <w:pPrChange w:id="2880"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881" w:author="tao huang" w:date="2017-12-29T16:09:00Z">
              <w:r w:rsidRPr="00620CA4">
                <w:rPr>
                  <w:rFonts w:eastAsia="Times New Roman" w:cs="Times New Roman"/>
                  <w:sz w:val="22"/>
                  <w:rPrChange w:id="2882" w:author="tao huang" w:date="2018-01-10T18:18:00Z">
                    <w:rPr>
                      <w:rFonts w:ascii="Calibri" w:eastAsia="Times New Roman" w:hAnsi="Calibri" w:cs="Calibri"/>
                      <w:color w:val="000000"/>
                      <w:sz w:val="22"/>
                    </w:rPr>
                  </w:rPrChange>
                </w:rPr>
                <w:t>100.13%</w:t>
              </w:r>
            </w:ins>
          </w:p>
        </w:tc>
        <w:tc>
          <w:tcPr>
            <w:tcW w:w="1084" w:type="dxa"/>
            <w:shd w:val="clear" w:color="auto" w:fill="auto"/>
            <w:noWrap/>
            <w:hideMark/>
            <w:tcPrChange w:id="2883" w:author="tao huang" w:date="2018-01-10T18:36:00Z">
              <w:tcPr>
                <w:tcW w:w="968" w:type="dxa"/>
                <w:shd w:val="clear" w:color="auto" w:fill="auto"/>
                <w:noWrap/>
                <w:hideMark/>
              </w:tcPr>
            </w:tcPrChange>
          </w:tcPr>
          <w:p w14:paraId="1E910ED4"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884" w:author="tao huang" w:date="2017-12-29T16:09:00Z"/>
                <w:rFonts w:eastAsia="Times New Roman" w:cs="Times New Roman"/>
                <w:sz w:val="22"/>
                <w:rPrChange w:id="2885" w:author="tao huang" w:date="2018-01-10T18:18:00Z">
                  <w:rPr>
                    <w:ins w:id="2886" w:author="tao huang" w:date="2017-12-29T16:09:00Z"/>
                    <w:rFonts w:ascii="Calibri" w:eastAsia="Times New Roman" w:hAnsi="Calibri" w:cs="Calibri"/>
                    <w:color w:val="000000"/>
                    <w:sz w:val="22"/>
                  </w:rPr>
                </w:rPrChange>
              </w:rPr>
              <w:pPrChange w:id="2887"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888" w:author="tao huang" w:date="2017-12-29T16:09:00Z">
              <w:r w:rsidRPr="00620CA4">
                <w:rPr>
                  <w:rFonts w:eastAsia="Times New Roman" w:cs="Times New Roman"/>
                  <w:sz w:val="22"/>
                  <w:rPrChange w:id="2889" w:author="tao huang" w:date="2018-01-10T18:18:00Z">
                    <w:rPr>
                      <w:rFonts w:ascii="Calibri" w:eastAsia="Times New Roman" w:hAnsi="Calibri" w:cs="Calibri"/>
                      <w:color w:val="000000"/>
                      <w:sz w:val="22"/>
                    </w:rPr>
                  </w:rPrChange>
                </w:rPr>
                <w:t>101.27%</w:t>
              </w:r>
            </w:ins>
          </w:p>
        </w:tc>
      </w:tr>
      <w:tr w:rsidR="006611E1" w:rsidRPr="00620CA4" w14:paraId="5B867385" w14:textId="77777777" w:rsidTr="00CD062C">
        <w:trPr>
          <w:trHeight w:val="20"/>
          <w:ins w:id="2890" w:author="tao huang" w:date="2017-12-29T16:09:00Z"/>
          <w:trPrChange w:id="2891"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892" w:author="tao huang" w:date="2018-01-10T18:36:00Z">
              <w:tcPr>
                <w:tcW w:w="2408" w:type="dxa"/>
                <w:shd w:val="clear" w:color="auto" w:fill="auto"/>
                <w:noWrap/>
                <w:hideMark/>
              </w:tcPr>
            </w:tcPrChange>
          </w:tcPr>
          <w:p w14:paraId="22089321" w14:textId="77777777" w:rsidR="006611E1" w:rsidRPr="00620CA4" w:rsidRDefault="006611E1" w:rsidP="0072213E">
            <w:pPr>
              <w:spacing w:after="0"/>
              <w:rPr>
                <w:ins w:id="2893" w:author="tao huang" w:date="2017-12-29T16:09:00Z"/>
                <w:rFonts w:eastAsia="Times New Roman" w:cs="Times New Roman"/>
                <w:b w:val="0"/>
                <w:sz w:val="22"/>
                <w:rPrChange w:id="2894" w:author="tao huang" w:date="2018-01-10T18:18:00Z">
                  <w:rPr>
                    <w:ins w:id="2895" w:author="tao huang" w:date="2017-12-29T16:09:00Z"/>
                    <w:rFonts w:eastAsia="Times New Roman" w:cs="Times New Roman"/>
                    <w:color w:val="385623"/>
                    <w:sz w:val="20"/>
                    <w:szCs w:val="20"/>
                  </w:rPr>
                </w:rPrChange>
              </w:rPr>
              <w:pPrChange w:id="2896" w:author="tao huang" w:date="2018-01-10T18:36:00Z">
                <w:pPr>
                  <w:spacing w:after="0" w:line="240" w:lineRule="auto"/>
                </w:pPr>
              </w:pPrChange>
            </w:pPr>
            <w:ins w:id="2897" w:author="tao huang" w:date="2017-12-29T16:09:00Z">
              <w:r w:rsidRPr="00620CA4">
                <w:rPr>
                  <w:rFonts w:eastAsia="Times New Roman" w:cs="Times New Roman"/>
                  <w:b w:val="0"/>
                  <w:sz w:val="22"/>
                  <w:rPrChange w:id="2898" w:author="tao huang" w:date="2018-01-10T18:18:00Z">
                    <w:rPr>
                      <w:rFonts w:eastAsia="Times New Roman" w:cs="Times New Roman"/>
                      <w:color w:val="385623"/>
                      <w:sz w:val="20"/>
                      <w:szCs w:val="20"/>
                    </w:rPr>
                  </w:rPrChange>
                </w:rPr>
                <w:t>Margarine/Butter</w:t>
              </w:r>
            </w:ins>
          </w:p>
        </w:tc>
        <w:tc>
          <w:tcPr>
            <w:tcW w:w="1276" w:type="dxa"/>
            <w:shd w:val="clear" w:color="auto" w:fill="auto"/>
            <w:noWrap/>
            <w:hideMark/>
            <w:tcPrChange w:id="2899" w:author="tao huang" w:date="2018-01-10T18:36:00Z">
              <w:tcPr>
                <w:tcW w:w="968" w:type="dxa"/>
                <w:shd w:val="clear" w:color="auto" w:fill="auto"/>
                <w:noWrap/>
                <w:hideMark/>
              </w:tcPr>
            </w:tcPrChange>
          </w:tcPr>
          <w:p w14:paraId="3E012DE2"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900" w:author="tao huang" w:date="2017-12-29T16:09:00Z"/>
                <w:rFonts w:eastAsia="Times New Roman" w:cs="Times New Roman"/>
                <w:sz w:val="22"/>
                <w:rPrChange w:id="2901" w:author="tao huang" w:date="2018-01-10T18:18:00Z">
                  <w:rPr>
                    <w:ins w:id="2902" w:author="tao huang" w:date="2017-12-29T16:09:00Z"/>
                    <w:rFonts w:ascii="Calibri" w:eastAsia="Times New Roman" w:hAnsi="Calibri" w:cs="Calibri"/>
                    <w:color w:val="000000"/>
                    <w:sz w:val="22"/>
                  </w:rPr>
                </w:rPrChange>
              </w:rPr>
              <w:pPrChange w:id="2903"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904" w:author="tao huang" w:date="2017-12-29T16:09:00Z">
              <w:r w:rsidRPr="00620CA4">
                <w:rPr>
                  <w:rFonts w:eastAsia="Times New Roman" w:cs="Times New Roman"/>
                  <w:sz w:val="22"/>
                  <w:rPrChange w:id="2905" w:author="tao huang" w:date="2018-01-10T18:18:00Z">
                    <w:rPr>
                      <w:rFonts w:ascii="Calibri" w:eastAsia="Times New Roman" w:hAnsi="Calibri" w:cs="Calibri"/>
                      <w:color w:val="000000"/>
                      <w:sz w:val="22"/>
                    </w:rPr>
                  </w:rPrChange>
                </w:rPr>
                <w:t>100.42%</w:t>
              </w:r>
            </w:ins>
          </w:p>
        </w:tc>
        <w:tc>
          <w:tcPr>
            <w:tcW w:w="1084" w:type="dxa"/>
            <w:shd w:val="clear" w:color="auto" w:fill="auto"/>
            <w:noWrap/>
            <w:hideMark/>
            <w:tcPrChange w:id="2906" w:author="tao huang" w:date="2018-01-10T18:36:00Z">
              <w:tcPr>
                <w:tcW w:w="968" w:type="dxa"/>
                <w:shd w:val="clear" w:color="auto" w:fill="auto"/>
                <w:noWrap/>
                <w:hideMark/>
              </w:tcPr>
            </w:tcPrChange>
          </w:tcPr>
          <w:p w14:paraId="4E4A0939"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907" w:author="tao huang" w:date="2017-12-29T16:09:00Z"/>
                <w:rFonts w:eastAsia="Times New Roman" w:cs="Times New Roman"/>
                <w:sz w:val="22"/>
                <w:rPrChange w:id="2908" w:author="tao huang" w:date="2018-01-10T18:18:00Z">
                  <w:rPr>
                    <w:ins w:id="2909" w:author="tao huang" w:date="2017-12-29T16:09:00Z"/>
                    <w:rFonts w:ascii="Calibri" w:eastAsia="Times New Roman" w:hAnsi="Calibri" w:cs="Calibri"/>
                    <w:color w:val="000000"/>
                    <w:sz w:val="22"/>
                  </w:rPr>
                </w:rPrChange>
              </w:rPr>
              <w:pPrChange w:id="2910"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911" w:author="tao huang" w:date="2017-12-29T16:09:00Z">
              <w:r w:rsidRPr="00620CA4">
                <w:rPr>
                  <w:rFonts w:eastAsia="Times New Roman" w:cs="Times New Roman"/>
                  <w:sz w:val="22"/>
                  <w:rPrChange w:id="2912" w:author="tao huang" w:date="2018-01-10T18:18:00Z">
                    <w:rPr>
                      <w:rFonts w:ascii="Calibri" w:eastAsia="Times New Roman" w:hAnsi="Calibri" w:cs="Calibri"/>
                      <w:color w:val="000000"/>
                      <w:sz w:val="22"/>
                    </w:rPr>
                  </w:rPrChange>
                </w:rPr>
                <w:t>100.71%</w:t>
              </w:r>
            </w:ins>
          </w:p>
        </w:tc>
        <w:tc>
          <w:tcPr>
            <w:tcW w:w="2073" w:type="dxa"/>
            <w:shd w:val="clear" w:color="auto" w:fill="auto"/>
            <w:noWrap/>
            <w:hideMark/>
            <w:tcPrChange w:id="2913" w:author="tao huang" w:date="2018-01-10T18:36:00Z">
              <w:tcPr>
                <w:tcW w:w="1600" w:type="dxa"/>
                <w:shd w:val="clear" w:color="auto" w:fill="auto"/>
                <w:noWrap/>
                <w:hideMark/>
              </w:tcPr>
            </w:tcPrChange>
          </w:tcPr>
          <w:p w14:paraId="0950AC8C" w14:textId="77777777" w:rsidR="006611E1" w:rsidRPr="00620CA4" w:rsidRDefault="006611E1" w:rsidP="0072213E">
            <w:pPr>
              <w:spacing w:after="0"/>
              <w:cnfStyle w:val="000000000000" w:firstRow="0" w:lastRow="0" w:firstColumn="0" w:lastColumn="0" w:oddVBand="0" w:evenVBand="0" w:oddHBand="0" w:evenHBand="0" w:firstRowFirstColumn="0" w:firstRowLastColumn="0" w:lastRowFirstColumn="0" w:lastRowLastColumn="0"/>
              <w:rPr>
                <w:ins w:id="2914" w:author="tao huang" w:date="2017-12-29T16:09:00Z"/>
                <w:rFonts w:eastAsia="Times New Roman" w:cs="Times New Roman"/>
                <w:sz w:val="22"/>
                <w:rPrChange w:id="2915" w:author="tao huang" w:date="2018-01-10T18:18:00Z">
                  <w:rPr>
                    <w:ins w:id="2916" w:author="tao huang" w:date="2017-12-29T16:09:00Z"/>
                    <w:rFonts w:eastAsia="Times New Roman" w:cs="Times New Roman"/>
                    <w:color w:val="385623"/>
                    <w:sz w:val="20"/>
                    <w:szCs w:val="20"/>
                  </w:rPr>
                </w:rPrChange>
              </w:rPr>
              <w:pPrChange w:id="2917" w:author="tao huang" w:date="2018-01-10T18:36:00Z">
                <w:pPr>
                  <w:spacing w:after="0" w:line="240" w:lineRule="auto"/>
                  <w:cnfStyle w:val="000000000000" w:firstRow="0" w:lastRow="0" w:firstColumn="0" w:lastColumn="0" w:oddVBand="0" w:evenVBand="0" w:oddHBand="0" w:evenHBand="0" w:firstRowFirstColumn="0" w:firstRowLastColumn="0" w:lastRowFirstColumn="0" w:lastRowLastColumn="0"/>
                </w:pPr>
              </w:pPrChange>
            </w:pPr>
            <w:ins w:id="2918" w:author="tao huang" w:date="2017-12-29T16:09:00Z">
              <w:r w:rsidRPr="00620CA4">
                <w:rPr>
                  <w:rFonts w:eastAsia="Times New Roman" w:cs="Times New Roman"/>
                  <w:sz w:val="22"/>
                  <w:rPrChange w:id="2919" w:author="tao huang" w:date="2018-01-10T18:18:00Z">
                    <w:rPr>
                      <w:rFonts w:eastAsia="Times New Roman" w:cs="Times New Roman"/>
                      <w:color w:val="385623"/>
                      <w:sz w:val="20"/>
                      <w:szCs w:val="20"/>
                    </w:rPr>
                  </w:rPrChange>
                </w:rPr>
                <w:t>Toothpaste</w:t>
              </w:r>
            </w:ins>
          </w:p>
        </w:tc>
        <w:tc>
          <w:tcPr>
            <w:tcW w:w="1276" w:type="dxa"/>
            <w:shd w:val="clear" w:color="auto" w:fill="auto"/>
            <w:noWrap/>
            <w:hideMark/>
            <w:tcPrChange w:id="2920" w:author="tao huang" w:date="2018-01-10T18:36:00Z">
              <w:tcPr>
                <w:tcW w:w="968" w:type="dxa"/>
                <w:shd w:val="clear" w:color="auto" w:fill="auto"/>
                <w:noWrap/>
                <w:hideMark/>
              </w:tcPr>
            </w:tcPrChange>
          </w:tcPr>
          <w:p w14:paraId="76F82C5B"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921" w:author="tao huang" w:date="2017-12-29T16:09:00Z"/>
                <w:rFonts w:eastAsia="Times New Roman" w:cs="Times New Roman"/>
                <w:sz w:val="22"/>
                <w:rPrChange w:id="2922" w:author="tao huang" w:date="2018-01-10T18:18:00Z">
                  <w:rPr>
                    <w:ins w:id="2923" w:author="tao huang" w:date="2017-12-29T16:09:00Z"/>
                    <w:rFonts w:ascii="Calibri" w:eastAsia="Times New Roman" w:hAnsi="Calibri" w:cs="Calibri"/>
                    <w:color w:val="9C5700"/>
                    <w:sz w:val="22"/>
                  </w:rPr>
                </w:rPrChange>
              </w:rPr>
              <w:pPrChange w:id="2924"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925" w:author="tao huang" w:date="2017-12-29T16:09:00Z">
              <w:r w:rsidRPr="00620CA4">
                <w:rPr>
                  <w:rFonts w:eastAsia="Times New Roman" w:cs="Times New Roman"/>
                  <w:sz w:val="22"/>
                  <w:rPrChange w:id="2926" w:author="tao huang" w:date="2018-01-10T18:18:00Z">
                    <w:rPr>
                      <w:rFonts w:ascii="Calibri" w:eastAsia="Times New Roman" w:hAnsi="Calibri" w:cs="Calibri"/>
                      <w:color w:val="9C5700"/>
                      <w:sz w:val="22"/>
                    </w:rPr>
                  </w:rPrChange>
                </w:rPr>
                <w:t>98.27%</w:t>
              </w:r>
            </w:ins>
          </w:p>
        </w:tc>
        <w:tc>
          <w:tcPr>
            <w:tcW w:w="1084" w:type="dxa"/>
            <w:shd w:val="clear" w:color="auto" w:fill="auto"/>
            <w:noWrap/>
            <w:hideMark/>
            <w:tcPrChange w:id="2927" w:author="tao huang" w:date="2018-01-10T18:36:00Z">
              <w:tcPr>
                <w:tcW w:w="968" w:type="dxa"/>
                <w:shd w:val="clear" w:color="auto" w:fill="auto"/>
                <w:noWrap/>
                <w:hideMark/>
              </w:tcPr>
            </w:tcPrChange>
          </w:tcPr>
          <w:p w14:paraId="29CA936D" w14:textId="77777777" w:rsidR="006611E1" w:rsidRPr="00620CA4" w:rsidRDefault="006611E1" w:rsidP="0072213E">
            <w:pPr>
              <w:spacing w:after="0"/>
              <w:jc w:val="right"/>
              <w:cnfStyle w:val="000000000000" w:firstRow="0" w:lastRow="0" w:firstColumn="0" w:lastColumn="0" w:oddVBand="0" w:evenVBand="0" w:oddHBand="0" w:evenHBand="0" w:firstRowFirstColumn="0" w:firstRowLastColumn="0" w:lastRowFirstColumn="0" w:lastRowLastColumn="0"/>
              <w:rPr>
                <w:ins w:id="2928" w:author="tao huang" w:date="2017-12-29T16:09:00Z"/>
                <w:rFonts w:eastAsia="Times New Roman" w:cs="Times New Roman"/>
                <w:sz w:val="22"/>
                <w:rPrChange w:id="2929" w:author="tao huang" w:date="2018-01-10T18:18:00Z">
                  <w:rPr>
                    <w:ins w:id="2930" w:author="tao huang" w:date="2017-12-29T16:09:00Z"/>
                    <w:rFonts w:ascii="Calibri" w:eastAsia="Times New Roman" w:hAnsi="Calibri" w:cs="Calibri"/>
                    <w:color w:val="000000"/>
                    <w:sz w:val="22"/>
                  </w:rPr>
                </w:rPrChange>
              </w:rPr>
              <w:pPrChange w:id="2931" w:author="tao huang" w:date="2018-01-10T18:36: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2932" w:author="tao huang" w:date="2017-12-29T16:09:00Z">
              <w:r w:rsidRPr="00620CA4">
                <w:rPr>
                  <w:rFonts w:eastAsia="Times New Roman" w:cs="Times New Roman"/>
                  <w:sz w:val="22"/>
                  <w:rPrChange w:id="2933" w:author="tao huang" w:date="2018-01-10T18:18:00Z">
                    <w:rPr>
                      <w:rFonts w:ascii="Calibri" w:eastAsia="Times New Roman" w:hAnsi="Calibri" w:cs="Calibri"/>
                      <w:color w:val="000000"/>
                      <w:sz w:val="22"/>
                    </w:rPr>
                  </w:rPrChange>
                </w:rPr>
                <w:t>100.25%</w:t>
              </w:r>
            </w:ins>
          </w:p>
        </w:tc>
      </w:tr>
      <w:tr w:rsidR="006611E1" w:rsidRPr="00620CA4" w14:paraId="6D53A698" w14:textId="77777777" w:rsidTr="00CD062C">
        <w:trPr>
          <w:cnfStyle w:val="000000100000" w:firstRow="0" w:lastRow="0" w:firstColumn="0" w:lastColumn="0" w:oddVBand="0" w:evenVBand="0" w:oddHBand="1" w:evenHBand="0" w:firstRowFirstColumn="0" w:firstRowLastColumn="0" w:lastRowFirstColumn="0" w:lastRowLastColumn="0"/>
          <w:trHeight w:val="20"/>
          <w:ins w:id="2934" w:author="tao huang" w:date="2017-12-29T16:09:00Z"/>
          <w:trPrChange w:id="2935" w:author="tao huang" w:date="2018-01-10T18:36:00Z">
            <w:trPr>
              <w:trHeight w:val="20"/>
            </w:trPr>
          </w:trPrChange>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noWrap/>
            <w:hideMark/>
            <w:tcPrChange w:id="2936" w:author="tao huang" w:date="2018-01-10T18:36:00Z">
              <w:tcPr>
                <w:tcW w:w="2408" w:type="dxa"/>
                <w:shd w:val="clear" w:color="auto" w:fill="auto"/>
                <w:noWrap/>
                <w:hideMark/>
              </w:tcPr>
            </w:tcPrChange>
          </w:tcPr>
          <w:p w14:paraId="500A94A0" w14:textId="77777777" w:rsidR="006611E1" w:rsidRPr="00620CA4" w:rsidRDefault="006611E1" w:rsidP="0072213E">
            <w:pPr>
              <w:spacing w:after="0"/>
              <w:cnfStyle w:val="001000100000" w:firstRow="0" w:lastRow="0" w:firstColumn="1" w:lastColumn="0" w:oddVBand="0" w:evenVBand="0" w:oddHBand="1" w:evenHBand="0" w:firstRowFirstColumn="0" w:firstRowLastColumn="0" w:lastRowFirstColumn="0" w:lastRowLastColumn="0"/>
              <w:rPr>
                <w:ins w:id="2937" w:author="tao huang" w:date="2017-12-29T16:09:00Z"/>
                <w:rFonts w:eastAsia="Times New Roman" w:cs="Times New Roman"/>
                <w:b w:val="0"/>
                <w:sz w:val="22"/>
                <w:rPrChange w:id="2938" w:author="tao huang" w:date="2018-01-10T18:18:00Z">
                  <w:rPr>
                    <w:ins w:id="2939" w:author="tao huang" w:date="2017-12-29T16:09:00Z"/>
                    <w:rFonts w:eastAsia="Times New Roman" w:cs="Times New Roman"/>
                    <w:color w:val="385623"/>
                    <w:sz w:val="20"/>
                    <w:szCs w:val="20"/>
                  </w:rPr>
                </w:rPrChange>
              </w:rPr>
              <w:pPrChange w:id="2940" w:author="tao huang" w:date="2018-01-10T18:36: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2941" w:author="tao huang" w:date="2017-12-29T16:09:00Z">
              <w:r w:rsidRPr="00620CA4">
                <w:rPr>
                  <w:rFonts w:eastAsia="Times New Roman" w:cs="Times New Roman"/>
                  <w:b w:val="0"/>
                  <w:sz w:val="22"/>
                  <w:rPrChange w:id="2942" w:author="tao huang" w:date="2018-01-10T18:18:00Z">
                    <w:rPr>
                      <w:rFonts w:eastAsia="Times New Roman" w:cs="Times New Roman"/>
                      <w:color w:val="385623"/>
                      <w:sz w:val="20"/>
                      <w:szCs w:val="20"/>
                    </w:rPr>
                  </w:rPrChange>
                </w:rPr>
                <w:t>Mayonnaise</w:t>
              </w:r>
            </w:ins>
          </w:p>
        </w:tc>
        <w:tc>
          <w:tcPr>
            <w:tcW w:w="1276" w:type="dxa"/>
            <w:shd w:val="clear" w:color="auto" w:fill="auto"/>
            <w:noWrap/>
            <w:hideMark/>
            <w:tcPrChange w:id="2943" w:author="tao huang" w:date="2018-01-10T18:36:00Z">
              <w:tcPr>
                <w:tcW w:w="968" w:type="dxa"/>
                <w:shd w:val="clear" w:color="auto" w:fill="auto"/>
                <w:noWrap/>
                <w:hideMark/>
              </w:tcPr>
            </w:tcPrChange>
          </w:tcPr>
          <w:p w14:paraId="40F499C3"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944" w:author="tao huang" w:date="2017-12-29T16:09:00Z"/>
                <w:rFonts w:eastAsia="Times New Roman" w:cs="Times New Roman"/>
                <w:sz w:val="22"/>
                <w:rPrChange w:id="2945" w:author="tao huang" w:date="2018-01-10T18:18:00Z">
                  <w:rPr>
                    <w:ins w:id="2946" w:author="tao huang" w:date="2017-12-29T16:09:00Z"/>
                    <w:rFonts w:ascii="Calibri" w:eastAsia="Times New Roman" w:hAnsi="Calibri" w:cs="Calibri"/>
                    <w:color w:val="9C5700"/>
                    <w:sz w:val="22"/>
                  </w:rPr>
                </w:rPrChange>
              </w:rPr>
              <w:pPrChange w:id="2947"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948" w:author="tao huang" w:date="2017-12-29T16:09:00Z">
              <w:r w:rsidRPr="00620CA4">
                <w:rPr>
                  <w:rFonts w:eastAsia="Times New Roman" w:cs="Times New Roman"/>
                  <w:sz w:val="22"/>
                  <w:rPrChange w:id="2949" w:author="tao huang" w:date="2018-01-10T18:18:00Z">
                    <w:rPr>
                      <w:rFonts w:ascii="Calibri" w:eastAsia="Times New Roman" w:hAnsi="Calibri" w:cs="Calibri"/>
                      <w:color w:val="9C5700"/>
                      <w:sz w:val="22"/>
                    </w:rPr>
                  </w:rPrChange>
                </w:rPr>
                <w:t>99.96%</w:t>
              </w:r>
            </w:ins>
          </w:p>
        </w:tc>
        <w:tc>
          <w:tcPr>
            <w:tcW w:w="1084" w:type="dxa"/>
            <w:shd w:val="clear" w:color="auto" w:fill="auto"/>
            <w:noWrap/>
            <w:hideMark/>
            <w:tcPrChange w:id="2950" w:author="tao huang" w:date="2018-01-10T18:36:00Z">
              <w:tcPr>
                <w:tcW w:w="968" w:type="dxa"/>
                <w:shd w:val="clear" w:color="auto" w:fill="auto"/>
                <w:noWrap/>
                <w:hideMark/>
              </w:tcPr>
            </w:tcPrChange>
          </w:tcPr>
          <w:p w14:paraId="02BBAD4D"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951" w:author="tao huang" w:date="2017-12-29T16:09:00Z"/>
                <w:rFonts w:eastAsia="Times New Roman" w:cs="Times New Roman"/>
                <w:sz w:val="22"/>
                <w:rPrChange w:id="2952" w:author="tao huang" w:date="2018-01-10T18:18:00Z">
                  <w:rPr>
                    <w:ins w:id="2953" w:author="tao huang" w:date="2017-12-29T16:09:00Z"/>
                    <w:rFonts w:ascii="Calibri" w:eastAsia="Times New Roman" w:hAnsi="Calibri" w:cs="Calibri"/>
                    <w:color w:val="9C5700"/>
                    <w:sz w:val="22"/>
                  </w:rPr>
                </w:rPrChange>
              </w:rPr>
              <w:pPrChange w:id="2954"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955" w:author="tao huang" w:date="2017-12-29T16:09:00Z">
              <w:r w:rsidRPr="00620CA4">
                <w:rPr>
                  <w:rFonts w:eastAsia="Times New Roman" w:cs="Times New Roman"/>
                  <w:sz w:val="22"/>
                  <w:rPrChange w:id="2956" w:author="tao huang" w:date="2018-01-10T18:18:00Z">
                    <w:rPr>
                      <w:rFonts w:ascii="Calibri" w:eastAsia="Times New Roman" w:hAnsi="Calibri" w:cs="Calibri"/>
                      <w:color w:val="9C5700"/>
                      <w:sz w:val="22"/>
                    </w:rPr>
                  </w:rPrChange>
                </w:rPr>
                <w:t>99.58%</w:t>
              </w:r>
            </w:ins>
          </w:p>
        </w:tc>
        <w:tc>
          <w:tcPr>
            <w:tcW w:w="2073" w:type="dxa"/>
            <w:shd w:val="clear" w:color="auto" w:fill="auto"/>
            <w:noWrap/>
            <w:hideMark/>
            <w:tcPrChange w:id="2957" w:author="tao huang" w:date="2018-01-10T18:36:00Z">
              <w:tcPr>
                <w:tcW w:w="1600" w:type="dxa"/>
                <w:shd w:val="clear" w:color="auto" w:fill="auto"/>
                <w:noWrap/>
                <w:hideMark/>
              </w:tcPr>
            </w:tcPrChange>
          </w:tcPr>
          <w:p w14:paraId="74F4262E" w14:textId="77777777" w:rsidR="006611E1" w:rsidRPr="00620CA4" w:rsidRDefault="006611E1" w:rsidP="0072213E">
            <w:pPr>
              <w:spacing w:after="0"/>
              <w:cnfStyle w:val="000000100000" w:firstRow="0" w:lastRow="0" w:firstColumn="0" w:lastColumn="0" w:oddVBand="0" w:evenVBand="0" w:oddHBand="1" w:evenHBand="0" w:firstRowFirstColumn="0" w:firstRowLastColumn="0" w:lastRowFirstColumn="0" w:lastRowLastColumn="0"/>
              <w:rPr>
                <w:ins w:id="2958" w:author="tao huang" w:date="2017-12-29T16:09:00Z"/>
                <w:rFonts w:eastAsia="Times New Roman" w:cs="Times New Roman"/>
                <w:sz w:val="22"/>
                <w:rPrChange w:id="2959" w:author="tao huang" w:date="2018-01-10T18:18:00Z">
                  <w:rPr>
                    <w:ins w:id="2960" w:author="tao huang" w:date="2017-12-29T16:09:00Z"/>
                    <w:rFonts w:eastAsia="Times New Roman" w:cs="Times New Roman"/>
                    <w:color w:val="385623"/>
                    <w:sz w:val="20"/>
                    <w:szCs w:val="20"/>
                  </w:rPr>
                </w:rPrChange>
              </w:rPr>
              <w:pPrChange w:id="2961" w:author="tao huang" w:date="2018-01-10T18:36:00Z">
                <w:pPr>
                  <w:spacing w:after="0" w:line="240" w:lineRule="auto"/>
                  <w:cnfStyle w:val="000000100000" w:firstRow="0" w:lastRow="0" w:firstColumn="0" w:lastColumn="0" w:oddVBand="0" w:evenVBand="0" w:oddHBand="1" w:evenHBand="0" w:firstRowFirstColumn="0" w:firstRowLastColumn="0" w:lastRowFirstColumn="0" w:lastRowLastColumn="0"/>
                </w:pPr>
              </w:pPrChange>
            </w:pPr>
            <w:ins w:id="2962" w:author="tao huang" w:date="2017-12-29T16:09:00Z">
              <w:r w:rsidRPr="00620CA4">
                <w:rPr>
                  <w:rFonts w:eastAsia="Times New Roman" w:cs="Times New Roman"/>
                  <w:sz w:val="22"/>
                  <w:rPrChange w:id="2963" w:author="tao huang" w:date="2018-01-10T18:18:00Z">
                    <w:rPr>
                      <w:rFonts w:eastAsia="Times New Roman" w:cs="Times New Roman"/>
                      <w:color w:val="385623"/>
                      <w:sz w:val="20"/>
                      <w:szCs w:val="20"/>
                    </w:rPr>
                  </w:rPrChange>
                </w:rPr>
                <w:t>Yogurt</w:t>
              </w:r>
            </w:ins>
          </w:p>
        </w:tc>
        <w:tc>
          <w:tcPr>
            <w:tcW w:w="1276" w:type="dxa"/>
            <w:shd w:val="clear" w:color="auto" w:fill="auto"/>
            <w:noWrap/>
            <w:hideMark/>
            <w:tcPrChange w:id="2964" w:author="tao huang" w:date="2018-01-10T18:36:00Z">
              <w:tcPr>
                <w:tcW w:w="968" w:type="dxa"/>
                <w:shd w:val="clear" w:color="auto" w:fill="auto"/>
                <w:noWrap/>
                <w:hideMark/>
              </w:tcPr>
            </w:tcPrChange>
          </w:tcPr>
          <w:p w14:paraId="5569B04B"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965" w:author="tao huang" w:date="2017-12-29T16:09:00Z"/>
                <w:rFonts w:eastAsia="Times New Roman" w:cs="Times New Roman"/>
                <w:sz w:val="22"/>
                <w:rPrChange w:id="2966" w:author="tao huang" w:date="2018-01-10T18:18:00Z">
                  <w:rPr>
                    <w:ins w:id="2967" w:author="tao huang" w:date="2017-12-29T16:09:00Z"/>
                    <w:rFonts w:ascii="Calibri" w:eastAsia="Times New Roman" w:hAnsi="Calibri" w:cs="Calibri"/>
                    <w:color w:val="9C5700"/>
                    <w:sz w:val="22"/>
                  </w:rPr>
                </w:rPrChange>
              </w:rPr>
              <w:pPrChange w:id="2968"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969" w:author="tao huang" w:date="2017-12-29T16:09:00Z">
              <w:r w:rsidRPr="00620CA4">
                <w:rPr>
                  <w:rFonts w:eastAsia="Times New Roman" w:cs="Times New Roman"/>
                  <w:sz w:val="22"/>
                  <w:rPrChange w:id="2970" w:author="tao huang" w:date="2018-01-10T18:18:00Z">
                    <w:rPr>
                      <w:rFonts w:ascii="Calibri" w:eastAsia="Times New Roman" w:hAnsi="Calibri" w:cs="Calibri"/>
                      <w:color w:val="9C5700"/>
                      <w:sz w:val="22"/>
                    </w:rPr>
                  </w:rPrChange>
                </w:rPr>
                <w:t>98.25%</w:t>
              </w:r>
            </w:ins>
          </w:p>
        </w:tc>
        <w:tc>
          <w:tcPr>
            <w:tcW w:w="1084" w:type="dxa"/>
            <w:shd w:val="clear" w:color="auto" w:fill="auto"/>
            <w:noWrap/>
            <w:hideMark/>
            <w:tcPrChange w:id="2971" w:author="tao huang" w:date="2018-01-10T18:36:00Z">
              <w:tcPr>
                <w:tcW w:w="968" w:type="dxa"/>
                <w:shd w:val="clear" w:color="auto" w:fill="auto"/>
                <w:noWrap/>
                <w:hideMark/>
              </w:tcPr>
            </w:tcPrChange>
          </w:tcPr>
          <w:p w14:paraId="529D0848" w14:textId="77777777" w:rsidR="006611E1" w:rsidRPr="00620CA4" w:rsidRDefault="006611E1" w:rsidP="0072213E">
            <w:pPr>
              <w:spacing w:after="0"/>
              <w:jc w:val="right"/>
              <w:cnfStyle w:val="000000100000" w:firstRow="0" w:lastRow="0" w:firstColumn="0" w:lastColumn="0" w:oddVBand="0" w:evenVBand="0" w:oddHBand="1" w:evenHBand="0" w:firstRowFirstColumn="0" w:firstRowLastColumn="0" w:lastRowFirstColumn="0" w:lastRowLastColumn="0"/>
              <w:rPr>
                <w:ins w:id="2972" w:author="tao huang" w:date="2017-12-29T16:09:00Z"/>
                <w:rFonts w:eastAsia="Times New Roman" w:cs="Times New Roman"/>
                <w:sz w:val="22"/>
                <w:rPrChange w:id="2973" w:author="tao huang" w:date="2018-01-10T18:18:00Z">
                  <w:rPr>
                    <w:ins w:id="2974" w:author="tao huang" w:date="2017-12-29T16:09:00Z"/>
                    <w:rFonts w:ascii="Calibri" w:eastAsia="Times New Roman" w:hAnsi="Calibri" w:cs="Calibri"/>
                    <w:color w:val="9C5700"/>
                    <w:sz w:val="22"/>
                  </w:rPr>
                </w:rPrChange>
              </w:rPr>
              <w:pPrChange w:id="2975" w:author="tao huang" w:date="2018-01-10T18:36: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2976" w:author="tao huang" w:date="2017-12-29T16:09:00Z">
              <w:r w:rsidRPr="00620CA4">
                <w:rPr>
                  <w:rFonts w:eastAsia="Times New Roman" w:cs="Times New Roman"/>
                  <w:sz w:val="22"/>
                  <w:rPrChange w:id="2977" w:author="tao huang" w:date="2018-01-10T18:18:00Z">
                    <w:rPr>
                      <w:rFonts w:ascii="Calibri" w:eastAsia="Times New Roman" w:hAnsi="Calibri" w:cs="Calibri"/>
                      <w:color w:val="9C5700"/>
                      <w:sz w:val="22"/>
                    </w:rPr>
                  </w:rPrChange>
                </w:rPr>
                <w:t>95.52%</w:t>
              </w:r>
            </w:ins>
          </w:p>
        </w:tc>
      </w:tr>
    </w:tbl>
    <w:p w14:paraId="6D129D94" w14:textId="77777777" w:rsidR="00B408FE" w:rsidRPr="000B121E" w:rsidRDefault="00B408FE" w:rsidP="000B121E">
      <w:pPr>
        <w:pStyle w:val="ListParagraph"/>
        <w:shd w:val="clear" w:color="auto" w:fill="FFFFFF" w:themeFill="background1"/>
        <w:spacing w:after="0" w:line="360" w:lineRule="auto"/>
        <w:ind w:left="0"/>
        <w:rPr>
          <w:rFonts w:cs="Times New Roman"/>
          <w:color w:val="000000" w:themeColor="text1"/>
          <w:szCs w:val="24"/>
        </w:rPr>
        <w:sectPr w:rsidR="00B408FE" w:rsidRPr="000B121E" w:rsidSect="006611E1">
          <w:pgSz w:w="11906" w:h="16838" w:orient="portrait"/>
          <w:pgMar w:top="1440" w:right="1440" w:bottom="1440" w:left="1440" w:header="708" w:footer="708" w:gutter="0"/>
          <w:cols w:space="708"/>
          <w:docGrid w:linePitch="360"/>
          <w:sectPrChange w:id="2978" w:author="tao huang" w:date="2017-12-29T16:08:00Z">
            <w:sectPr w:rsidR="00B408FE" w:rsidRPr="000B121E" w:rsidSect="006611E1">
              <w:pgSz w:w="16838" w:h="11906" w:orient="landscape"/>
              <w:pgMar w:top="1440" w:right="1440" w:bottom="1440" w:left="1440" w:header="708" w:footer="708" w:gutter="0"/>
            </w:sectPr>
          </w:sectPrChange>
        </w:sectPr>
      </w:pPr>
    </w:p>
    <w:p w14:paraId="07952979" w14:textId="1302AB66" w:rsidR="004617F2" w:rsidRPr="000B121E" w:rsidRDefault="004617F2" w:rsidP="000B121E">
      <w:pPr>
        <w:shd w:val="clear" w:color="auto" w:fill="FFFFFF" w:themeFill="background1"/>
        <w:spacing w:line="360" w:lineRule="auto"/>
        <w:rPr>
          <w:rFonts w:ascii="Arial" w:hAnsi="Arial" w:cs="Arial"/>
          <w:noProof/>
          <w:color w:val="000000" w:themeColor="text1"/>
          <w:szCs w:val="24"/>
        </w:rPr>
      </w:pPr>
      <w:r w:rsidRPr="000B121E">
        <w:rPr>
          <w:rFonts w:cs="Times New Roman"/>
          <w:noProof/>
          <w:color w:val="000000" w:themeColor="text1"/>
          <w:szCs w:val="24"/>
        </w:rPr>
        <w:lastRenderedPageBreak/>
        <w:t>Figure 3.</w:t>
      </w:r>
      <w:r w:rsidRPr="000B121E">
        <w:rPr>
          <w:rFonts w:cs="Times New Roman"/>
          <w:noProof/>
          <w:color w:val="000000" w:themeColor="text1"/>
          <w:szCs w:val="24"/>
        </w:rPr>
        <w:tab/>
        <w:t>The ADL-</w:t>
      </w:r>
      <w:r w:rsidRPr="009C2B30">
        <w:rPr>
          <w:rFonts w:cs="Times New Roman"/>
          <w:noProof/>
          <w:color w:val="000000" w:themeColor="text1"/>
          <w:szCs w:val="24"/>
        </w:rPr>
        <w:t>intra</w:t>
      </w:r>
      <w:r w:rsidRPr="000B121E">
        <w:rPr>
          <w:rFonts w:cs="Times New Roman"/>
          <w:noProof/>
          <w:color w:val="000000" w:themeColor="text1"/>
          <w:szCs w:val="24"/>
        </w:rPr>
        <w:t xml:space="preserve">-EWC model versus the </w:t>
      </w:r>
      <w:commentRangeStart w:id="2979"/>
      <w:r w:rsidRPr="000B121E">
        <w:rPr>
          <w:rFonts w:cs="Times New Roman"/>
          <w:noProof/>
          <w:color w:val="000000" w:themeColor="text1"/>
          <w:szCs w:val="24"/>
        </w:rPr>
        <w:t>ADL</w:t>
      </w:r>
      <w:commentRangeEnd w:id="2979"/>
      <w:r w:rsidR="00577394">
        <w:rPr>
          <w:rStyle w:val="CommentReference"/>
        </w:rPr>
        <w:commentReference w:id="2979"/>
      </w:r>
      <w:r w:rsidRPr="000B121E">
        <w:rPr>
          <w:rFonts w:cs="Times New Roman"/>
          <w:noProof/>
          <w:color w:val="000000" w:themeColor="text1"/>
          <w:szCs w:val="24"/>
        </w:rPr>
        <w:t>-</w:t>
      </w:r>
      <w:r w:rsidRPr="009C2B30">
        <w:rPr>
          <w:rFonts w:cs="Times New Roman"/>
          <w:noProof/>
          <w:color w:val="000000" w:themeColor="text1"/>
          <w:szCs w:val="24"/>
        </w:rPr>
        <w:t>intra</w:t>
      </w:r>
      <w:r w:rsidRPr="000B121E">
        <w:rPr>
          <w:rFonts w:cs="Times New Roman"/>
          <w:noProof/>
          <w:color w:val="000000" w:themeColor="text1"/>
          <w:szCs w:val="24"/>
        </w:rPr>
        <w:t xml:space="preserve"> model, </w:t>
      </w:r>
      <w:r w:rsidR="001432A2">
        <w:rPr>
          <w:rFonts w:cs="Times New Roman"/>
          <w:noProof/>
          <w:color w:val="000000" w:themeColor="text1"/>
          <w:szCs w:val="24"/>
        </w:rPr>
        <w:t>results at SKU level</w:t>
      </w:r>
      <w:r w:rsidR="000B2450">
        <w:rPr>
          <w:rFonts w:cs="Times New Roman"/>
          <w:noProof/>
          <w:color w:val="000000" w:themeColor="text1"/>
          <w:szCs w:val="24"/>
        </w:rPr>
        <w:t xml:space="preserve"> </w:t>
      </w:r>
      <w:ins w:id="2980" w:author="tao huang" w:date="2018-01-11T23:09:00Z">
        <w:r w:rsidR="00A55467">
          <w:rPr>
            <w:rFonts w:cs="Times New Roman"/>
            <w:noProof/>
            <w:color w:val="000000" w:themeColor="text1"/>
            <w:szCs w:val="24"/>
          </w:rPr>
          <w:t>6 product categories</w:t>
        </w:r>
      </w:ins>
      <w:del w:id="2981" w:author="tao huang" w:date="2018-01-11T23:09:00Z">
        <w:r w:rsidR="000B2450" w:rsidDel="00A55467">
          <w:rPr>
            <w:rFonts w:cs="Times New Roman"/>
            <w:noProof/>
            <w:color w:val="000000" w:themeColor="text1"/>
            <w:szCs w:val="24"/>
          </w:rPr>
          <w:delText>for each category</w:delText>
        </w:r>
      </w:del>
      <w:r w:rsidR="001432A2">
        <w:rPr>
          <w:rFonts w:cs="Times New Roman"/>
          <w:noProof/>
          <w:color w:val="000000" w:themeColor="text1"/>
          <w:szCs w:val="24"/>
        </w:rPr>
        <w:t xml:space="preserve">, </w:t>
      </w:r>
      <w:r w:rsidRPr="000B121E">
        <w:rPr>
          <w:rFonts w:cs="Times New Roman"/>
          <w:noProof/>
          <w:color w:val="000000" w:themeColor="text1"/>
          <w:szCs w:val="24"/>
        </w:rPr>
        <w:t xml:space="preserve">for the MASE, for </w:t>
      </w:r>
      <w:r w:rsidR="00AF3B8E">
        <w:rPr>
          <w:rFonts w:cs="Times New Roman"/>
          <w:noProof/>
          <w:color w:val="000000" w:themeColor="text1"/>
          <w:szCs w:val="24"/>
        </w:rPr>
        <w:t xml:space="preserve">one to </w:t>
      </w:r>
      <w:r w:rsidR="00AF3B8E" w:rsidRPr="004010B5">
        <w:rPr>
          <w:rFonts w:cs="Times New Roman"/>
          <w:noProof/>
          <w:color w:val="000000" w:themeColor="text1"/>
          <w:szCs w:val="24"/>
        </w:rPr>
        <w:t>eight</w:t>
      </w:r>
      <w:r w:rsidR="004010B5">
        <w:rPr>
          <w:rFonts w:cs="Times New Roman"/>
          <w:noProof/>
          <w:color w:val="000000" w:themeColor="text1"/>
          <w:szCs w:val="24"/>
        </w:rPr>
        <w:t>-</w:t>
      </w:r>
      <w:r w:rsidR="00AF3B8E" w:rsidRPr="004010B5">
        <w:rPr>
          <w:rFonts w:cs="Times New Roman"/>
          <w:noProof/>
          <w:color w:val="000000" w:themeColor="text1"/>
          <w:szCs w:val="24"/>
        </w:rPr>
        <w:t>week</w:t>
      </w:r>
      <w:r w:rsidR="00AF3B8E">
        <w:rPr>
          <w:rFonts w:cs="Times New Roman"/>
          <w:noProof/>
          <w:color w:val="000000" w:themeColor="text1"/>
          <w:szCs w:val="24"/>
        </w:rPr>
        <w:t xml:space="preserve"> forecast horizon.</w:t>
      </w:r>
      <w:r w:rsidRPr="000B121E">
        <w:rPr>
          <w:rFonts w:ascii="Arial" w:hAnsi="Arial" w:cs="Arial"/>
          <w:noProof/>
          <w:color w:val="000000" w:themeColor="text1"/>
          <w:szCs w:val="24"/>
        </w:rPr>
        <w:t xml:space="preserve"> </w:t>
      </w:r>
    </w:p>
    <w:p w14:paraId="0064C0BB" w14:textId="3F9D204D" w:rsidR="004617F2" w:rsidRPr="000B121E" w:rsidDel="00214233" w:rsidRDefault="004617F2" w:rsidP="000B121E">
      <w:pPr>
        <w:shd w:val="clear" w:color="auto" w:fill="FFFFFF" w:themeFill="background1"/>
        <w:spacing w:line="360" w:lineRule="auto"/>
        <w:jc w:val="center"/>
        <w:rPr>
          <w:del w:id="2982" w:author="tao huang" w:date="2018-01-11T22:34:00Z"/>
          <w:rFonts w:cs="Times New Roman"/>
          <w:noProof/>
          <w:color w:val="000000" w:themeColor="text1"/>
          <w:szCs w:val="24"/>
        </w:rPr>
      </w:pPr>
      <w:del w:id="2983" w:author="tao huang" w:date="2018-01-11T22:34:00Z">
        <w:r w:rsidRPr="000B121E" w:rsidDel="00214233">
          <w:rPr>
            <w:rFonts w:cs="Times New Roman"/>
            <w:noProof/>
            <w:color w:val="000000" w:themeColor="text1"/>
            <w:szCs w:val="24"/>
            <w:lang w:eastAsia="en-GB"/>
          </w:rPr>
          <w:drawing>
            <wp:inline distT="0" distB="0" distL="0" distR="0" wp14:anchorId="3EE63564" wp14:editId="278AA8A7">
              <wp:extent cx="5004677" cy="3434963"/>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jpg"/>
                      <pic:cNvPicPr/>
                    </pic:nvPicPr>
                    <pic:blipFill>
                      <a:blip r:embed="rId14">
                        <a:extLst>
                          <a:ext uri="{28A0092B-C50C-407E-A947-70E740481C1C}">
                            <a14:useLocalDpi xmlns:a14="http://schemas.microsoft.com/office/drawing/2010/main" val="0"/>
                          </a:ext>
                        </a:extLst>
                      </a:blip>
                      <a:stretch>
                        <a:fillRect/>
                      </a:stretch>
                    </pic:blipFill>
                    <pic:spPr>
                      <a:xfrm>
                        <a:off x="0" y="0"/>
                        <a:ext cx="5027373" cy="3450540"/>
                      </a:xfrm>
                      <a:prstGeom prst="rect">
                        <a:avLst/>
                      </a:prstGeom>
                    </pic:spPr>
                  </pic:pic>
                </a:graphicData>
              </a:graphic>
            </wp:inline>
          </w:drawing>
        </w:r>
      </w:del>
    </w:p>
    <w:p w14:paraId="34427B22" w14:textId="09ED09A9" w:rsidR="004617F2" w:rsidRPr="000B121E" w:rsidDel="00214233" w:rsidRDefault="004617F2" w:rsidP="000B121E">
      <w:pPr>
        <w:shd w:val="clear" w:color="auto" w:fill="FFFFFF" w:themeFill="background1"/>
        <w:spacing w:line="360" w:lineRule="auto"/>
        <w:jc w:val="center"/>
        <w:rPr>
          <w:del w:id="2984" w:author="tao huang" w:date="2018-01-11T22:34:00Z"/>
          <w:rFonts w:cs="Times New Roman"/>
          <w:noProof/>
          <w:color w:val="000000" w:themeColor="text1"/>
          <w:szCs w:val="24"/>
        </w:rPr>
      </w:pPr>
      <w:del w:id="2985" w:author="tao huang" w:date="2018-01-11T22:34:00Z">
        <w:r w:rsidRPr="000B121E" w:rsidDel="00214233">
          <w:rPr>
            <w:rFonts w:cs="Times New Roman"/>
            <w:noProof/>
            <w:color w:val="000000" w:themeColor="text1"/>
            <w:szCs w:val="24"/>
            <w:lang w:eastAsia="en-GB"/>
          </w:rPr>
          <w:drawing>
            <wp:inline distT="0" distB="0" distL="0" distR="0" wp14:anchorId="76D21570" wp14:editId="129E5709">
              <wp:extent cx="5192202" cy="353836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15">
                        <a:extLst>
                          <a:ext uri="{28A0092B-C50C-407E-A947-70E740481C1C}">
                            <a14:useLocalDpi xmlns:a14="http://schemas.microsoft.com/office/drawing/2010/main" val="0"/>
                          </a:ext>
                        </a:extLst>
                      </a:blip>
                      <a:stretch>
                        <a:fillRect/>
                      </a:stretch>
                    </pic:blipFill>
                    <pic:spPr>
                      <a:xfrm>
                        <a:off x="0" y="0"/>
                        <a:ext cx="5223518" cy="3559701"/>
                      </a:xfrm>
                      <a:prstGeom prst="rect">
                        <a:avLst/>
                      </a:prstGeom>
                    </pic:spPr>
                  </pic:pic>
                </a:graphicData>
              </a:graphic>
            </wp:inline>
          </w:drawing>
        </w:r>
      </w:del>
    </w:p>
    <w:p w14:paraId="6F59578B" w14:textId="1392E299" w:rsidR="00214233" w:rsidRDefault="00214233" w:rsidP="00214233">
      <w:pPr>
        <w:shd w:val="clear" w:color="auto" w:fill="FFFFFF" w:themeFill="background1"/>
        <w:spacing w:line="360" w:lineRule="auto"/>
        <w:jc w:val="center"/>
        <w:rPr>
          <w:ins w:id="2986" w:author="tao huang" w:date="2018-01-11T22:40:00Z"/>
          <w:rFonts w:cs="Times New Roman"/>
          <w:noProof/>
          <w:color w:val="000000" w:themeColor="text1"/>
          <w:szCs w:val="24"/>
        </w:rPr>
      </w:pPr>
      <w:ins w:id="2987" w:author="tao huang" w:date="2018-01-11T22:34:00Z">
        <w:r>
          <w:rPr>
            <w:rFonts w:cs="Times New Roman"/>
            <w:noProof/>
            <w:color w:val="000000" w:themeColor="text1"/>
            <w:szCs w:val="24"/>
          </w:rPr>
          <w:t xml:space="preserve"> </w:t>
        </w:r>
      </w:ins>
      <w:ins w:id="2988" w:author="tao huang" w:date="2018-01-11T23:03:00Z">
        <w:r w:rsidR="004A1035">
          <w:rPr>
            <w:rFonts w:cs="Times New Roman"/>
            <w:noProof/>
            <w:color w:val="000000" w:themeColor="text1"/>
            <w:szCs w:val="24"/>
          </w:rPr>
          <w:drawing>
            <wp:inline distT="0" distB="0" distL="0" distR="0" wp14:anchorId="3BFD1CA6" wp14:editId="35D04CD0">
              <wp:extent cx="4352925" cy="287539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8362" cy="2885590"/>
                      </a:xfrm>
                      <a:prstGeom prst="rect">
                        <a:avLst/>
                      </a:prstGeom>
                      <a:noFill/>
                      <a:ln>
                        <a:noFill/>
                      </a:ln>
                    </pic:spPr>
                  </pic:pic>
                </a:graphicData>
              </a:graphic>
            </wp:inline>
          </w:drawing>
        </w:r>
      </w:ins>
    </w:p>
    <w:p w14:paraId="4E35931B" w14:textId="77777777" w:rsidR="00214233" w:rsidRPr="000B121E" w:rsidRDefault="00214233" w:rsidP="00214233">
      <w:pPr>
        <w:shd w:val="clear" w:color="auto" w:fill="FFFFFF" w:themeFill="background1"/>
        <w:spacing w:line="360" w:lineRule="auto"/>
        <w:jc w:val="center"/>
        <w:rPr>
          <w:moveTo w:id="2989" w:author="tao huang" w:date="2018-01-11T22:40:00Z"/>
          <w:rFonts w:cs="Times New Roman"/>
          <w:noProof/>
          <w:color w:val="000000" w:themeColor="text1"/>
          <w:szCs w:val="24"/>
        </w:rPr>
      </w:pPr>
      <w:moveToRangeStart w:id="2990" w:author="tao huang" w:date="2018-01-11T22:40:00Z" w:name="move503473742"/>
    </w:p>
    <w:p w14:paraId="3C769176" w14:textId="234758A4" w:rsidR="00A55467" w:rsidRPr="00A55467" w:rsidRDefault="00214233" w:rsidP="00214233">
      <w:pPr>
        <w:shd w:val="clear" w:color="auto" w:fill="FFFFFF" w:themeFill="background1"/>
        <w:spacing w:line="360" w:lineRule="auto"/>
        <w:rPr>
          <w:moveTo w:id="2991" w:author="tao huang" w:date="2018-01-11T22:40:00Z"/>
          <w:rFonts w:cs="Times New Roman"/>
          <w:noProof/>
          <w:color w:val="000000" w:themeColor="text1"/>
          <w:szCs w:val="24"/>
          <w:rPrChange w:id="2992" w:author="tao huang" w:date="2018-01-11T23:09:00Z">
            <w:rPr>
              <w:moveTo w:id="2993" w:author="tao huang" w:date="2018-01-11T22:40:00Z"/>
              <w:rFonts w:ascii="Arial" w:hAnsi="Arial" w:cs="Arial"/>
              <w:noProof/>
              <w:color w:val="000000" w:themeColor="text1"/>
              <w:szCs w:val="24"/>
            </w:rPr>
          </w:rPrChange>
        </w:rPr>
      </w:pPr>
      <w:moveTo w:id="2994" w:author="tao huang" w:date="2018-01-11T22:40:00Z">
        <w:r w:rsidRPr="000B121E">
          <w:rPr>
            <w:rFonts w:cs="Times New Roman"/>
            <w:noProof/>
            <w:color w:val="000000" w:themeColor="text1"/>
            <w:szCs w:val="24"/>
          </w:rPr>
          <w:t xml:space="preserve"> Figure 4.</w:t>
        </w:r>
        <w:r w:rsidRPr="000B121E">
          <w:rPr>
            <w:rFonts w:cs="Times New Roman"/>
            <w:noProof/>
            <w:color w:val="000000" w:themeColor="text1"/>
            <w:szCs w:val="24"/>
          </w:rPr>
          <w:tab/>
          <w:t>The ADL-intra-IC model versus the ADL-</w:t>
        </w:r>
        <w:r w:rsidRPr="009C2B30">
          <w:rPr>
            <w:rFonts w:cs="Times New Roman"/>
            <w:noProof/>
            <w:color w:val="000000" w:themeColor="text1"/>
            <w:szCs w:val="24"/>
          </w:rPr>
          <w:t>intra</w:t>
        </w:r>
        <w:r w:rsidRPr="000B121E">
          <w:rPr>
            <w:rFonts w:cs="Times New Roman"/>
            <w:noProof/>
            <w:color w:val="000000" w:themeColor="text1"/>
            <w:szCs w:val="24"/>
          </w:rPr>
          <w:t xml:space="preserve"> model, </w:t>
        </w:r>
        <w:r>
          <w:rPr>
            <w:rFonts w:cs="Times New Roman"/>
            <w:noProof/>
            <w:color w:val="000000" w:themeColor="text1"/>
            <w:szCs w:val="24"/>
          </w:rPr>
          <w:t>results at SKU level</w:t>
        </w:r>
        <w:r w:rsidRPr="000B2450">
          <w:rPr>
            <w:rFonts w:cs="Times New Roman"/>
            <w:noProof/>
            <w:color w:val="000000" w:themeColor="text1"/>
            <w:szCs w:val="24"/>
          </w:rPr>
          <w:t xml:space="preserve"> </w:t>
        </w:r>
        <w:r>
          <w:rPr>
            <w:rFonts w:cs="Times New Roman"/>
            <w:noProof/>
            <w:color w:val="000000" w:themeColor="text1"/>
            <w:szCs w:val="24"/>
          </w:rPr>
          <w:t xml:space="preserve">for </w:t>
        </w:r>
      </w:moveTo>
      <w:ins w:id="2995" w:author="tao huang" w:date="2018-01-11T23:09:00Z">
        <w:r w:rsidR="00A55467">
          <w:rPr>
            <w:rFonts w:cs="Times New Roman"/>
            <w:noProof/>
            <w:color w:val="000000" w:themeColor="text1"/>
            <w:szCs w:val="24"/>
          </w:rPr>
          <w:t>6 product categories</w:t>
        </w:r>
        <w:r w:rsidR="00A55467" w:rsidDel="00A55467">
          <w:rPr>
            <w:rFonts w:cs="Times New Roman"/>
            <w:noProof/>
            <w:color w:val="000000" w:themeColor="text1"/>
            <w:szCs w:val="24"/>
          </w:rPr>
          <w:t xml:space="preserve"> </w:t>
        </w:r>
      </w:ins>
      <w:moveTo w:id="2996" w:author="tao huang" w:date="2018-01-11T22:40:00Z">
        <w:del w:id="2997" w:author="tao huang" w:date="2018-01-11T23:09:00Z">
          <w:r w:rsidDel="00A55467">
            <w:rPr>
              <w:rFonts w:cs="Times New Roman"/>
              <w:noProof/>
              <w:color w:val="000000" w:themeColor="text1"/>
              <w:szCs w:val="24"/>
            </w:rPr>
            <w:delText>each category</w:delText>
          </w:r>
        </w:del>
        <w:r>
          <w:rPr>
            <w:rFonts w:cs="Times New Roman"/>
            <w:noProof/>
            <w:color w:val="000000" w:themeColor="text1"/>
            <w:szCs w:val="24"/>
          </w:rPr>
          <w:t xml:space="preserve">, </w:t>
        </w:r>
        <w:r w:rsidRPr="000B121E">
          <w:rPr>
            <w:rFonts w:cs="Times New Roman"/>
            <w:noProof/>
            <w:color w:val="000000" w:themeColor="text1"/>
            <w:szCs w:val="24"/>
          </w:rPr>
          <w:t xml:space="preserve">for the MASE, for </w:t>
        </w:r>
        <w:r>
          <w:rPr>
            <w:rFonts w:cs="Times New Roman"/>
            <w:noProof/>
            <w:color w:val="000000" w:themeColor="text1"/>
            <w:szCs w:val="24"/>
          </w:rPr>
          <w:t xml:space="preserve">one to </w:t>
        </w:r>
        <w:r w:rsidRPr="004010B5">
          <w:rPr>
            <w:rFonts w:cs="Times New Roman"/>
            <w:noProof/>
            <w:color w:val="000000" w:themeColor="text1"/>
            <w:szCs w:val="24"/>
          </w:rPr>
          <w:t>eight</w:t>
        </w:r>
        <w:r>
          <w:rPr>
            <w:rFonts w:cs="Times New Roman"/>
            <w:noProof/>
            <w:color w:val="000000" w:themeColor="text1"/>
            <w:szCs w:val="24"/>
          </w:rPr>
          <w:t>-</w:t>
        </w:r>
        <w:r w:rsidRPr="004010B5">
          <w:rPr>
            <w:rFonts w:cs="Times New Roman"/>
            <w:noProof/>
            <w:color w:val="000000" w:themeColor="text1"/>
            <w:szCs w:val="24"/>
          </w:rPr>
          <w:t>week</w:t>
        </w:r>
        <w:r>
          <w:rPr>
            <w:rFonts w:cs="Times New Roman"/>
            <w:noProof/>
            <w:color w:val="000000" w:themeColor="text1"/>
            <w:szCs w:val="24"/>
          </w:rPr>
          <w:t xml:space="preserve"> forecast horizon.</w:t>
        </w:r>
      </w:moveTo>
    </w:p>
    <w:moveToRangeEnd w:id="2990"/>
    <w:p w14:paraId="5BECCE1B" w14:textId="7D5CB10B" w:rsidR="00214233" w:rsidRPr="000B121E" w:rsidDel="00214233" w:rsidRDefault="004A1035" w:rsidP="000B121E">
      <w:pPr>
        <w:shd w:val="clear" w:color="auto" w:fill="FFFFFF" w:themeFill="background1"/>
        <w:spacing w:line="360" w:lineRule="auto"/>
        <w:jc w:val="center"/>
        <w:rPr>
          <w:del w:id="2998" w:author="tao huang" w:date="2018-01-11T22:40:00Z"/>
          <w:moveFrom w:id="2999" w:author="tao huang" w:date="2018-01-11T22:40:00Z"/>
          <w:rFonts w:cs="Times New Roman"/>
          <w:noProof/>
          <w:color w:val="000000" w:themeColor="text1"/>
          <w:szCs w:val="24"/>
        </w:rPr>
      </w:pPr>
      <w:ins w:id="3000" w:author="tao huang" w:date="2018-01-11T23:02:00Z">
        <w:r>
          <w:rPr>
            <w:rFonts w:cs="Times New Roman"/>
            <w:noProof/>
            <w:color w:val="000000" w:themeColor="text1"/>
            <w:szCs w:val="24"/>
          </w:rPr>
          <w:drawing>
            <wp:inline distT="0" distB="0" distL="0" distR="0" wp14:anchorId="66F1FB57" wp14:editId="6A101194">
              <wp:extent cx="4257675" cy="28408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3795" cy="2858239"/>
                      </a:xfrm>
                      <a:prstGeom prst="rect">
                        <a:avLst/>
                      </a:prstGeom>
                      <a:noFill/>
                      <a:ln>
                        <a:noFill/>
                      </a:ln>
                    </pic:spPr>
                  </pic:pic>
                </a:graphicData>
              </a:graphic>
            </wp:inline>
          </w:drawing>
        </w:r>
      </w:ins>
      <w:ins w:id="3001" w:author="tao huang" w:date="2018-01-11T22:40:00Z">
        <w:r w:rsidR="00214233">
          <w:rPr>
            <w:rFonts w:cs="Times New Roman"/>
            <w:noProof/>
            <w:color w:val="000000" w:themeColor="text1"/>
            <w:szCs w:val="24"/>
          </w:rPr>
          <w:t xml:space="preserve"> </w:t>
        </w:r>
      </w:ins>
      <w:moveFromRangeStart w:id="3002" w:author="tao huang" w:date="2018-01-11T22:40:00Z" w:name="move503473742"/>
    </w:p>
    <w:p w14:paraId="7C52F72F" w14:textId="6AF66AAE" w:rsidR="004617F2" w:rsidRPr="000B121E" w:rsidDel="00214233" w:rsidRDefault="004617F2" w:rsidP="000B121E">
      <w:pPr>
        <w:shd w:val="clear" w:color="auto" w:fill="FFFFFF" w:themeFill="background1"/>
        <w:spacing w:line="360" w:lineRule="auto"/>
        <w:rPr>
          <w:del w:id="3003" w:author="tao huang" w:date="2018-01-11T22:40:00Z"/>
          <w:moveFrom w:id="3004" w:author="tao huang" w:date="2018-01-11T22:40:00Z"/>
          <w:rFonts w:ascii="Arial" w:hAnsi="Arial" w:cs="Arial"/>
          <w:noProof/>
          <w:color w:val="000000" w:themeColor="text1"/>
          <w:szCs w:val="24"/>
        </w:rPr>
      </w:pPr>
      <w:moveFrom w:id="3005" w:author="tao huang" w:date="2018-01-11T22:40:00Z">
        <w:del w:id="3006" w:author="tao huang" w:date="2018-01-11T22:40:00Z">
          <w:r w:rsidRPr="000B121E" w:rsidDel="00214233">
            <w:rPr>
              <w:rFonts w:cs="Times New Roman"/>
              <w:noProof/>
              <w:color w:val="000000" w:themeColor="text1"/>
              <w:szCs w:val="24"/>
            </w:rPr>
            <w:delText xml:space="preserve"> Figure 4.</w:delText>
          </w:r>
          <w:r w:rsidRPr="000B121E" w:rsidDel="00214233">
            <w:rPr>
              <w:rFonts w:cs="Times New Roman"/>
              <w:noProof/>
              <w:color w:val="000000" w:themeColor="text1"/>
              <w:szCs w:val="24"/>
            </w:rPr>
            <w:tab/>
            <w:delText>The ADL-intra-IC model versus the ADL-</w:delText>
          </w:r>
          <w:r w:rsidRPr="009C2B30" w:rsidDel="00214233">
            <w:rPr>
              <w:rFonts w:cs="Times New Roman"/>
              <w:noProof/>
              <w:color w:val="000000" w:themeColor="text1"/>
              <w:szCs w:val="24"/>
            </w:rPr>
            <w:delText>intra</w:delText>
          </w:r>
          <w:r w:rsidRPr="000B121E" w:rsidDel="00214233">
            <w:rPr>
              <w:rFonts w:cs="Times New Roman"/>
              <w:noProof/>
              <w:color w:val="000000" w:themeColor="text1"/>
              <w:szCs w:val="24"/>
            </w:rPr>
            <w:delText xml:space="preserve"> model, </w:delText>
          </w:r>
          <w:r w:rsidR="001432A2" w:rsidDel="00214233">
            <w:rPr>
              <w:rFonts w:cs="Times New Roman"/>
              <w:noProof/>
              <w:color w:val="000000" w:themeColor="text1"/>
              <w:szCs w:val="24"/>
            </w:rPr>
            <w:delText>results at SKU level</w:delText>
          </w:r>
          <w:r w:rsidR="000B2450" w:rsidRPr="000B2450" w:rsidDel="00214233">
            <w:rPr>
              <w:rFonts w:cs="Times New Roman"/>
              <w:noProof/>
              <w:color w:val="000000" w:themeColor="text1"/>
              <w:szCs w:val="24"/>
            </w:rPr>
            <w:delText xml:space="preserve"> </w:delText>
          </w:r>
          <w:r w:rsidR="000B2450" w:rsidDel="00214233">
            <w:rPr>
              <w:rFonts w:cs="Times New Roman"/>
              <w:noProof/>
              <w:color w:val="000000" w:themeColor="text1"/>
              <w:szCs w:val="24"/>
            </w:rPr>
            <w:delText>for each category</w:delText>
          </w:r>
          <w:r w:rsidR="001432A2" w:rsidDel="00214233">
            <w:rPr>
              <w:rFonts w:cs="Times New Roman"/>
              <w:noProof/>
              <w:color w:val="000000" w:themeColor="text1"/>
              <w:szCs w:val="24"/>
            </w:rPr>
            <w:delText xml:space="preserve">, </w:delText>
          </w:r>
          <w:r w:rsidR="001432A2" w:rsidRPr="000B121E" w:rsidDel="00214233">
            <w:rPr>
              <w:rFonts w:cs="Times New Roman"/>
              <w:noProof/>
              <w:color w:val="000000" w:themeColor="text1"/>
              <w:szCs w:val="24"/>
            </w:rPr>
            <w:delText>for the MASE</w:delText>
          </w:r>
          <w:r w:rsidRPr="000B121E" w:rsidDel="00214233">
            <w:rPr>
              <w:rFonts w:cs="Times New Roman"/>
              <w:noProof/>
              <w:color w:val="000000" w:themeColor="text1"/>
              <w:szCs w:val="24"/>
            </w:rPr>
            <w:delText xml:space="preserve">, </w:delText>
          </w:r>
          <w:r w:rsidR="001432A2" w:rsidRPr="000B121E" w:rsidDel="00214233">
            <w:rPr>
              <w:rFonts w:cs="Times New Roman"/>
              <w:noProof/>
              <w:color w:val="000000" w:themeColor="text1"/>
              <w:szCs w:val="24"/>
            </w:rPr>
            <w:delText xml:space="preserve">for </w:delText>
          </w:r>
          <w:r w:rsidR="001432A2" w:rsidDel="00214233">
            <w:rPr>
              <w:rFonts w:cs="Times New Roman"/>
              <w:noProof/>
              <w:color w:val="000000" w:themeColor="text1"/>
              <w:szCs w:val="24"/>
            </w:rPr>
            <w:delText xml:space="preserve">one to </w:delText>
          </w:r>
          <w:r w:rsidR="001432A2" w:rsidRPr="004010B5" w:rsidDel="00214233">
            <w:rPr>
              <w:rFonts w:cs="Times New Roman"/>
              <w:noProof/>
              <w:color w:val="000000" w:themeColor="text1"/>
              <w:szCs w:val="24"/>
            </w:rPr>
            <w:delText>eight</w:delText>
          </w:r>
          <w:r w:rsidR="004010B5" w:rsidDel="00214233">
            <w:rPr>
              <w:rFonts w:cs="Times New Roman"/>
              <w:noProof/>
              <w:color w:val="000000" w:themeColor="text1"/>
              <w:szCs w:val="24"/>
            </w:rPr>
            <w:delText>-</w:delText>
          </w:r>
          <w:r w:rsidR="001432A2" w:rsidRPr="004010B5" w:rsidDel="00214233">
            <w:rPr>
              <w:rFonts w:cs="Times New Roman"/>
              <w:noProof/>
              <w:color w:val="000000" w:themeColor="text1"/>
              <w:szCs w:val="24"/>
            </w:rPr>
            <w:delText>week</w:delText>
          </w:r>
          <w:r w:rsidR="001432A2" w:rsidDel="00214233">
            <w:rPr>
              <w:rFonts w:cs="Times New Roman"/>
              <w:noProof/>
              <w:color w:val="000000" w:themeColor="text1"/>
              <w:szCs w:val="24"/>
            </w:rPr>
            <w:delText xml:space="preserve"> forecast horizon.</w:delText>
          </w:r>
        </w:del>
      </w:moveFrom>
    </w:p>
    <w:moveFromRangeEnd w:id="3002"/>
    <w:p w14:paraId="15E1BE7D" w14:textId="4C50E868" w:rsidR="004617F2" w:rsidRPr="000B121E" w:rsidDel="00214233" w:rsidRDefault="004617F2" w:rsidP="000B121E">
      <w:pPr>
        <w:shd w:val="clear" w:color="auto" w:fill="FFFFFF" w:themeFill="background1"/>
        <w:spacing w:line="360" w:lineRule="auto"/>
        <w:jc w:val="center"/>
        <w:rPr>
          <w:del w:id="3007" w:author="tao huang" w:date="2018-01-11T22:40:00Z"/>
          <w:rFonts w:ascii="Arial" w:hAnsi="Arial" w:cs="Arial"/>
          <w:noProof/>
          <w:color w:val="000000" w:themeColor="text1"/>
          <w:szCs w:val="24"/>
        </w:rPr>
      </w:pPr>
    </w:p>
    <w:p w14:paraId="105570FE" w14:textId="56F0B0CD" w:rsidR="004617F2" w:rsidRPr="000B121E" w:rsidRDefault="004617F2" w:rsidP="000B121E">
      <w:pPr>
        <w:shd w:val="clear" w:color="auto" w:fill="FFFFFF" w:themeFill="background1"/>
        <w:spacing w:line="360" w:lineRule="auto"/>
        <w:jc w:val="center"/>
        <w:rPr>
          <w:rFonts w:ascii="Arial" w:hAnsi="Arial" w:cs="Arial"/>
          <w:noProof/>
          <w:color w:val="000000" w:themeColor="text1"/>
          <w:szCs w:val="24"/>
        </w:rPr>
      </w:pPr>
      <w:commentRangeStart w:id="3008"/>
      <w:del w:id="3009" w:author="tao huang" w:date="2018-01-11T22:40:00Z">
        <w:r w:rsidRPr="000B121E" w:rsidDel="00214233">
          <w:rPr>
            <w:rFonts w:ascii="Arial" w:hAnsi="Arial" w:cs="Arial"/>
            <w:noProof/>
            <w:color w:val="000000" w:themeColor="text1"/>
            <w:szCs w:val="24"/>
            <w:lang w:eastAsia="en-GB"/>
          </w:rPr>
          <w:drawing>
            <wp:inline distT="0" distB="0" distL="0" distR="0" wp14:anchorId="7163334B" wp14:editId="228F3121">
              <wp:extent cx="5029200" cy="341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18">
                        <a:extLst>
                          <a:ext uri="{28A0092B-C50C-407E-A947-70E740481C1C}">
                            <a14:useLocalDpi xmlns:a14="http://schemas.microsoft.com/office/drawing/2010/main" val="0"/>
                          </a:ext>
                        </a:extLst>
                      </a:blip>
                      <a:stretch>
                        <a:fillRect/>
                      </a:stretch>
                    </pic:blipFill>
                    <pic:spPr>
                      <a:xfrm>
                        <a:off x="0" y="0"/>
                        <a:ext cx="5047939" cy="3431659"/>
                      </a:xfrm>
                      <a:prstGeom prst="rect">
                        <a:avLst/>
                      </a:prstGeom>
                    </pic:spPr>
                  </pic:pic>
                </a:graphicData>
              </a:graphic>
            </wp:inline>
          </w:drawing>
        </w:r>
        <w:commentRangeEnd w:id="3008"/>
        <w:r w:rsidR="00577394" w:rsidDel="00214233">
          <w:rPr>
            <w:rStyle w:val="CommentReference"/>
          </w:rPr>
          <w:commentReference w:id="3008"/>
        </w:r>
      </w:del>
    </w:p>
    <w:p w14:paraId="38DC80DD" w14:textId="528A200E" w:rsidR="004617F2" w:rsidRPr="000B121E" w:rsidRDefault="004617F2" w:rsidP="000B121E">
      <w:pPr>
        <w:shd w:val="clear" w:color="auto" w:fill="FFFFFF" w:themeFill="background1"/>
        <w:spacing w:line="360" w:lineRule="auto"/>
        <w:jc w:val="center"/>
        <w:rPr>
          <w:rFonts w:ascii="Arial" w:hAnsi="Arial" w:cs="Arial"/>
          <w:noProof/>
          <w:color w:val="000000" w:themeColor="text1"/>
          <w:szCs w:val="24"/>
        </w:rPr>
      </w:pPr>
      <w:del w:id="3010" w:author="tao huang" w:date="2018-01-11T22:40:00Z">
        <w:r w:rsidRPr="000B121E" w:rsidDel="00214233">
          <w:rPr>
            <w:rFonts w:ascii="Arial" w:hAnsi="Arial" w:cs="Arial"/>
            <w:noProof/>
            <w:color w:val="000000" w:themeColor="text1"/>
            <w:szCs w:val="24"/>
            <w:lang w:eastAsia="en-GB"/>
          </w:rPr>
          <w:drawing>
            <wp:inline distT="0" distB="0" distL="0" distR="0" wp14:anchorId="593CE749" wp14:editId="17FCA79C">
              <wp:extent cx="5295900" cy="35656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g"/>
                      <pic:cNvPicPr/>
                    </pic:nvPicPr>
                    <pic:blipFill>
                      <a:blip r:embed="rId19">
                        <a:extLst>
                          <a:ext uri="{28A0092B-C50C-407E-A947-70E740481C1C}">
                            <a14:useLocalDpi xmlns:a14="http://schemas.microsoft.com/office/drawing/2010/main" val="0"/>
                          </a:ext>
                        </a:extLst>
                      </a:blip>
                      <a:stretch>
                        <a:fillRect/>
                      </a:stretch>
                    </pic:blipFill>
                    <pic:spPr>
                      <a:xfrm>
                        <a:off x="0" y="0"/>
                        <a:ext cx="5307998" cy="3573754"/>
                      </a:xfrm>
                      <a:prstGeom prst="rect">
                        <a:avLst/>
                      </a:prstGeom>
                    </pic:spPr>
                  </pic:pic>
                </a:graphicData>
              </a:graphic>
            </wp:inline>
          </w:drawing>
        </w:r>
      </w:del>
    </w:p>
    <w:p w14:paraId="7E4867C9" w14:textId="204B8B79" w:rsidR="004617F2" w:rsidRPr="000B121E" w:rsidRDefault="004617F2" w:rsidP="0047706C">
      <w:pPr>
        <w:shd w:val="clear" w:color="auto" w:fill="FFFFFF" w:themeFill="background1"/>
        <w:spacing w:line="360" w:lineRule="auto"/>
        <w:rPr>
          <w:rFonts w:cs="Times New Roman"/>
          <w:color w:val="000000" w:themeColor="text1"/>
          <w:szCs w:val="24"/>
        </w:rPr>
      </w:pPr>
      <w:r w:rsidRPr="000B121E">
        <w:rPr>
          <w:rFonts w:cs="Times New Roman"/>
          <w:color w:val="000000" w:themeColor="text1"/>
          <w:szCs w:val="24"/>
        </w:rPr>
        <w:t>The ADL-intra-IC model has the best forecasting performance for the non-promoted period but only</w:t>
      </w:r>
      <w:ins w:id="3011" w:author="Soopramanien, Didier" w:date="2017-12-29T18:04:00Z">
        <w:r w:rsidR="00251763">
          <w:rPr>
            <w:rFonts w:cs="Times New Roman"/>
            <w:color w:val="000000" w:themeColor="text1"/>
            <w:szCs w:val="24"/>
          </w:rPr>
          <w:t xml:space="preserve"> has a</w:t>
        </w:r>
      </w:ins>
      <w:r w:rsidRPr="000B121E">
        <w:rPr>
          <w:rFonts w:cs="Times New Roman"/>
          <w:color w:val="000000" w:themeColor="text1"/>
          <w:szCs w:val="24"/>
        </w:rPr>
        <w:t xml:space="preserve"> moderate performance for the promoted period. A possible explanation is that </w:t>
      </w:r>
      <w:r w:rsidRPr="000B121E">
        <w:rPr>
          <w:rFonts w:cs="Times New Roman"/>
          <w:color w:val="000000" w:themeColor="text1"/>
          <w:szCs w:val="24"/>
        </w:rPr>
        <w:lastRenderedPageBreak/>
        <w:t>the estimated bias used for the correction gets submerged by high variations in the high product sales. This allows us to complement the ADL-intra-IC model for the promoted period. As the ADL-</w:t>
      </w:r>
      <w:r w:rsidRPr="009C2B30">
        <w:rPr>
          <w:rFonts w:cs="Times New Roman"/>
          <w:noProof/>
          <w:color w:val="000000" w:themeColor="text1"/>
          <w:szCs w:val="24"/>
        </w:rPr>
        <w:t>intra</w:t>
      </w:r>
      <w:r w:rsidRPr="000B121E">
        <w:rPr>
          <w:rFonts w:cs="Times New Roman"/>
          <w:color w:val="000000" w:themeColor="text1"/>
          <w:szCs w:val="24"/>
        </w:rPr>
        <w:t xml:space="preserve">-EWC model has the best performance for the promoted period, we forge a combined model between these two models, named as the ADL-EWC-IC </w:t>
      </w:r>
      <w:commentRangeStart w:id="3012"/>
      <w:commentRangeStart w:id="3013"/>
      <w:r w:rsidRPr="000B121E">
        <w:rPr>
          <w:rFonts w:cs="Times New Roman"/>
          <w:color w:val="000000" w:themeColor="text1"/>
          <w:szCs w:val="24"/>
        </w:rPr>
        <w:t>model</w:t>
      </w:r>
      <w:commentRangeEnd w:id="3012"/>
      <w:r w:rsidRPr="000B121E">
        <w:rPr>
          <w:rStyle w:val="CommentReference"/>
          <w:color w:val="000000" w:themeColor="text1"/>
          <w:sz w:val="24"/>
          <w:szCs w:val="24"/>
        </w:rPr>
        <w:commentReference w:id="3012"/>
      </w:r>
      <w:commentRangeEnd w:id="3013"/>
      <w:r w:rsidRPr="000B121E">
        <w:rPr>
          <w:rStyle w:val="CommentReference"/>
          <w:color w:val="000000" w:themeColor="text1"/>
          <w:sz w:val="24"/>
          <w:szCs w:val="24"/>
        </w:rPr>
        <w:commentReference w:id="3013"/>
      </w:r>
      <w:r w:rsidRPr="000B121E">
        <w:rPr>
          <w:rFonts w:cs="Times New Roman"/>
          <w:color w:val="000000" w:themeColor="text1"/>
          <w:szCs w:val="24"/>
        </w:rPr>
        <w:t xml:space="preserve">. The </w:t>
      </w:r>
      <w:del w:id="3014" w:author="tao huang" w:date="2018-01-11T22:49:00Z">
        <w:r w:rsidRPr="000B121E" w:rsidDel="002D312D">
          <w:rPr>
            <w:rFonts w:cs="Times New Roman"/>
            <w:color w:val="000000" w:themeColor="text1"/>
            <w:szCs w:val="24"/>
          </w:rPr>
          <w:delText xml:space="preserve">forecasts by the </w:delText>
        </w:r>
      </w:del>
      <w:r w:rsidRPr="000B121E">
        <w:rPr>
          <w:rFonts w:cs="Times New Roman"/>
          <w:color w:val="000000" w:themeColor="text1"/>
          <w:szCs w:val="24"/>
        </w:rPr>
        <w:t>ADL-EWC-IC model will be identical to the ADL-</w:t>
      </w:r>
      <w:r w:rsidRPr="009C2B30">
        <w:rPr>
          <w:rFonts w:cs="Times New Roman"/>
          <w:noProof/>
          <w:color w:val="000000" w:themeColor="text1"/>
          <w:szCs w:val="24"/>
        </w:rPr>
        <w:t>intra</w:t>
      </w:r>
      <w:r w:rsidRPr="000B121E">
        <w:rPr>
          <w:rFonts w:cs="Times New Roman"/>
          <w:color w:val="000000" w:themeColor="text1"/>
          <w:szCs w:val="24"/>
        </w:rPr>
        <w:t xml:space="preserve">-EWC model for the promoted period and the ADL-intra-IC model for the non-promoted period. Table </w:t>
      </w:r>
      <w:r w:rsidR="00C86132">
        <w:rPr>
          <w:rFonts w:cs="Times New Roman"/>
          <w:color w:val="000000" w:themeColor="text1"/>
          <w:szCs w:val="24"/>
        </w:rPr>
        <w:t>2</w:t>
      </w:r>
      <w:r w:rsidRPr="000B121E">
        <w:rPr>
          <w:rFonts w:cs="Times New Roman"/>
          <w:color w:val="000000" w:themeColor="text1"/>
          <w:szCs w:val="24"/>
        </w:rPr>
        <w:t xml:space="preserve"> </w:t>
      </w:r>
      <w:ins w:id="3015" w:author="tao huang" w:date="2018-01-11T22:49:00Z">
        <w:r w:rsidR="002D312D">
          <w:rPr>
            <w:rFonts w:cs="Times New Roman"/>
            <w:color w:val="000000" w:themeColor="text1"/>
            <w:szCs w:val="24"/>
          </w:rPr>
          <w:t xml:space="preserve">also </w:t>
        </w:r>
      </w:ins>
      <w:r w:rsidRPr="000B121E">
        <w:rPr>
          <w:rFonts w:cs="Times New Roman"/>
          <w:color w:val="000000" w:themeColor="text1"/>
          <w:szCs w:val="24"/>
        </w:rPr>
        <w:t>shows the forecasting performance by the ADL-EWC-IC model. The results indicate that the ADL-EWC-IC model generates the most accurate forecasts</w:t>
      </w:r>
      <w:ins w:id="3016" w:author="tao huang" w:date="2018-01-11T22:49:00Z">
        <w:r w:rsidR="002D312D">
          <w:rPr>
            <w:rFonts w:cs="Times New Roman"/>
            <w:color w:val="000000" w:themeColor="text1"/>
            <w:szCs w:val="24"/>
          </w:rPr>
          <w:t xml:space="preserve"> across all the models</w:t>
        </w:r>
      </w:ins>
      <w:r w:rsidRPr="000B121E">
        <w:rPr>
          <w:rFonts w:cs="Times New Roman"/>
          <w:color w:val="000000" w:themeColor="text1"/>
          <w:szCs w:val="24"/>
        </w:rPr>
        <w:t xml:space="preserve">. Table </w:t>
      </w:r>
      <w:r w:rsidR="00BE707E">
        <w:rPr>
          <w:rFonts w:cs="Times New Roman"/>
          <w:color w:val="000000" w:themeColor="text1"/>
          <w:szCs w:val="24"/>
        </w:rPr>
        <w:t>4</w:t>
      </w:r>
      <w:r w:rsidRPr="000B121E">
        <w:rPr>
          <w:rFonts w:cs="Times New Roman"/>
          <w:color w:val="000000" w:themeColor="text1"/>
          <w:szCs w:val="24"/>
        </w:rPr>
        <w:t xml:space="preserve"> </w:t>
      </w:r>
      <w:ins w:id="3017" w:author="tao huang" w:date="2018-01-11T22:50:00Z">
        <w:r w:rsidR="002D312D">
          <w:rPr>
            <w:rFonts w:cs="Times New Roman"/>
            <w:color w:val="000000" w:themeColor="text1"/>
            <w:szCs w:val="24"/>
          </w:rPr>
          <w:t xml:space="preserve">also </w:t>
        </w:r>
      </w:ins>
      <w:r w:rsidRPr="000B121E">
        <w:rPr>
          <w:rFonts w:cs="Times New Roman"/>
          <w:color w:val="000000" w:themeColor="text1"/>
          <w:szCs w:val="24"/>
        </w:rPr>
        <w:t xml:space="preserve">includes the performance of the ADL-EWC-IC model for the promoted and non-promoted forecast periods. </w:t>
      </w:r>
      <w:ins w:id="3018" w:author="tao huang" w:date="2018-01-11T22:51:00Z">
        <w:r w:rsidR="002D312D">
          <w:rPr>
            <w:rFonts w:cs="Times New Roman"/>
            <w:color w:val="000000" w:themeColor="text1"/>
            <w:szCs w:val="24"/>
          </w:rPr>
          <w:t>T</w:t>
        </w:r>
        <w:r w:rsidR="002D312D" w:rsidRPr="000B121E">
          <w:rPr>
            <w:rFonts w:cs="Times New Roman"/>
            <w:color w:val="000000" w:themeColor="text1"/>
            <w:szCs w:val="24"/>
          </w:rPr>
          <w:t xml:space="preserve">he ADL-EWC-IC model </w:t>
        </w:r>
        <w:r w:rsidR="002D312D" w:rsidRPr="000B121E">
          <w:rPr>
            <w:color w:val="000000" w:themeColor="text1"/>
            <w:szCs w:val="24"/>
          </w:rPr>
          <w:t>outperforms the ADL-</w:t>
        </w:r>
        <w:r w:rsidR="002D312D" w:rsidRPr="009C2B30">
          <w:rPr>
            <w:noProof/>
            <w:color w:val="000000" w:themeColor="text1"/>
            <w:szCs w:val="24"/>
          </w:rPr>
          <w:t>intra</w:t>
        </w:r>
        <w:r w:rsidR="002D312D" w:rsidRPr="000B121E">
          <w:rPr>
            <w:color w:val="000000" w:themeColor="text1"/>
            <w:szCs w:val="24"/>
          </w:rPr>
          <w:t xml:space="preserve"> model for </w:t>
        </w:r>
      </w:ins>
      <w:ins w:id="3019" w:author="tao huang" w:date="2018-01-11T22:52:00Z">
        <w:r w:rsidR="005B5C21">
          <w:rPr>
            <w:color w:val="000000" w:themeColor="text1"/>
            <w:szCs w:val="24"/>
          </w:rPr>
          <w:t>21</w:t>
        </w:r>
      </w:ins>
      <w:ins w:id="3020" w:author="tao huang" w:date="2018-01-11T22:51:00Z">
        <w:r w:rsidR="002D312D" w:rsidRPr="000B121E">
          <w:rPr>
            <w:color w:val="000000" w:themeColor="text1"/>
            <w:szCs w:val="24"/>
          </w:rPr>
          <w:t xml:space="preserve"> </w:t>
        </w:r>
      </w:ins>
      <w:ins w:id="3021" w:author="tao huang" w:date="2018-01-11T22:52:00Z">
        <w:r w:rsidR="005B5C21">
          <w:rPr>
            <w:color w:val="000000" w:themeColor="text1"/>
            <w:szCs w:val="24"/>
          </w:rPr>
          <w:t xml:space="preserve">(out of 28) </w:t>
        </w:r>
      </w:ins>
      <w:ins w:id="3022" w:author="tao huang" w:date="2018-01-11T22:51:00Z">
        <w:r w:rsidR="002D312D">
          <w:rPr>
            <w:color w:val="000000" w:themeColor="text1"/>
            <w:szCs w:val="24"/>
          </w:rPr>
          <w:t>product categories</w:t>
        </w:r>
      </w:ins>
      <w:ins w:id="3023" w:author="tao huang" w:date="2018-01-11T22:52:00Z">
        <w:r w:rsidR="005B5C21">
          <w:rPr>
            <w:color w:val="000000" w:themeColor="text1"/>
            <w:szCs w:val="24"/>
          </w:rPr>
          <w:t xml:space="preserve">. It </w:t>
        </w:r>
      </w:ins>
      <w:ins w:id="3024" w:author="tao huang" w:date="2018-01-11T22:51:00Z">
        <w:r w:rsidR="002D312D">
          <w:rPr>
            <w:color w:val="000000" w:themeColor="text1"/>
            <w:szCs w:val="24"/>
          </w:rPr>
          <w:t>reduce</w:t>
        </w:r>
      </w:ins>
      <w:ins w:id="3025" w:author="tao huang" w:date="2018-01-11T22:52:00Z">
        <w:r w:rsidR="005B5C21">
          <w:rPr>
            <w:color w:val="000000" w:themeColor="text1"/>
            <w:szCs w:val="24"/>
          </w:rPr>
          <w:t>s</w:t>
        </w:r>
      </w:ins>
      <w:ins w:id="3026" w:author="tao huang" w:date="2018-01-11T22:51:00Z">
        <w:r w:rsidR="002D312D">
          <w:rPr>
            <w:color w:val="000000" w:themeColor="text1"/>
            <w:szCs w:val="24"/>
          </w:rPr>
          <w:t xml:space="preserve"> the MASE by </w:t>
        </w:r>
      </w:ins>
      <w:ins w:id="3027" w:author="tao huang" w:date="2018-01-11T23:08:00Z">
        <w:r w:rsidR="00A55467">
          <w:rPr>
            <w:color w:val="000000" w:themeColor="text1"/>
            <w:szCs w:val="24"/>
          </w:rPr>
          <w:t>3.3</w:t>
        </w:r>
      </w:ins>
      <w:ins w:id="3028" w:author="tao huang" w:date="2018-01-11T22:51:00Z">
        <w:r w:rsidR="002D312D">
          <w:rPr>
            <w:color w:val="000000" w:themeColor="text1"/>
            <w:szCs w:val="24"/>
          </w:rPr>
          <w:t xml:space="preserve">% for the 20% of categories (i.e., 6 categories) where </w:t>
        </w:r>
      </w:ins>
      <w:ins w:id="3029" w:author="tao huang" w:date="2018-01-11T23:08:00Z">
        <w:r w:rsidR="00A55467">
          <w:rPr>
            <w:color w:val="000000" w:themeColor="text1"/>
            <w:szCs w:val="24"/>
          </w:rPr>
          <w:t>it</w:t>
        </w:r>
      </w:ins>
      <w:ins w:id="3030" w:author="tao huang" w:date="2018-01-11T22:51:00Z">
        <w:r w:rsidR="002D312D">
          <w:rPr>
            <w:color w:val="000000" w:themeColor="text1"/>
            <w:szCs w:val="24"/>
          </w:rPr>
          <w:t xml:space="preserve"> achieve</w:t>
        </w:r>
      </w:ins>
      <w:ins w:id="3031" w:author="tao huang" w:date="2018-01-11T23:08:00Z">
        <w:r w:rsidR="00A55467">
          <w:rPr>
            <w:color w:val="000000" w:themeColor="text1"/>
            <w:szCs w:val="24"/>
          </w:rPr>
          <w:t>s</w:t>
        </w:r>
      </w:ins>
      <w:ins w:id="3032" w:author="tao huang" w:date="2018-01-11T22:51:00Z">
        <w:r w:rsidR="002D312D">
          <w:rPr>
            <w:color w:val="000000" w:themeColor="text1"/>
            <w:szCs w:val="24"/>
          </w:rPr>
          <w:t xml:space="preserve"> </w:t>
        </w:r>
      </w:ins>
      <w:ins w:id="3033" w:author="tao huang" w:date="2018-01-11T23:08:00Z">
        <w:r w:rsidR="00A55467">
          <w:rPr>
            <w:color w:val="000000" w:themeColor="text1"/>
            <w:szCs w:val="24"/>
          </w:rPr>
          <w:t>the</w:t>
        </w:r>
      </w:ins>
      <w:ins w:id="3034" w:author="tao huang" w:date="2018-01-11T22:51:00Z">
        <w:r w:rsidR="002D312D">
          <w:rPr>
            <w:color w:val="000000" w:themeColor="text1"/>
            <w:szCs w:val="24"/>
          </w:rPr>
          <w:t xml:space="preserve"> maximum improvement. </w:t>
        </w:r>
        <w:r w:rsidR="002D312D" w:rsidRPr="000B121E">
          <w:rPr>
            <w:color w:val="000000" w:themeColor="text1"/>
            <w:szCs w:val="24"/>
          </w:rPr>
          <w:t xml:space="preserve">Figure </w:t>
        </w:r>
      </w:ins>
      <w:ins w:id="3035" w:author="tao huang" w:date="2018-01-11T23:08:00Z">
        <w:r w:rsidR="00A55467">
          <w:rPr>
            <w:color w:val="000000" w:themeColor="text1"/>
            <w:szCs w:val="24"/>
          </w:rPr>
          <w:t>5</w:t>
        </w:r>
      </w:ins>
      <w:ins w:id="3036" w:author="tao huang" w:date="2018-01-11T22:51:00Z">
        <w:r w:rsidR="002D312D" w:rsidRPr="000B121E">
          <w:rPr>
            <w:color w:val="000000" w:themeColor="text1"/>
            <w:szCs w:val="24"/>
          </w:rPr>
          <w:t xml:space="preserve"> show</w:t>
        </w:r>
      </w:ins>
      <w:ins w:id="3037" w:author="tao huang" w:date="2018-01-11T23:08:00Z">
        <w:r w:rsidR="00A55467">
          <w:rPr>
            <w:color w:val="000000" w:themeColor="text1"/>
            <w:szCs w:val="24"/>
          </w:rPr>
          <w:t>s</w:t>
        </w:r>
      </w:ins>
      <w:ins w:id="3038" w:author="tao huang" w:date="2018-01-11T22:51:00Z">
        <w:r w:rsidR="002D312D" w:rsidRPr="000B121E">
          <w:rPr>
            <w:color w:val="000000" w:themeColor="text1"/>
            <w:szCs w:val="24"/>
          </w:rPr>
          <w:t xml:space="preserve"> further details using boxplot</w:t>
        </w:r>
        <w:r w:rsidR="002D312D">
          <w:rPr>
            <w:color w:val="000000" w:themeColor="text1"/>
            <w:szCs w:val="24"/>
          </w:rPr>
          <w:t xml:space="preserve"> for those product categories</w:t>
        </w:r>
        <w:r w:rsidR="002D312D" w:rsidRPr="000B121E">
          <w:rPr>
            <w:color w:val="000000" w:themeColor="text1"/>
            <w:szCs w:val="24"/>
          </w:rPr>
          <w:t>.</w:t>
        </w:r>
      </w:ins>
      <w:del w:id="3039" w:author="tao huang" w:date="2018-01-11T23:08:00Z">
        <w:r w:rsidRPr="000B121E" w:rsidDel="00A55467">
          <w:rPr>
            <w:rFonts w:cs="Times New Roman"/>
            <w:color w:val="000000" w:themeColor="text1"/>
            <w:szCs w:val="24"/>
          </w:rPr>
          <w:delText>In Figure 5 we depict the performance of the ADL-EWC-IC model against the ADL-</w:delText>
        </w:r>
        <w:r w:rsidRPr="009C2B30" w:rsidDel="00A55467">
          <w:rPr>
            <w:rFonts w:cs="Times New Roman"/>
            <w:noProof/>
            <w:color w:val="000000" w:themeColor="text1"/>
            <w:szCs w:val="24"/>
          </w:rPr>
          <w:delText>intra</w:delText>
        </w:r>
        <w:r w:rsidRPr="000B121E" w:rsidDel="00A55467">
          <w:rPr>
            <w:rFonts w:cs="Times New Roman"/>
            <w:color w:val="000000" w:themeColor="text1"/>
            <w:szCs w:val="24"/>
          </w:rPr>
          <w:delText xml:space="preserve"> model for each of the product categories using boxplot. </w:delText>
        </w:r>
        <w:r w:rsidRPr="000B121E" w:rsidDel="00A55467">
          <w:rPr>
            <w:color w:val="000000" w:themeColor="text1"/>
            <w:szCs w:val="24"/>
          </w:rPr>
          <w:delText>The ADL-EWC-IC model outperforms the ADL-</w:delText>
        </w:r>
        <w:r w:rsidRPr="009C2B30" w:rsidDel="00A55467">
          <w:rPr>
            <w:noProof/>
            <w:color w:val="000000" w:themeColor="text1"/>
            <w:szCs w:val="24"/>
          </w:rPr>
          <w:delText>intra</w:delText>
        </w:r>
        <w:r w:rsidRPr="000B121E" w:rsidDel="00A55467">
          <w:rPr>
            <w:color w:val="000000" w:themeColor="text1"/>
            <w:szCs w:val="24"/>
          </w:rPr>
          <w:delText xml:space="preserve"> model for more product categories (21 out of 28) compared to either the </w:delText>
        </w:r>
        <w:r w:rsidRPr="000B121E" w:rsidDel="00A55467">
          <w:rPr>
            <w:rFonts w:cs="Times New Roman"/>
            <w:color w:val="000000" w:themeColor="text1"/>
            <w:szCs w:val="24"/>
          </w:rPr>
          <w:delText>ADL-</w:delText>
        </w:r>
        <w:r w:rsidRPr="009C2B30" w:rsidDel="00A55467">
          <w:rPr>
            <w:rFonts w:cs="Times New Roman"/>
            <w:noProof/>
            <w:color w:val="000000" w:themeColor="text1"/>
            <w:szCs w:val="24"/>
          </w:rPr>
          <w:delText>intra</w:delText>
        </w:r>
        <w:r w:rsidRPr="000B121E" w:rsidDel="00A55467">
          <w:rPr>
            <w:rFonts w:cs="Times New Roman"/>
            <w:color w:val="000000" w:themeColor="text1"/>
            <w:szCs w:val="24"/>
          </w:rPr>
          <w:delText>-EWC model or the ADL-intra-IC model</w:delText>
        </w:r>
      </w:del>
      <w:ins w:id="3040" w:author="Fildes, Robert" w:date="2017-12-12T16:07:00Z">
        <w:del w:id="3041" w:author="tao huang" w:date="2018-01-11T23:08:00Z">
          <w:r w:rsidR="00577394" w:rsidDel="00A55467">
            <w:rPr>
              <w:rFonts w:cs="Times New Roman"/>
              <w:color w:val="000000" w:themeColor="text1"/>
              <w:szCs w:val="24"/>
            </w:rPr>
            <w:delText xml:space="preserve"> with an average improvement of ?</w:delText>
          </w:r>
        </w:del>
      </w:ins>
      <w:del w:id="3042" w:author="tao huang" w:date="2018-01-11T23:08:00Z">
        <w:r w:rsidRPr="000B121E" w:rsidDel="00A55467">
          <w:rPr>
            <w:color w:val="000000" w:themeColor="text1"/>
            <w:szCs w:val="24"/>
          </w:rPr>
          <w:delText>.</w:delText>
        </w:r>
      </w:del>
    </w:p>
    <w:p w14:paraId="3AC2917E" w14:textId="526549CA" w:rsidR="004617F2" w:rsidRPr="000B121E" w:rsidRDefault="004617F2" w:rsidP="000B121E">
      <w:pPr>
        <w:shd w:val="clear" w:color="auto" w:fill="FFFFFF" w:themeFill="background1"/>
        <w:spacing w:line="360" w:lineRule="auto"/>
        <w:rPr>
          <w:rFonts w:cs="Times New Roman"/>
          <w:noProof/>
          <w:color w:val="000000" w:themeColor="text1"/>
          <w:szCs w:val="24"/>
        </w:rPr>
      </w:pPr>
      <w:r w:rsidRPr="000B121E">
        <w:rPr>
          <w:rFonts w:cs="Times New Roman"/>
          <w:noProof/>
          <w:color w:val="000000" w:themeColor="text1"/>
          <w:szCs w:val="24"/>
        </w:rPr>
        <w:t>Figure 5.</w:t>
      </w:r>
      <w:r w:rsidRPr="000B121E">
        <w:rPr>
          <w:rFonts w:cs="Times New Roman"/>
          <w:noProof/>
          <w:color w:val="000000" w:themeColor="text1"/>
          <w:szCs w:val="24"/>
        </w:rPr>
        <w:tab/>
        <w:t>The ADL-EWC-IC model versus the ADL-</w:t>
      </w:r>
      <w:r w:rsidRPr="009C2B30">
        <w:rPr>
          <w:rFonts w:cs="Times New Roman"/>
          <w:noProof/>
          <w:color w:val="000000" w:themeColor="text1"/>
          <w:szCs w:val="24"/>
        </w:rPr>
        <w:t>intra</w:t>
      </w:r>
      <w:r w:rsidRPr="000B121E">
        <w:rPr>
          <w:rFonts w:cs="Times New Roman"/>
          <w:noProof/>
          <w:color w:val="000000" w:themeColor="text1"/>
          <w:szCs w:val="24"/>
        </w:rPr>
        <w:t xml:space="preserve"> model, </w:t>
      </w:r>
      <w:r w:rsidR="001432A2">
        <w:rPr>
          <w:rFonts w:cs="Times New Roman"/>
          <w:noProof/>
          <w:color w:val="000000" w:themeColor="text1"/>
          <w:szCs w:val="24"/>
        </w:rPr>
        <w:t>results at SKU level</w:t>
      </w:r>
      <w:r w:rsidR="000B2450" w:rsidRPr="000B2450">
        <w:rPr>
          <w:rFonts w:cs="Times New Roman"/>
          <w:noProof/>
          <w:color w:val="000000" w:themeColor="text1"/>
          <w:szCs w:val="24"/>
        </w:rPr>
        <w:t xml:space="preserve"> </w:t>
      </w:r>
      <w:r w:rsidR="000B2450">
        <w:rPr>
          <w:rFonts w:cs="Times New Roman"/>
          <w:noProof/>
          <w:color w:val="000000" w:themeColor="text1"/>
          <w:szCs w:val="24"/>
        </w:rPr>
        <w:t xml:space="preserve">for </w:t>
      </w:r>
      <w:del w:id="3043" w:author="tao huang" w:date="2018-01-11T23:09:00Z">
        <w:r w:rsidR="000B2450" w:rsidDel="00A55467">
          <w:rPr>
            <w:rFonts w:cs="Times New Roman"/>
            <w:noProof/>
            <w:color w:val="000000" w:themeColor="text1"/>
            <w:szCs w:val="24"/>
          </w:rPr>
          <w:delText>each category</w:delText>
        </w:r>
      </w:del>
      <w:ins w:id="3044" w:author="tao huang" w:date="2018-01-11T23:09:00Z">
        <w:r w:rsidR="00A55467">
          <w:rPr>
            <w:rFonts w:cs="Times New Roman"/>
            <w:noProof/>
            <w:color w:val="000000" w:themeColor="text1"/>
            <w:szCs w:val="24"/>
          </w:rPr>
          <w:t>6 product categories</w:t>
        </w:r>
      </w:ins>
      <w:r w:rsidR="001432A2">
        <w:rPr>
          <w:rFonts w:cs="Times New Roman"/>
          <w:noProof/>
          <w:color w:val="000000" w:themeColor="text1"/>
          <w:szCs w:val="24"/>
        </w:rPr>
        <w:t xml:space="preserve">, </w:t>
      </w:r>
      <w:r w:rsidR="001432A2" w:rsidRPr="000B121E">
        <w:rPr>
          <w:rFonts w:cs="Times New Roman"/>
          <w:noProof/>
          <w:color w:val="000000" w:themeColor="text1"/>
          <w:szCs w:val="24"/>
        </w:rPr>
        <w:t>for the MASE</w:t>
      </w:r>
      <w:r w:rsidRPr="000B121E">
        <w:rPr>
          <w:rFonts w:cs="Times New Roman"/>
          <w:noProof/>
          <w:color w:val="000000" w:themeColor="text1"/>
          <w:szCs w:val="24"/>
        </w:rPr>
        <w:t xml:space="preserve">, </w:t>
      </w:r>
      <w:r w:rsidR="001432A2" w:rsidRPr="000B121E">
        <w:rPr>
          <w:rFonts w:cs="Times New Roman"/>
          <w:noProof/>
          <w:color w:val="000000" w:themeColor="text1"/>
          <w:szCs w:val="24"/>
        </w:rPr>
        <w:t xml:space="preserve">for </w:t>
      </w:r>
      <w:r w:rsidR="001432A2">
        <w:rPr>
          <w:rFonts w:cs="Times New Roman"/>
          <w:noProof/>
          <w:color w:val="000000" w:themeColor="text1"/>
          <w:szCs w:val="24"/>
        </w:rPr>
        <w:t xml:space="preserve">one to </w:t>
      </w:r>
      <w:r w:rsidR="001432A2" w:rsidRPr="009C2B30">
        <w:rPr>
          <w:rFonts w:cs="Times New Roman"/>
          <w:noProof/>
          <w:color w:val="000000" w:themeColor="text1"/>
          <w:szCs w:val="24"/>
        </w:rPr>
        <w:t>eight week</w:t>
      </w:r>
      <w:r w:rsidR="001432A2">
        <w:rPr>
          <w:rFonts w:cs="Times New Roman"/>
          <w:noProof/>
          <w:color w:val="000000" w:themeColor="text1"/>
          <w:szCs w:val="24"/>
        </w:rPr>
        <w:t xml:space="preserve"> forecast horizon.</w:t>
      </w:r>
    </w:p>
    <w:p w14:paraId="555451D5" w14:textId="2A96C894" w:rsidR="004617F2" w:rsidRPr="000B121E" w:rsidDel="00BD3F15" w:rsidRDefault="004617F2" w:rsidP="005B5C21">
      <w:pPr>
        <w:shd w:val="clear" w:color="auto" w:fill="FFFFFF" w:themeFill="background1"/>
        <w:spacing w:line="360" w:lineRule="auto"/>
        <w:jc w:val="center"/>
        <w:rPr>
          <w:del w:id="3045" w:author="tao huang" w:date="2018-01-11T23:03:00Z"/>
          <w:rFonts w:ascii="Arial" w:hAnsi="Arial" w:cs="Arial"/>
          <w:noProof/>
          <w:color w:val="000000" w:themeColor="text1"/>
          <w:szCs w:val="24"/>
        </w:rPr>
        <w:pPrChange w:id="3046" w:author="tao huang" w:date="2018-01-11T22:56:00Z">
          <w:pPr>
            <w:shd w:val="clear" w:color="auto" w:fill="FFFFFF" w:themeFill="background1"/>
            <w:spacing w:line="360" w:lineRule="auto"/>
          </w:pPr>
        </w:pPrChange>
      </w:pPr>
    </w:p>
    <w:p w14:paraId="1ED44806" w14:textId="727F53CE" w:rsidR="004617F2" w:rsidRPr="000B121E" w:rsidRDefault="00BD3F15" w:rsidP="000B121E">
      <w:pPr>
        <w:shd w:val="clear" w:color="auto" w:fill="FFFFFF" w:themeFill="background1"/>
        <w:spacing w:line="360" w:lineRule="auto"/>
        <w:jc w:val="center"/>
        <w:rPr>
          <w:rFonts w:ascii="Arial" w:hAnsi="Arial" w:cs="Arial"/>
          <w:noProof/>
          <w:color w:val="000000" w:themeColor="text1"/>
          <w:szCs w:val="24"/>
        </w:rPr>
      </w:pPr>
      <w:ins w:id="3047" w:author="tao huang" w:date="2018-01-11T23:03:00Z">
        <w:r>
          <w:rPr>
            <w:rFonts w:ascii="Arial" w:hAnsi="Arial" w:cs="Arial"/>
            <w:noProof/>
            <w:color w:val="000000"/>
            <w:sz w:val="20"/>
            <w:szCs w:val="20"/>
          </w:rPr>
          <w:drawing>
            <wp:inline distT="0" distB="0" distL="0" distR="0" wp14:anchorId="6273B036" wp14:editId="330787BA">
              <wp:extent cx="4200525" cy="3150394"/>
              <wp:effectExtent l="0" t="0" r="0" b="0"/>
              <wp:docPr id="22" name="Picture 22"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x Plot for improve_mase_ADL_ewc_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2297" cy="3166723"/>
                      </a:xfrm>
                      <a:prstGeom prst="rect">
                        <a:avLst/>
                      </a:prstGeom>
                      <a:noFill/>
                      <a:ln>
                        <a:noFill/>
                      </a:ln>
                    </pic:spPr>
                  </pic:pic>
                </a:graphicData>
              </a:graphic>
            </wp:inline>
          </w:drawing>
        </w:r>
        <w:r w:rsidRPr="000B121E" w:rsidDel="005B5C21">
          <w:rPr>
            <w:rFonts w:ascii="Arial" w:hAnsi="Arial" w:cs="Arial"/>
            <w:noProof/>
            <w:color w:val="000000" w:themeColor="text1"/>
            <w:szCs w:val="24"/>
            <w:lang w:eastAsia="en-GB"/>
          </w:rPr>
          <w:t xml:space="preserve"> </w:t>
        </w:r>
      </w:ins>
      <w:del w:id="3048" w:author="tao huang" w:date="2018-01-11T22:56:00Z">
        <w:r w:rsidR="004617F2" w:rsidRPr="000B121E" w:rsidDel="005B5C21">
          <w:rPr>
            <w:rFonts w:ascii="Arial" w:hAnsi="Arial" w:cs="Arial"/>
            <w:noProof/>
            <w:color w:val="000000" w:themeColor="text1"/>
            <w:szCs w:val="24"/>
            <w:lang w:eastAsia="en-GB"/>
          </w:rPr>
          <w:drawing>
            <wp:inline distT="0" distB="0" distL="0" distR="0" wp14:anchorId="5E2DD887" wp14:editId="58C3E794">
              <wp:extent cx="4800600" cy="3598950"/>
              <wp:effectExtent l="0" t="0" r="0" b="1905"/>
              <wp:docPr id="2" name="Picture 2"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Plot for improve_mase_ADL_ewc_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2042" cy="3615025"/>
                      </a:xfrm>
                      <a:prstGeom prst="rect">
                        <a:avLst/>
                      </a:prstGeom>
                      <a:noFill/>
                      <a:ln>
                        <a:noFill/>
                      </a:ln>
                    </pic:spPr>
                  </pic:pic>
                </a:graphicData>
              </a:graphic>
            </wp:inline>
          </w:drawing>
        </w:r>
      </w:del>
    </w:p>
    <w:p w14:paraId="50DBDA62" w14:textId="3B73F80B" w:rsidR="004617F2" w:rsidRPr="000B121E" w:rsidRDefault="004617F2" w:rsidP="000B121E">
      <w:pPr>
        <w:shd w:val="clear" w:color="auto" w:fill="FFFFFF" w:themeFill="background1"/>
        <w:rPr>
          <w:rFonts w:cs="Times New Roman"/>
          <w:b/>
          <w:color w:val="000000" w:themeColor="text1"/>
          <w:szCs w:val="24"/>
        </w:rPr>
      </w:pPr>
      <w:del w:id="3049" w:author="tao huang" w:date="2018-01-11T22:56:00Z">
        <w:r w:rsidRPr="000B121E" w:rsidDel="005B5C21">
          <w:rPr>
            <w:rFonts w:ascii="Arial" w:hAnsi="Arial" w:cs="Arial"/>
            <w:noProof/>
            <w:color w:val="000000" w:themeColor="text1"/>
            <w:szCs w:val="24"/>
            <w:lang w:eastAsia="en-GB"/>
          </w:rPr>
          <w:drawing>
            <wp:inline distT="0" distB="0" distL="0" distR="0" wp14:anchorId="5433CE28" wp14:editId="6AFF816E">
              <wp:extent cx="4953000" cy="3713202"/>
              <wp:effectExtent l="0" t="0" r="0" b="1905"/>
              <wp:docPr id="3" name="Picture 3"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Plot for improve_mase_ADL_ewc_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5806" cy="3730300"/>
                      </a:xfrm>
                      <a:prstGeom prst="rect">
                        <a:avLst/>
                      </a:prstGeom>
                      <a:noFill/>
                      <a:ln>
                        <a:noFill/>
                      </a:ln>
                    </pic:spPr>
                  </pic:pic>
                </a:graphicData>
              </a:graphic>
            </wp:inline>
          </w:drawing>
        </w:r>
      </w:del>
      <w:r w:rsidRPr="000B121E">
        <w:rPr>
          <w:rFonts w:cs="Times New Roman"/>
          <w:b/>
          <w:color w:val="000000" w:themeColor="text1"/>
          <w:szCs w:val="24"/>
        </w:rPr>
        <w:t xml:space="preserve">  </w:t>
      </w:r>
    </w:p>
    <w:p w14:paraId="1D55B107" w14:textId="77777777" w:rsidR="004617F2" w:rsidRPr="00FD46CB" w:rsidRDefault="004617F2">
      <w:pPr>
        <w:pStyle w:val="Heading2"/>
        <w:numPr>
          <w:ilvl w:val="0"/>
          <w:numId w:val="57"/>
        </w:numPr>
        <w:pPrChange w:id="3050" w:author="Fildes, Robert" w:date="2017-12-12T16:15:00Z">
          <w:pPr>
            <w:pStyle w:val="ListParagraph"/>
            <w:numPr>
              <w:numId w:val="49"/>
            </w:numPr>
            <w:shd w:val="clear" w:color="auto" w:fill="FFFFFF" w:themeFill="background1"/>
            <w:spacing w:after="0" w:line="360" w:lineRule="auto"/>
            <w:ind w:left="360" w:hanging="360"/>
          </w:pPr>
        </w:pPrChange>
      </w:pPr>
      <w:r w:rsidRPr="00767B47">
        <w:t>Exploring the determinants of the forecasting improvement</w:t>
      </w:r>
    </w:p>
    <w:p w14:paraId="7B7521B2" w14:textId="77777777" w:rsidR="004617F2" w:rsidRPr="000B121E" w:rsidRDefault="004617F2" w:rsidP="000B121E">
      <w:pPr>
        <w:shd w:val="clear" w:color="auto" w:fill="FFFFFF" w:themeFill="background1"/>
        <w:spacing w:after="0" w:line="360" w:lineRule="auto"/>
        <w:ind w:left="360"/>
        <w:rPr>
          <w:rFonts w:cs="Times New Roman"/>
          <w:b/>
          <w:color w:val="000000" w:themeColor="text1"/>
          <w:szCs w:val="24"/>
        </w:rPr>
      </w:pPr>
      <w:r w:rsidRPr="000B121E">
        <w:rPr>
          <w:rFonts w:cs="Times New Roman"/>
          <w:b/>
          <w:color w:val="000000" w:themeColor="text1"/>
          <w:szCs w:val="24"/>
        </w:rPr>
        <w:t xml:space="preserve"> </w:t>
      </w:r>
    </w:p>
    <w:p w14:paraId="579AA6CB" w14:textId="48D10521" w:rsidR="004617F2" w:rsidRPr="000B121E" w:rsidRDefault="004617F2" w:rsidP="000B121E">
      <w:pPr>
        <w:pStyle w:val="ListParagraph"/>
        <w:shd w:val="clear" w:color="auto" w:fill="FFFFFF" w:themeFill="background1"/>
        <w:spacing w:after="0" w:line="360" w:lineRule="auto"/>
        <w:ind w:left="0"/>
        <w:rPr>
          <w:rFonts w:cs="Times New Roman"/>
          <w:color w:val="000000" w:themeColor="text1"/>
          <w:szCs w:val="24"/>
        </w:rPr>
      </w:pPr>
      <w:del w:id="3051" w:author="Soopramanien, Didier" w:date="2017-12-29T18:02:00Z">
        <w:r w:rsidRPr="000B121E" w:rsidDel="00A10CE5">
          <w:rPr>
            <w:rFonts w:cs="Times New Roman"/>
            <w:color w:val="000000" w:themeColor="text1"/>
            <w:szCs w:val="24"/>
          </w:rPr>
          <w:delText xml:space="preserve">The </w:delText>
        </w:r>
      </w:del>
      <w:ins w:id="3052" w:author="tao huang" w:date="2018-01-11T23:10:00Z">
        <w:r w:rsidR="006E6AF3">
          <w:rPr>
            <w:rFonts w:cs="Times New Roman"/>
            <w:color w:val="000000" w:themeColor="text1"/>
            <w:szCs w:val="24"/>
          </w:rPr>
          <w:t>R</w:t>
        </w:r>
      </w:ins>
      <w:del w:id="3053" w:author="tao huang" w:date="2018-01-11T23:10:00Z">
        <w:r w:rsidRPr="000B121E" w:rsidDel="006E6AF3">
          <w:rPr>
            <w:rFonts w:cs="Times New Roman"/>
            <w:color w:val="000000" w:themeColor="text1"/>
            <w:szCs w:val="24"/>
          </w:rPr>
          <w:delText>r</w:delText>
        </w:r>
      </w:del>
      <w:r w:rsidRPr="000B121E">
        <w:rPr>
          <w:rFonts w:cs="Times New Roman"/>
          <w:color w:val="000000" w:themeColor="text1"/>
          <w:szCs w:val="24"/>
        </w:rPr>
        <w:t xml:space="preserve">esults show that our proposed models generate more accurate forecasts especially for some product categories (e.g., Yogurt, Milk, Toilet Tissue etc.). We further explore the </w:t>
      </w:r>
      <w:r w:rsidRPr="000B121E">
        <w:rPr>
          <w:rFonts w:cs="Times New Roman"/>
          <w:color w:val="000000" w:themeColor="text1"/>
          <w:szCs w:val="24"/>
        </w:rPr>
        <w:lastRenderedPageBreak/>
        <w:t xml:space="preserve">determinants of the improvement of the forecasting performance </w:t>
      </w:r>
      <w:r w:rsidRPr="000B121E">
        <w:rPr>
          <w:rFonts w:cs="Times New Roman"/>
          <w:noProof/>
          <w:color w:val="000000" w:themeColor="text1"/>
          <w:szCs w:val="24"/>
        </w:rPr>
        <w:t>of</w:t>
      </w:r>
      <w:r w:rsidRPr="000B121E">
        <w:rPr>
          <w:rFonts w:cs="Times New Roman"/>
          <w:color w:val="000000" w:themeColor="text1"/>
          <w:szCs w:val="24"/>
        </w:rPr>
        <w:t xml:space="preserve"> our proposed models at SKU level. This provides insights into what types of SKUs may benefit most from the proposed models. We consider the following types of potential determinants: 1) basic statistical measures </w:t>
      </w:r>
      <w:ins w:id="3054" w:author="tao huang" w:date="2018-01-11T23:12:00Z">
        <w:r w:rsidR="006E6AF3">
          <w:rPr>
            <w:rFonts w:cs="Times New Roman"/>
            <w:color w:val="000000" w:themeColor="text1"/>
            <w:szCs w:val="24"/>
          </w:rPr>
          <w:t>for</w:t>
        </w:r>
      </w:ins>
      <w:ins w:id="3055" w:author="tao huang" w:date="2018-01-11T23:11:00Z">
        <w:r w:rsidR="006E6AF3">
          <w:rPr>
            <w:rFonts w:cs="Times New Roman"/>
            <w:color w:val="000000" w:themeColor="text1"/>
            <w:szCs w:val="24"/>
          </w:rPr>
          <w:t xml:space="preserve"> </w:t>
        </w:r>
      </w:ins>
      <w:del w:id="3056" w:author="tao huang" w:date="2018-01-11T23:11:00Z">
        <w:r w:rsidRPr="000B121E" w:rsidDel="006E6AF3">
          <w:rPr>
            <w:rFonts w:cs="Times New Roman"/>
            <w:color w:val="000000" w:themeColor="text1"/>
            <w:szCs w:val="24"/>
          </w:rPr>
          <w:delText xml:space="preserve">for </w:delText>
        </w:r>
      </w:del>
      <w:r w:rsidRPr="000B121E">
        <w:rPr>
          <w:rFonts w:cs="Times New Roman"/>
          <w:color w:val="000000" w:themeColor="text1"/>
          <w:szCs w:val="24"/>
        </w:rPr>
        <w:t xml:space="preserve">both the prices and sales including the average, standard deviation, skewness, range, kurtosis, and coefficient of variation; 2) the frequency of the feature and display promotions for each SKU. 3) more advanced statistical measures which capture the characteristics of the data series designed by </w:t>
      </w:r>
      <w:hyperlink w:anchor="_ENREF_29" w:tooltip="Fildes, 1992 #198" w:history="1">
        <w:r w:rsidR="0047706C" w:rsidRPr="000B121E">
          <w:rPr>
            <w:rFonts w:cs="Times New Roman"/>
            <w:color w:val="000000" w:themeColor="text1"/>
            <w:szCs w:val="24"/>
          </w:rPr>
          <w:fldChar w:fldCharType="begin"/>
        </w:r>
        <w:r w:rsidR="0047706C">
          <w:rPr>
            <w:rFonts w:cs="Times New Roman"/>
            <w:color w:val="000000" w:themeColor="text1"/>
            <w:szCs w:val="24"/>
          </w:rPr>
          <w:instrText xml:space="preserve"> ADDIN EN.CITE &lt;EndNote&gt;&lt;Cite AuthorYear="1"&gt;&lt;Author&gt;Fildes&lt;/Author&gt;&lt;Year&gt;1992&lt;/Year&gt;&lt;RecNum&gt;198&lt;/RecNum&gt;&lt;DisplayText&gt;Fildes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instrText>
        </w:r>
        <w:r w:rsidR="0047706C" w:rsidRPr="000B121E">
          <w:rPr>
            <w:rFonts w:cs="Times New Roman"/>
            <w:color w:val="000000" w:themeColor="text1"/>
            <w:szCs w:val="24"/>
          </w:rPr>
          <w:fldChar w:fldCharType="separate"/>
        </w:r>
        <w:r w:rsidR="0047706C">
          <w:rPr>
            <w:rFonts w:cs="Times New Roman"/>
            <w:noProof/>
            <w:color w:val="000000" w:themeColor="text1"/>
            <w:szCs w:val="24"/>
          </w:rPr>
          <w:t>Fildes (1992)</w:t>
        </w:r>
        <w:r w:rsidR="0047706C" w:rsidRPr="000B121E">
          <w:rPr>
            <w:rFonts w:cs="Times New Roman"/>
            <w:color w:val="000000" w:themeColor="text1"/>
            <w:szCs w:val="24"/>
          </w:rPr>
          <w:fldChar w:fldCharType="end"/>
        </w:r>
      </w:hyperlink>
      <w:r w:rsidRPr="000B121E">
        <w:rPr>
          <w:rFonts w:cs="Times New Roman"/>
          <w:color w:val="000000" w:themeColor="text1"/>
          <w:szCs w:val="24"/>
        </w:rPr>
        <w:t xml:space="preserve">. For example, we measure the proportion of outliers for the sales of each SKU that we used in the empirical analysis. The value of the sales for product </w:t>
      </w:r>
      <w:r w:rsidRPr="009C2B30">
        <w:rPr>
          <w:rFonts w:cs="Times New Roman"/>
          <w:i/>
          <w:noProof/>
          <w:color w:val="000000" w:themeColor="text1"/>
          <w:szCs w:val="24"/>
        </w:rPr>
        <w:t>i</w:t>
      </w:r>
      <w:r w:rsidRPr="000B121E">
        <w:rPr>
          <w:rFonts w:cs="Times New Roman"/>
          <w:color w:val="000000" w:themeColor="text1"/>
          <w:szCs w:val="24"/>
        </w:rPr>
        <w:t xml:space="preserve"> will be identified as an outlier if </w:t>
      </w:r>
      <m:oMath>
        <m:r>
          <w:rPr>
            <w:rFonts w:ascii="Cambria Math" w:hAnsi="Cambria Math" w:cs="Times New Roman"/>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r>
          <w:rPr>
            <w:rFonts w:ascii="Cambria Math" w:hAnsi="Cambria Math"/>
            <w:color w:val="000000" w:themeColor="text1"/>
            <w:szCs w:val="24"/>
          </w:rPr>
          <m:t>&lt;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-1.5*(</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oMath>
      <w:r w:rsidRPr="000B121E">
        <w:rPr>
          <w:rFonts w:cs="Times New Roman"/>
          <w:color w:val="000000" w:themeColor="text1"/>
          <w:szCs w:val="24"/>
        </w:rPr>
        <w:t xml:space="preserve"> or </w:t>
      </w:r>
      <m:oMath>
        <m:r>
          <w:rPr>
            <w:rFonts w:ascii="Cambria Math" w:hAnsi="Cambria Math" w:cs="Times New Roman"/>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r>
          <w:rPr>
            <w:rFonts w:ascii="Cambria Math" w:hAnsi="Cambria Math"/>
            <w:color w:val="000000" w:themeColor="text1"/>
            <w:szCs w:val="24"/>
          </w:rPr>
          <m:t>&gt;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+1.5*(</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oMath>
      <w:r w:rsidRPr="000B121E">
        <w:rPr>
          <w:rFonts w:cs="Times New Roman"/>
          <w:color w:val="000000" w:themeColor="text1"/>
          <w:szCs w:val="24"/>
        </w:rPr>
        <w:t xml:space="preserve">, where </w:t>
      </w:r>
      <m:oMath>
        <m:r>
          <w:rPr>
            <w:rFonts w:ascii="Cambria Math" w:hAnsi="Cambria Math" w:cs="Times New Roman"/>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Pr="000B121E">
        <w:rPr>
          <w:rFonts w:cs="Times New Roman"/>
          <w:color w:val="000000" w:themeColor="text1"/>
          <w:szCs w:val="24"/>
        </w:rPr>
        <w:t xml:space="preserve"> is the differenced value of the sales for product </w:t>
      </w:r>
      <w:r w:rsidRPr="000B121E">
        <w:rPr>
          <w:rFonts w:cs="Times New Roman"/>
          <w:i/>
          <w:color w:val="000000" w:themeColor="text1"/>
          <w:szCs w:val="24"/>
        </w:rPr>
        <w:t>i</w:t>
      </w:r>
      <w:r w:rsidRPr="000B121E">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1</m:t>
            </m:r>
          </m:sub>
        </m:sSub>
      </m:oMath>
      <w:r w:rsidRPr="000B121E">
        <w:rPr>
          <w:rFonts w:cs="Times New Roman"/>
          <w:color w:val="000000" w:themeColor="text1"/>
          <w:szCs w:val="24"/>
        </w:rPr>
        <w:t xml:space="preserve"> and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3</m:t>
            </m:r>
          </m:sub>
        </m:sSub>
      </m:oMath>
      <w:r w:rsidRPr="000B121E">
        <w:rPr>
          <w:rFonts w:cs="Times New Roman"/>
          <w:color w:val="000000" w:themeColor="text1"/>
          <w:szCs w:val="24"/>
        </w:rPr>
        <w:t xml:space="preserve"> are the first and third quantiles of </w:t>
      </w:r>
      <m:oMath>
        <m:r>
          <w:rPr>
            <w:rFonts w:ascii="Cambria Math" w:hAnsi="Cambria Math" w:cs="Times New Roman"/>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Pr="000B121E">
        <w:rPr>
          <w:rFonts w:cs="Times New Roman"/>
          <w:color w:val="000000" w:themeColor="text1"/>
          <w:szCs w:val="24"/>
        </w:rPr>
        <w:t xml:space="preserve">. </w:t>
      </w:r>
      <w:del w:id="3057" w:author="tao huang" w:date="2018-01-11T23:20:00Z">
        <w:r w:rsidRPr="000B121E" w:rsidDel="002860CD">
          <w:rPr>
            <w:rFonts w:cs="Times New Roman"/>
            <w:color w:val="000000" w:themeColor="text1"/>
            <w:szCs w:val="24"/>
          </w:rPr>
          <w:delText xml:space="preserve">This measure may indicate the dispersion of the product </w:delText>
        </w:r>
        <w:commentRangeStart w:id="3058"/>
        <w:commentRangeStart w:id="3059"/>
        <w:r w:rsidRPr="000B121E" w:rsidDel="002860CD">
          <w:rPr>
            <w:rFonts w:cs="Times New Roman"/>
            <w:color w:val="000000" w:themeColor="text1"/>
            <w:szCs w:val="24"/>
          </w:rPr>
          <w:delText>sales</w:delText>
        </w:r>
        <w:commentRangeEnd w:id="3058"/>
        <w:r w:rsidRPr="000B121E" w:rsidDel="002860CD">
          <w:rPr>
            <w:rStyle w:val="CommentReference"/>
            <w:color w:val="000000" w:themeColor="text1"/>
            <w:sz w:val="24"/>
            <w:szCs w:val="24"/>
          </w:rPr>
          <w:commentReference w:id="3058"/>
        </w:r>
        <w:commentRangeEnd w:id="3059"/>
        <w:r w:rsidRPr="000B121E" w:rsidDel="002860CD">
          <w:rPr>
            <w:rStyle w:val="CommentReference"/>
            <w:color w:val="000000" w:themeColor="text1"/>
            <w:sz w:val="24"/>
            <w:szCs w:val="24"/>
          </w:rPr>
          <w:commentReference w:id="3059"/>
        </w:r>
        <w:r w:rsidRPr="000B121E" w:rsidDel="002860CD">
          <w:rPr>
            <w:rFonts w:cs="Times New Roman"/>
            <w:color w:val="000000" w:themeColor="text1"/>
            <w:szCs w:val="24"/>
          </w:rPr>
          <w:delText xml:space="preserve">. </w:delText>
        </w:r>
      </w:del>
      <w:r w:rsidRPr="000B121E">
        <w:rPr>
          <w:rFonts w:cs="Times New Roman"/>
          <w:color w:val="000000" w:themeColor="text1"/>
          <w:szCs w:val="24"/>
        </w:rPr>
        <w:t xml:space="preserve">We measure randomness by regressing </w:t>
      </w:r>
      <m:oMath>
        <m:sSubSup>
          <m:sSubSupPr>
            <m:ctrlPr>
              <w:rPr>
                <w:rFonts w:ascii="Cambria Math" w:hAnsi="Cambria Math"/>
                <w:i/>
                <w:color w:val="000000" w:themeColor="text1"/>
                <w:szCs w:val="24"/>
              </w:rPr>
            </m:ctrlPr>
          </m:sSubSupPr>
          <m:e>
            <m:r>
              <w:rPr>
                <w:rFonts w:ascii="Cambria Math" w:hAnsi="Cambria Math"/>
                <w:color w:val="000000" w:themeColor="text1"/>
                <w:szCs w:val="24"/>
              </w:rPr>
              <m:t>y</m:t>
            </m:r>
          </m:e>
          <m:sub>
            <m:r>
              <w:rPr>
                <w:rFonts w:ascii="Cambria Math" w:hAnsi="Cambria Math"/>
                <w:color w:val="000000" w:themeColor="text1"/>
                <w:szCs w:val="24"/>
              </w:rPr>
              <m:t>i,t</m:t>
            </m:r>
          </m:sub>
          <m:sup>
            <m:r>
              <w:rPr>
                <w:rFonts w:ascii="Cambria Math" w:hAnsi="Cambria Math"/>
                <w:color w:val="000000" w:themeColor="text1"/>
                <w:szCs w:val="24"/>
              </w:rPr>
              <m:t>'</m:t>
            </m:r>
          </m:sup>
        </m:sSubSup>
      </m:oMath>
      <w:r w:rsidRPr="000B121E">
        <w:rPr>
          <w:rFonts w:cs="Times New Roman"/>
          <w:color w:val="000000" w:themeColor="text1"/>
          <w:szCs w:val="24"/>
        </w:rPr>
        <w:t xml:space="preserve"> on </w:t>
      </w:r>
      <m:oMath>
        <m:r>
          <w:rPr>
            <w:rFonts w:ascii="Cambria Math" w:hAnsi="Cambria Math" w:cs="Times New Roman"/>
            <w:color w:val="000000" w:themeColor="text1"/>
            <w:szCs w:val="24"/>
          </w:rPr>
          <m:t xml:space="preserve">T, </m:t>
        </m:r>
        <m:sSubSup>
          <m:sSubSupPr>
            <m:ctrlPr>
              <w:rPr>
                <w:rFonts w:ascii="Cambria Math" w:hAnsi="Cambria Math"/>
                <w:i/>
                <w:color w:val="000000" w:themeColor="text1"/>
                <w:szCs w:val="24"/>
              </w:rPr>
            </m:ctrlPr>
          </m:sSubSupPr>
          <m:e>
            <m:r>
              <w:rPr>
                <w:rFonts w:ascii="Cambria Math" w:hAnsi="Cambria Math"/>
                <w:color w:val="000000" w:themeColor="text1"/>
                <w:szCs w:val="24"/>
              </w:rPr>
              <m:t>y</m:t>
            </m:r>
          </m:e>
          <m:sub>
            <m:r>
              <w:rPr>
                <w:rFonts w:ascii="Cambria Math" w:hAnsi="Cambria Math"/>
                <w:color w:val="000000" w:themeColor="text1"/>
                <w:szCs w:val="24"/>
              </w:rPr>
              <m:t>i,t-1</m:t>
            </m:r>
          </m:sub>
          <m:sup>
            <m:r>
              <w:rPr>
                <w:rFonts w:ascii="Cambria Math" w:hAnsi="Cambria Math"/>
                <w:color w:val="000000" w:themeColor="text1"/>
                <w:szCs w:val="24"/>
              </w:rPr>
              <m:t>'</m:t>
            </m:r>
          </m:sup>
        </m:sSubSup>
        <m:r>
          <w:rPr>
            <w:rFonts w:ascii="Cambria Math" w:hAnsi="Cambria Math" w:cs="Times New Roman"/>
            <w:color w:val="000000" w:themeColor="text1"/>
            <w:szCs w:val="24"/>
          </w:rPr>
          <m:t>,</m:t>
        </m:r>
        <m:sSubSup>
          <m:sSubSupPr>
            <m:ctrlPr>
              <w:rPr>
                <w:rFonts w:ascii="Cambria Math" w:hAnsi="Cambria Math"/>
                <w:i/>
                <w:color w:val="000000" w:themeColor="text1"/>
                <w:szCs w:val="24"/>
              </w:rPr>
            </m:ctrlPr>
          </m:sSubSupPr>
          <m:e>
            <m:r>
              <w:rPr>
                <w:rFonts w:ascii="Cambria Math" w:hAnsi="Cambria Math"/>
                <w:color w:val="000000" w:themeColor="text1"/>
                <w:szCs w:val="24"/>
              </w:rPr>
              <m:t>y</m:t>
            </m:r>
          </m:e>
          <m:sub>
            <m:r>
              <w:rPr>
                <w:rFonts w:ascii="Cambria Math" w:hAnsi="Cambria Math"/>
                <w:color w:val="000000" w:themeColor="text1"/>
                <w:szCs w:val="24"/>
              </w:rPr>
              <m:t>i,t-2</m:t>
            </m:r>
          </m:sub>
          <m:sup>
            <m:r>
              <w:rPr>
                <w:rFonts w:ascii="Cambria Math" w:hAnsi="Cambria Math"/>
                <w:color w:val="000000" w:themeColor="text1"/>
                <w:szCs w:val="24"/>
              </w:rPr>
              <m:t>'</m:t>
            </m:r>
          </m:sup>
        </m:sSubSup>
        <m:r>
          <w:rPr>
            <w:rFonts w:ascii="Cambria Math" w:hAnsi="Cambria Math"/>
            <w:color w:val="000000" w:themeColor="text1"/>
            <w:szCs w:val="24"/>
          </w:rPr>
          <m:t xml:space="preserve">, and </m:t>
        </m:r>
        <m:sSubSup>
          <m:sSubSupPr>
            <m:ctrlPr>
              <w:rPr>
                <w:rFonts w:ascii="Cambria Math" w:hAnsi="Cambria Math"/>
                <w:i/>
                <w:color w:val="000000" w:themeColor="text1"/>
                <w:szCs w:val="24"/>
              </w:rPr>
            </m:ctrlPr>
          </m:sSubSupPr>
          <m:e>
            <m:r>
              <w:rPr>
                <w:rFonts w:ascii="Cambria Math" w:hAnsi="Cambria Math"/>
                <w:color w:val="000000" w:themeColor="text1"/>
                <w:szCs w:val="24"/>
              </w:rPr>
              <m:t>y</m:t>
            </m:r>
          </m:e>
          <m:sub>
            <m:r>
              <w:rPr>
                <w:rFonts w:ascii="Cambria Math" w:hAnsi="Cambria Math"/>
                <w:color w:val="000000" w:themeColor="text1"/>
                <w:szCs w:val="24"/>
              </w:rPr>
              <m:t>i,t-3</m:t>
            </m:r>
          </m:sub>
          <m:sup>
            <m:r>
              <w:rPr>
                <w:rFonts w:ascii="Cambria Math" w:hAnsi="Cambria Math"/>
                <w:color w:val="000000" w:themeColor="text1"/>
                <w:szCs w:val="24"/>
              </w:rPr>
              <m:t>'</m:t>
            </m:r>
          </m:sup>
        </m:sSubSup>
      </m:oMath>
      <w:r w:rsidRPr="000B121E">
        <w:rPr>
          <w:rFonts w:cs="Times New Roman"/>
          <w:color w:val="000000" w:themeColor="text1"/>
          <w:szCs w:val="24"/>
        </w:rPr>
        <w:t xml:space="preserve">, where </w:t>
      </w:r>
      <m:oMath>
        <m:sSubSup>
          <m:sSubSupPr>
            <m:ctrlPr>
              <w:rPr>
                <w:rFonts w:ascii="Cambria Math" w:hAnsi="Cambria Math"/>
                <w:i/>
                <w:color w:val="000000" w:themeColor="text1"/>
                <w:szCs w:val="24"/>
              </w:rPr>
            </m:ctrlPr>
          </m:sSubSupPr>
          <m:e>
            <m:r>
              <w:rPr>
                <w:rFonts w:ascii="Cambria Math" w:hAnsi="Cambria Math"/>
                <w:color w:val="000000" w:themeColor="text1"/>
                <w:szCs w:val="24"/>
              </w:rPr>
              <m:t>y</m:t>
            </m:r>
          </m:e>
          <m:sub>
            <m:r>
              <w:rPr>
                <w:rFonts w:ascii="Cambria Math" w:hAnsi="Cambria Math"/>
                <w:color w:val="000000" w:themeColor="text1"/>
                <w:szCs w:val="24"/>
              </w:rPr>
              <m:t>i,t</m:t>
            </m:r>
          </m:sub>
          <m:sup>
            <m:r>
              <w:rPr>
                <w:rFonts w:ascii="Cambria Math" w:hAnsi="Cambria Math"/>
                <w:color w:val="000000" w:themeColor="text1"/>
                <w:szCs w:val="24"/>
              </w:rPr>
              <m:t>'</m:t>
            </m:r>
          </m:sup>
        </m:sSubSup>
      </m:oMath>
      <w:r w:rsidRPr="000B121E">
        <w:rPr>
          <w:rFonts w:cs="Times New Roman"/>
          <w:color w:val="000000" w:themeColor="text1"/>
          <w:szCs w:val="24"/>
        </w:rPr>
        <w:t xml:space="preserve"> is the sales value for product </w:t>
      </w:r>
      <w:r w:rsidRPr="000B121E">
        <w:rPr>
          <w:rFonts w:cs="Times New Roman"/>
          <w:i/>
          <w:color w:val="000000" w:themeColor="text1"/>
          <w:szCs w:val="24"/>
        </w:rPr>
        <w:t>i</w:t>
      </w:r>
      <w:r w:rsidRPr="000B121E">
        <w:rPr>
          <w:rFonts w:cs="Times New Roman"/>
          <w:color w:val="000000" w:themeColor="text1"/>
          <w:szCs w:val="24"/>
        </w:rPr>
        <w:t xml:space="preserve"> at week </w:t>
      </w:r>
      <w:r w:rsidRPr="000B121E">
        <w:rPr>
          <w:rFonts w:cs="Times New Roman"/>
          <w:i/>
          <w:color w:val="000000" w:themeColor="text1"/>
          <w:szCs w:val="24"/>
        </w:rPr>
        <w:t>t</w:t>
      </w:r>
      <w:r w:rsidRPr="000B121E">
        <w:rPr>
          <w:rFonts w:cs="Times New Roman"/>
          <w:color w:val="000000" w:themeColor="text1"/>
          <w:szCs w:val="24"/>
        </w:rPr>
        <w:t xml:space="preserve"> </w:t>
      </w:r>
      <w:ins w:id="3060" w:author="tao huang" w:date="2018-01-11T23:19:00Z">
        <w:r w:rsidR="002860CD">
          <w:rPr>
            <w:rFonts w:cs="Times New Roman"/>
            <w:color w:val="000000" w:themeColor="text1"/>
            <w:szCs w:val="24"/>
          </w:rPr>
          <w:t xml:space="preserve">given that the outliers are removed </w:t>
        </w:r>
      </w:ins>
      <w:r w:rsidRPr="000B121E">
        <w:rPr>
          <w:rFonts w:cs="Times New Roman"/>
          <w:color w:val="000000" w:themeColor="text1"/>
          <w:szCs w:val="24"/>
        </w:rPr>
        <w:t xml:space="preserve">and </w:t>
      </w:r>
      <w:r w:rsidRPr="000B121E">
        <w:rPr>
          <w:rFonts w:cs="Times New Roman"/>
          <w:i/>
          <w:color w:val="000000" w:themeColor="text1"/>
          <w:szCs w:val="24"/>
        </w:rPr>
        <w:t>T</w:t>
      </w:r>
      <w:r w:rsidRPr="000B121E">
        <w:rPr>
          <w:rFonts w:cs="Times New Roman"/>
          <w:color w:val="000000" w:themeColor="text1"/>
          <w:szCs w:val="24"/>
        </w:rPr>
        <w:t xml:space="preserve"> is the time trend. The fitness of this autoregressive model (e.g., the R square) tries to approximate the systematic variation in the sales data series which may be captured by simple models. Lastly, we measure the linear trend for the sales of the SKU as the absolute correlation between </w:t>
      </w:r>
      <m:oMath>
        <m:sSubSup>
          <m:sSubSupPr>
            <m:ctrlPr>
              <w:rPr>
                <w:rFonts w:ascii="Cambria Math" w:hAnsi="Cambria Math"/>
                <w:i/>
                <w:color w:val="000000" w:themeColor="text1"/>
                <w:szCs w:val="24"/>
              </w:rPr>
            </m:ctrlPr>
          </m:sSubSupPr>
          <m:e>
            <m:r>
              <w:rPr>
                <w:rFonts w:ascii="Cambria Math" w:hAnsi="Cambria Math"/>
                <w:color w:val="000000" w:themeColor="text1"/>
                <w:szCs w:val="24"/>
              </w:rPr>
              <m:t>y</m:t>
            </m:r>
          </m:e>
          <m:sub>
            <m:r>
              <w:rPr>
                <w:rFonts w:ascii="Cambria Math" w:hAnsi="Cambria Math"/>
                <w:color w:val="000000" w:themeColor="text1"/>
                <w:szCs w:val="24"/>
              </w:rPr>
              <m:t>i,t</m:t>
            </m:r>
          </m:sub>
          <m:sup>
            <m:r>
              <w:rPr>
                <w:rFonts w:ascii="Cambria Math" w:hAnsi="Cambria Math"/>
                <w:color w:val="000000" w:themeColor="text1"/>
                <w:szCs w:val="24"/>
              </w:rPr>
              <m:t>'</m:t>
            </m:r>
          </m:sup>
        </m:sSubSup>
      </m:oMath>
      <w:r w:rsidRPr="000B121E">
        <w:rPr>
          <w:rFonts w:cs="Times New Roman"/>
          <w:color w:val="000000" w:themeColor="text1"/>
          <w:szCs w:val="24"/>
        </w:rPr>
        <w:t xml:space="preserve"> and the time trend. </w:t>
      </w:r>
    </w:p>
    <w:p w14:paraId="62FDA0C5" w14:textId="77777777" w:rsidR="004617F2" w:rsidRPr="000B121E" w:rsidRDefault="004617F2" w:rsidP="000B121E">
      <w:pPr>
        <w:pStyle w:val="ListParagraph"/>
        <w:shd w:val="clear" w:color="auto" w:fill="FFFFFF" w:themeFill="background1"/>
        <w:spacing w:after="0" w:line="360" w:lineRule="auto"/>
        <w:ind w:left="0"/>
        <w:rPr>
          <w:rFonts w:cs="Times New Roman"/>
          <w:color w:val="000000" w:themeColor="text1"/>
          <w:szCs w:val="24"/>
        </w:rPr>
      </w:pPr>
    </w:p>
    <w:p w14:paraId="370D9C67" w14:textId="5ABD5ED9" w:rsidR="004617F2" w:rsidRPr="000B121E" w:rsidRDefault="004617F2" w:rsidP="000B121E">
      <w:pPr>
        <w:pStyle w:val="ListParagraph"/>
        <w:shd w:val="clear" w:color="auto" w:fill="FFFFFF" w:themeFill="background1"/>
        <w:spacing w:after="0" w:line="360" w:lineRule="auto"/>
        <w:ind w:left="0"/>
        <w:rPr>
          <w:rFonts w:cs="Times New Roman"/>
          <w:color w:val="000000" w:themeColor="text1"/>
          <w:szCs w:val="24"/>
        </w:rPr>
      </w:pPr>
      <w:r w:rsidRPr="000B121E">
        <w:rPr>
          <w:rFonts w:cs="Times New Roman"/>
          <w:color w:val="000000" w:themeColor="text1"/>
          <w:szCs w:val="24"/>
        </w:rPr>
        <w:t xml:space="preserve">We develop five orthogonal factors out of the fourteen explanatory variables </w:t>
      </w:r>
      <w:r w:rsidR="006C7AC0" w:rsidRPr="000B121E">
        <w:rPr>
          <w:rFonts w:cs="Times New Roman"/>
          <w:color w:val="000000" w:themeColor="text1"/>
          <w:szCs w:val="24"/>
        </w:rPr>
        <w:t xml:space="preserve">above </w:t>
      </w:r>
      <w:r w:rsidRPr="000B121E">
        <w:rPr>
          <w:rFonts w:cs="Times New Roman"/>
          <w:color w:val="000000" w:themeColor="text1"/>
          <w:szCs w:val="24"/>
        </w:rPr>
        <w:t>to mitigate the issue of multicollinearity</w:t>
      </w:r>
      <w:r w:rsidRPr="000B121E">
        <w:rPr>
          <w:rStyle w:val="FootnoteReference"/>
          <w:rFonts w:cs="Times New Roman"/>
          <w:color w:val="000000" w:themeColor="text1"/>
          <w:szCs w:val="24"/>
        </w:rPr>
        <w:footnoteReference w:id="13"/>
      </w:r>
      <w:r w:rsidRPr="000B121E">
        <w:rPr>
          <w:rFonts w:cs="Times New Roman"/>
          <w:color w:val="000000" w:themeColor="text1"/>
          <w:szCs w:val="24"/>
        </w:rPr>
        <w:t>. Table 6 shows the correlation between the original fourteen explanatory variables and the construct factors</w:t>
      </w:r>
      <w:r w:rsidRPr="000B121E">
        <w:rPr>
          <w:rStyle w:val="FootnoteReference"/>
          <w:rFonts w:cs="Times New Roman"/>
          <w:color w:val="000000" w:themeColor="text1"/>
          <w:szCs w:val="24"/>
        </w:rPr>
        <w:footnoteReference w:id="14"/>
      </w:r>
      <w:r w:rsidRPr="000B121E">
        <w:rPr>
          <w:rFonts w:cs="Times New Roman"/>
          <w:color w:val="000000" w:themeColor="text1"/>
          <w:szCs w:val="24"/>
        </w:rPr>
        <w:t>. We define factor 1 as “Outliers and general variations”, factor 2 as “Sales level and variation”, factor 3 as “Central tendency of sales”, factor 4 as “Price level and variation”, and factor 5 as “</w:t>
      </w:r>
      <w:r w:rsidRPr="000B121E">
        <w:rPr>
          <w:rFonts w:eastAsia="Times New Roman" w:cs="Times New Roman"/>
          <w:color w:val="000000" w:themeColor="text1"/>
          <w:szCs w:val="24"/>
        </w:rPr>
        <w:t>Randomness and growth</w:t>
      </w:r>
      <w:r w:rsidRPr="000B121E">
        <w:rPr>
          <w:rFonts w:cs="Times New Roman"/>
          <w:color w:val="000000" w:themeColor="text1"/>
          <w:szCs w:val="24"/>
        </w:rPr>
        <w:t xml:space="preserve">”. We then regress the percentage improvement by the models based </w:t>
      </w:r>
      <w:r w:rsidRPr="000B121E">
        <w:rPr>
          <w:rFonts w:cs="Times New Roman"/>
          <w:noProof/>
          <w:color w:val="000000" w:themeColor="text1"/>
          <w:szCs w:val="24"/>
        </w:rPr>
        <w:t>on</w:t>
      </w:r>
      <w:r w:rsidRPr="000B121E">
        <w:rPr>
          <w:rFonts w:cs="Times New Roman"/>
          <w:color w:val="000000" w:themeColor="text1"/>
          <w:szCs w:val="24"/>
        </w:rPr>
        <w:t xml:space="preserve"> these 5 factors</w:t>
      </w:r>
      <w:ins w:id="3061" w:author="tao huang" w:date="2018-01-11T23:35:00Z">
        <w:r w:rsidR="00CA74B4">
          <w:rPr>
            <w:rFonts w:cs="Times New Roman"/>
            <w:color w:val="000000" w:themeColor="text1"/>
            <w:szCs w:val="24"/>
          </w:rPr>
          <w:t xml:space="preserve"> at SKU level</w:t>
        </w:r>
      </w:ins>
      <w:r w:rsidRPr="000B121E">
        <w:rPr>
          <w:rFonts w:cs="Times New Roman"/>
          <w:color w:val="000000" w:themeColor="text1"/>
          <w:szCs w:val="24"/>
        </w:rPr>
        <w:t>. For robustness, we construct the model with and without dummy variables for product categories.</w:t>
      </w:r>
    </w:p>
    <w:p w14:paraId="2035F868" w14:textId="77777777" w:rsidR="004617F2" w:rsidRPr="000B121E" w:rsidRDefault="004617F2" w:rsidP="000B121E">
      <w:pPr>
        <w:pStyle w:val="ListParagraph"/>
        <w:shd w:val="clear" w:color="auto" w:fill="FFFFFF" w:themeFill="background1"/>
        <w:spacing w:after="0" w:line="360" w:lineRule="auto"/>
        <w:ind w:left="0"/>
        <w:rPr>
          <w:rFonts w:cs="Times New Roman"/>
          <w:color w:val="000000" w:themeColor="text1"/>
          <w:szCs w:val="24"/>
        </w:rPr>
      </w:pPr>
    </w:p>
    <w:p w14:paraId="51877137" w14:textId="77777777" w:rsidR="004617F2" w:rsidRPr="000B121E" w:rsidRDefault="004617F2" w:rsidP="000B121E">
      <w:pPr>
        <w:pStyle w:val="ListParagraph"/>
        <w:shd w:val="clear" w:color="auto" w:fill="FFFFFF" w:themeFill="background1"/>
        <w:spacing w:after="0" w:line="360" w:lineRule="auto"/>
        <w:ind w:left="0"/>
        <w:jc w:val="center"/>
        <w:rPr>
          <w:rFonts w:cs="Times New Roman"/>
          <w:color w:val="000000" w:themeColor="text1"/>
          <w:szCs w:val="24"/>
        </w:rPr>
      </w:pPr>
      <w:r w:rsidRPr="000B121E">
        <w:rPr>
          <w:rFonts w:cs="Times New Roman"/>
          <w:color w:val="000000" w:themeColor="text1"/>
          <w:szCs w:val="24"/>
        </w:rPr>
        <w:t>Table 6.</w:t>
      </w:r>
      <w:r w:rsidRPr="000B121E">
        <w:rPr>
          <w:rFonts w:cs="Times New Roman"/>
          <w:color w:val="000000" w:themeColor="text1"/>
          <w:szCs w:val="24"/>
        </w:rPr>
        <w:tab/>
        <w:t xml:space="preserve">The pattern of the factors </w:t>
      </w:r>
    </w:p>
    <w:tbl>
      <w:tblPr>
        <w:tblStyle w:val="ListTable1Light1"/>
        <w:tblW w:w="8070" w:type="dxa"/>
        <w:jc w:val="center"/>
        <w:tblLook w:val="04A0" w:firstRow="1" w:lastRow="0" w:firstColumn="1" w:lastColumn="0" w:noHBand="0" w:noVBand="1"/>
        <w:tblDescription w:val="Page Layout"/>
        <w:tblPrChange w:id="3062" w:author="tao huang" w:date="2018-01-12T00:01:00Z">
          <w:tblPr>
            <w:tblStyle w:val="ListTable1Light1"/>
            <w:tblW w:w="7477" w:type="dxa"/>
            <w:jc w:val="center"/>
            <w:tblLook w:val="04A0" w:firstRow="1" w:lastRow="0" w:firstColumn="1" w:lastColumn="0" w:noHBand="0" w:noVBand="1"/>
            <w:tblDescription w:val="Page Layout"/>
          </w:tblPr>
        </w:tblPrChange>
      </w:tblPr>
      <w:tblGrid>
        <w:gridCol w:w="3119"/>
        <w:gridCol w:w="900"/>
        <w:gridCol w:w="900"/>
        <w:gridCol w:w="1351"/>
        <w:gridCol w:w="900"/>
        <w:gridCol w:w="900"/>
        <w:tblGridChange w:id="3063">
          <w:tblGrid>
            <w:gridCol w:w="2526"/>
            <w:gridCol w:w="900"/>
            <w:gridCol w:w="900"/>
            <w:gridCol w:w="1351"/>
            <w:gridCol w:w="900"/>
            <w:gridCol w:w="900"/>
          </w:tblGrid>
        </w:tblGridChange>
      </w:tblGrid>
      <w:tr w:rsidR="004617F2" w:rsidRPr="000B121E" w14:paraId="78196670" w14:textId="77777777" w:rsidTr="00AF3D93">
        <w:trPr>
          <w:cnfStyle w:val="100000000000" w:firstRow="1" w:lastRow="0" w:firstColumn="0" w:lastColumn="0" w:oddVBand="0" w:evenVBand="0" w:oddHBand="0" w:evenHBand="0" w:firstRowFirstColumn="0" w:firstRowLastColumn="0" w:lastRowFirstColumn="0" w:lastRowLastColumn="0"/>
          <w:trHeight w:val="20"/>
          <w:jc w:val="center"/>
          <w:trPrChange w:id="3064"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065" w:author="tao huang" w:date="2018-01-12T00:01:00Z">
              <w:tcPr>
                <w:tcW w:w="2977" w:type="dxa"/>
                <w:shd w:val="clear" w:color="auto" w:fill="auto"/>
                <w:hideMark/>
              </w:tcPr>
            </w:tcPrChange>
          </w:tcPr>
          <w:p w14:paraId="540F371A" w14:textId="77777777" w:rsidR="004617F2" w:rsidRPr="000B121E" w:rsidRDefault="004617F2" w:rsidP="000B121E">
            <w:pPr>
              <w:shd w:val="clear" w:color="auto" w:fill="FFFFFF" w:themeFill="background1"/>
              <w:spacing w:after="0" w:line="240" w:lineRule="auto"/>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Variable</w:t>
            </w:r>
          </w:p>
        </w:tc>
        <w:tc>
          <w:tcPr>
            <w:tcW w:w="900" w:type="dxa"/>
            <w:shd w:val="clear" w:color="auto" w:fill="auto"/>
            <w:hideMark/>
            <w:tcPrChange w:id="3066" w:author="tao huang" w:date="2018-01-12T00:01:00Z">
              <w:tcPr>
                <w:tcW w:w="900" w:type="dxa"/>
                <w:shd w:val="clear" w:color="auto" w:fill="auto"/>
                <w:hideMark/>
              </w:tcPr>
            </w:tcPrChange>
          </w:tcPr>
          <w:p w14:paraId="66C1BE67" w14:textId="77777777" w:rsidR="004617F2" w:rsidRPr="000B121E" w:rsidRDefault="004617F2" w:rsidP="000B121E">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Factor1</w:t>
            </w:r>
          </w:p>
        </w:tc>
        <w:tc>
          <w:tcPr>
            <w:tcW w:w="900" w:type="dxa"/>
            <w:shd w:val="clear" w:color="auto" w:fill="auto"/>
            <w:hideMark/>
            <w:tcPrChange w:id="3067" w:author="tao huang" w:date="2018-01-12T00:01:00Z">
              <w:tcPr>
                <w:tcW w:w="900" w:type="dxa"/>
                <w:shd w:val="clear" w:color="auto" w:fill="auto"/>
                <w:hideMark/>
              </w:tcPr>
            </w:tcPrChange>
          </w:tcPr>
          <w:p w14:paraId="31B26D14" w14:textId="77777777" w:rsidR="004617F2" w:rsidRPr="000B121E" w:rsidRDefault="004617F2" w:rsidP="000B121E">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Factor2</w:t>
            </w:r>
          </w:p>
        </w:tc>
        <w:tc>
          <w:tcPr>
            <w:tcW w:w="1351" w:type="dxa"/>
            <w:shd w:val="clear" w:color="auto" w:fill="auto"/>
            <w:hideMark/>
            <w:tcPrChange w:id="3068" w:author="tao huang" w:date="2018-01-12T00:01:00Z">
              <w:tcPr>
                <w:tcW w:w="900" w:type="dxa"/>
                <w:shd w:val="clear" w:color="auto" w:fill="auto"/>
                <w:hideMark/>
              </w:tcPr>
            </w:tcPrChange>
          </w:tcPr>
          <w:p w14:paraId="250F752E" w14:textId="77777777" w:rsidR="004617F2" w:rsidRPr="000B121E" w:rsidRDefault="004617F2" w:rsidP="000B121E">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commentRangeStart w:id="3069"/>
            <w:r w:rsidRPr="000B121E">
              <w:rPr>
                <w:rFonts w:eastAsia="Times New Roman" w:cs="Times New Roman"/>
                <w:b w:val="0"/>
                <w:color w:val="000000" w:themeColor="text1"/>
                <w:sz w:val="22"/>
              </w:rPr>
              <w:t>Factor3</w:t>
            </w:r>
            <w:commentRangeEnd w:id="3069"/>
            <w:r w:rsidR="00A026EA">
              <w:rPr>
                <w:rStyle w:val="CommentReference"/>
                <w:b w:val="0"/>
                <w:bCs w:val="0"/>
              </w:rPr>
              <w:commentReference w:id="3069"/>
            </w:r>
          </w:p>
        </w:tc>
        <w:tc>
          <w:tcPr>
            <w:tcW w:w="900" w:type="dxa"/>
            <w:shd w:val="clear" w:color="auto" w:fill="auto"/>
            <w:hideMark/>
            <w:tcPrChange w:id="3070" w:author="tao huang" w:date="2018-01-12T00:01:00Z">
              <w:tcPr>
                <w:tcW w:w="900" w:type="dxa"/>
                <w:shd w:val="clear" w:color="auto" w:fill="auto"/>
                <w:hideMark/>
              </w:tcPr>
            </w:tcPrChange>
          </w:tcPr>
          <w:p w14:paraId="5D0F222D" w14:textId="77777777" w:rsidR="004617F2" w:rsidRPr="000B121E" w:rsidRDefault="004617F2" w:rsidP="000B121E">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Factor4</w:t>
            </w:r>
          </w:p>
        </w:tc>
        <w:tc>
          <w:tcPr>
            <w:tcW w:w="900" w:type="dxa"/>
            <w:shd w:val="clear" w:color="auto" w:fill="auto"/>
            <w:hideMark/>
            <w:tcPrChange w:id="3071" w:author="tao huang" w:date="2018-01-12T00:01:00Z">
              <w:tcPr>
                <w:tcW w:w="900" w:type="dxa"/>
                <w:shd w:val="clear" w:color="auto" w:fill="auto"/>
                <w:hideMark/>
              </w:tcPr>
            </w:tcPrChange>
          </w:tcPr>
          <w:p w14:paraId="289F0898" w14:textId="77777777" w:rsidR="004617F2" w:rsidRPr="000B121E" w:rsidRDefault="004617F2" w:rsidP="000B121E">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Factor5</w:t>
            </w:r>
          </w:p>
        </w:tc>
      </w:tr>
      <w:tr w:rsidR="004617F2" w:rsidRPr="000B121E" w14:paraId="020D4D5F" w14:textId="77777777" w:rsidTr="00AF3D93">
        <w:trPr>
          <w:cnfStyle w:val="000000100000" w:firstRow="0" w:lastRow="0" w:firstColumn="0" w:lastColumn="0" w:oddVBand="0" w:evenVBand="0" w:oddHBand="1" w:evenHBand="0" w:firstRowFirstColumn="0" w:firstRowLastColumn="0" w:lastRowFirstColumn="0" w:lastRowLastColumn="0"/>
          <w:trHeight w:val="20"/>
          <w:jc w:val="center"/>
          <w:trPrChange w:id="3072"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073" w:author="tao huang" w:date="2018-01-12T00:01:00Z">
              <w:tcPr>
                <w:tcW w:w="2977" w:type="dxa"/>
                <w:shd w:val="clear" w:color="auto" w:fill="auto"/>
                <w:hideMark/>
              </w:tcPr>
            </w:tcPrChange>
          </w:tcPr>
          <w:p w14:paraId="017BD1E0" w14:textId="77777777" w:rsidR="004617F2" w:rsidRPr="000B121E" w:rsidRDefault="004617F2" w:rsidP="000B121E">
            <w:pPr>
              <w:shd w:val="clear" w:color="auto" w:fill="FFFFFF" w:themeFill="background1"/>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Proportion of outliers</w:t>
            </w:r>
          </w:p>
        </w:tc>
        <w:tc>
          <w:tcPr>
            <w:tcW w:w="900" w:type="dxa"/>
            <w:shd w:val="clear" w:color="auto" w:fill="auto"/>
            <w:hideMark/>
            <w:tcPrChange w:id="3074" w:author="tao huang" w:date="2018-01-12T00:01:00Z">
              <w:tcPr>
                <w:tcW w:w="900" w:type="dxa"/>
                <w:shd w:val="clear" w:color="auto" w:fill="auto"/>
                <w:hideMark/>
              </w:tcPr>
            </w:tcPrChange>
          </w:tcPr>
          <w:p w14:paraId="062F232B" w14:textId="77777777" w:rsidR="004617F2" w:rsidRPr="000B121E" w:rsidRDefault="004617F2" w:rsidP="000B121E">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0.855</w:t>
            </w:r>
          </w:p>
        </w:tc>
        <w:tc>
          <w:tcPr>
            <w:tcW w:w="900" w:type="dxa"/>
            <w:shd w:val="clear" w:color="auto" w:fill="auto"/>
            <w:hideMark/>
            <w:tcPrChange w:id="3075" w:author="tao huang" w:date="2018-01-12T00:01:00Z">
              <w:tcPr>
                <w:tcW w:w="900" w:type="dxa"/>
                <w:shd w:val="clear" w:color="auto" w:fill="auto"/>
                <w:hideMark/>
              </w:tcPr>
            </w:tcPrChange>
          </w:tcPr>
          <w:p w14:paraId="5964E337"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1351" w:type="dxa"/>
            <w:shd w:val="clear" w:color="auto" w:fill="auto"/>
            <w:hideMark/>
            <w:tcPrChange w:id="3076" w:author="tao huang" w:date="2018-01-12T00:01:00Z">
              <w:tcPr>
                <w:tcW w:w="900" w:type="dxa"/>
                <w:shd w:val="clear" w:color="auto" w:fill="auto"/>
                <w:hideMark/>
              </w:tcPr>
            </w:tcPrChange>
          </w:tcPr>
          <w:p w14:paraId="0E6D9BF8"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077" w:author="tao huang" w:date="2018-01-12T00:01:00Z">
              <w:tcPr>
                <w:tcW w:w="900" w:type="dxa"/>
                <w:shd w:val="clear" w:color="auto" w:fill="auto"/>
                <w:noWrap/>
                <w:hideMark/>
              </w:tcPr>
            </w:tcPrChange>
          </w:tcPr>
          <w:p w14:paraId="1E052B4C"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078" w:author="tao huang" w:date="2018-01-12T00:01:00Z">
              <w:tcPr>
                <w:tcW w:w="900" w:type="dxa"/>
                <w:shd w:val="clear" w:color="auto" w:fill="auto"/>
                <w:noWrap/>
                <w:hideMark/>
              </w:tcPr>
            </w:tcPrChange>
          </w:tcPr>
          <w:p w14:paraId="475AD0E9"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579DF276" w14:textId="77777777" w:rsidTr="00AF3D93">
        <w:trPr>
          <w:trHeight w:val="20"/>
          <w:jc w:val="center"/>
          <w:trPrChange w:id="3079"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080" w:author="tao huang" w:date="2018-01-12T00:01:00Z">
              <w:tcPr>
                <w:tcW w:w="2977" w:type="dxa"/>
                <w:shd w:val="clear" w:color="auto" w:fill="auto"/>
                <w:hideMark/>
              </w:tcPr>
            </w:tcPrChange>
          </w:tcPr>
          <w:p w14:paraId="535DD701"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Coefficient of variation (price)</w:t>
            </w:r>
          </w:p>
        </w:tc>
        <w:tc>
          <w:tcPr>
            <w:tcW w:w="900" w:type="dxa"/>
            <w:shd w:val="clear" w:color="auto" w:fill="auto"/>
            <w:hideMark/>
            <w:tcPrChange w:id="3081" w:author="tao huang" w:date="2018-01-12T00:01:00Z">
              <w:tcPr>
                <w:tcW w:w="900" w:type="dxa"/>
                <w:shd w:val="clear" w:color="auto" w:fill="auto"/>
                <w:hideMark/>
              </w:tcPr>
            </w:tcPrChange>
          </w:tcPr>
          <w:p w14:paraId="520E229F" w14:textId="77777777" w:rsidR="004617F2" w:rsidRPr="000B121E" w:rsidRDefault="004617F2" w:rsidP="000B121E">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0.759</w:t>
            </w:r>
          </w:p>
        </w:tc>
        <w:tc>
          <w:tcPr>
            <w:tcW w:w="900" w:type="dxa"/>
            <w:shd w:val="clear" w:color="auto" w:fill="auto"/>
            <w:hideMark/>
            <w:tcPrChange w:id="3082" w:author="tao huang" w:date="2018-01-12T00:01:00Z">
              <w:tcPr>
                <w:tcW w:w="900" w:type="dxa"/>
                <w:shd w:val="clear" w:color="auto" w:fill="auto"/>
                <w:hideMark/>
              </w:tcPr>
            </w:tcPrChange>
          </w:tcPr>
          <w:p w14:paraId="035315C4"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1351" w:type="dxa"/>
            <w:shd w:val="clear" w:color="auto" w:fill="auto"/>
            <w:hideMark/>
            <w:tcPrChange w:id="3083" w:author="tao huang" w:date="2018-01-12T00:01:00Z">
              <w:tcPr>
                <w:tcW w:w="900" w:type="dxa"/>
                <w:shd w:val="clear" w:color="auto" w:fill="auto"/>
                <w:hideMark/>
              </w:tcPr>
            </w:tcPrChange>
          </w:tcPr>
          <w:p w14:paraId="2576B82D"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084" w:author="tao huang" w:date="2018-01-12T00:01:00Z">
              <w:tcPr>
                <w:tcW w:w="900" w:type="dxa"/>
                <w:shd w:val="clear" w:color="auto" w:fill="auto"/>
                <w:hideMark/>
              </w:tcPr>
            </w:tcPrChange>
          </w:tcPr>
          <w:p w14:paraId="56846420"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085" w:author="tao huang" w:date="2018-01-12T00:01:00Z">
              <w:tcPr>
                <w:tcW w:w="900" w:type="dxa"/>
                <w:shd w:val="clear" w:color="auto" w:fill="auto"/>
                <w:hideMark/>
              </w:tcPr>
            </w:tcPrChange>
          </w:tcPr>
          <w:p w14:paraId="3001FEEF"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5FA19794" w14:textId="77777777" w:rsidTr="00AF3D93">
        <w:trPr>
          <w:cnfStyle w:val="000000100000" w:firstRow="0" w:lastRow="0" w:firstColumn="0" w:lastColumn="0" w:oddVBand="0" w:evenVBand="0" w:oddHBand="1" w:evenHBand="0" w:firstRowFirstColumn="0" w:firstRowLastColumn="0" w:lastRowFirstColumn="0" w:lastRowLastColumn="0"/>
          <w:trHeight w:val="20"/>
          <w:jc w:val="center"/>
          <w:trPrChange w:id="3086"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087" w:author="tao huang" w:date="2018-01-12T00:01:00Z">
              <w:tcPr>
                <w:tcW w:w="2977" w:type="dxa"/>
                <w:shd w:val="clear" w:color="auto" w:fill="auto"/>
                <w:hideMark/>
              </w:tcPr>
            </w:tcPrChange>
          </w:tcPr>
          <w:p w14:paraId="616B7853" w14:textId="77777777" w:rsidR="004617F2" w:rsidRPr="000B121E" w:rsidRDefault="004617F2" w:rsidP="000B121E">
            <w:pPr>
              <w:shd w:val="clear" w:color="auto" w:fill="FFFFFF" w:themeFill="background1"/>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Coefficient of variation (sales)</w:t>
            </w:r>
          </w:p>
        </w:tc>
        <w:tc>
          <w:tcPr>
            <w:tcW w:w="900" w:type="dxa"/>
            <w:shd w:val="clear" w:color="auto" w:fill="auto"/>
            <w:hideMark/>
            <w:tcPrChange w:id="3088" w:author="tao huang" w:date="2018-01-12T00:01:00Z">
              <w:tcPr>
                <w:tcW w:w="900" w:type="dxa"/>
                <w:shd w:val="clear" w:color="auto" w:fill="auto"/>
                <w:hideMark/>
              </w:tcPr>
            </w:tcPrChange>
          </w:tcPr>
          <w:p w14:paraId="72F3F1B9" w14:textId="77777777" w:rsidR="004617F2" w:rsidRPr="000B121E" w:rsidRDefault="004617F2" w:rsidP="000B121E">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0.714</w:t>
            </w:r>
          </w:p>
        </w:tc>
        <w:tc>
          <w:tcPr>
            <w:tcW w:w="900" w:type="dxa"/>
            <w:shd w:val="clear" w:color="auto" w:fill="auto"/>
            <w:hideMark/>
            <w:tcPrChange w:id="3089" w:author="tao huang" w:date="2018-01-12T00:01:00Z">
              <w:tcPr>
                <w:tcW w:w="900" w:type="dxa"/>
                <w:shd w:val="clear" w:color="auto" w:fill="auto"/>
                <w:hideMark/>
              </w:tcPr>
            </w:tcPrChange>
          </w:tcPr>
          <w:p w14:paraId="138D43CA"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1351" w:type="dxa"/>
            <w:shd w:val="clear" w:color="auto" w:fill="auto"/>
            <w:hideMark/>
            <w:tcPrChange w:id="3090" w:author="tao huang" w:date="2018-01-12T00:01:00Z">
              <w:tcPr>
                <w:tcW w:w="900" w:type="dxa"/>
                <w:shd w:val="clear" w:color="auto" w:fill="auto"/>
                <w:hideMark/>
              </w:tcPr>
            </w:tcPrChange>
          </w:tcPr>
          <w:p w14:paraId="2D6E6058"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091" w:author="tao huang" w:date="2018-01-12T00:01:00Z">
              <w:tcPr>
                <w:tcW w:w="900" w:type="dxa"/>
                <w:shd w:val="clear" w:color="auto" w:fill="auto"/>
                <w:noWrap/>
                <w:hideMark/>
              </w:tcPr>
            </w:tcPrChange>
          </w:tcPr>
          <w:p w14:paraId="7E72E023"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092" w:author="tao huang" w:date="2018-01-12T00:01:00Z">
              <w:tcPr>
                <w:tcW w:w="900" w:type="dxa"/>
                <w:shd w:val="clear" w:color="auto" w:fill="auto"/>
                <w:noWrap/>
                <w:hideMark/>
              </w:tcPr>
            </w:tcPrChange>
          </w:tcPr>
          <w:p w14:paraId="180DAC8F"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5E800A58" w14:textId="77777777" w:rsidTr="00AF3D93">
        <w:trPr>
          <w:trHeight w:val="20"/>
          <w:jc w:val="center"/>
          <w:trPrChange w:id="3093"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094" w:author="tao huang" w:date="2018-01-12T00:01:00Z">
              <w:tcPr>
                <w:tcW w:w="2977" w:type="dxa"/>
                <w:shd w:val="clear" w:color="auto" w:fill="auto"/>
                <w:hideMark/>
              </w:tcPr>
            </w:tcPrChange>
          </w:tcPr>
          <w:p w14:paraId="5540FA5B"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Frequency of Feature</w:t>
            </w:r>
          </w:p>
        </w:tc>
        <w:tc>
          <w:tcPr>
            <w:tcW w:w="900" w:type="dxa"/>
            <w:shd w:val="clear" w:color="auto" w:fill="auto"/>
            <w:hideMark/>
            <w:tcPrChange w:id="3095" w:author="tao huang" w:date="2018-01-12T00:01:00Z">
              <w:tcPr>
                <w:tcW w:w="900" w:type="dxa"/>
                <w:shd w:val="clear" w:color="auto" w:fill="auto"/>
                <w:hideMark/>
              </w:tcPr>
            </w:tcPrChange>
          </w:tcPr>
          <w:p w14:paraId="38D15CFC" w14:textId="77777777" w:rsidR="004617F2" w:rsidRPr="000B121E" w:rsidRDefault="004617F2" w:rsidP="000B121E">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0.703</w:t>
            </w:r>
          </w:p>
        </w:tc>
        <w:tc>
          <w:tcPr>
            <w:tcW w:w="900" w:type="dxa"/>
            <w:shd w:val="clear" w:color="auto" w:fill="auto"/>
            <w:hideMark/>
            <w:tcPrChange w:id="3096" w:author="tao huang" w:date="2018-01-12T00:01:00Z">
              <w:tcPr>
                <w:tcW w:w="900" w:type="dxa"/>
                <w:shd w:val="clear" w:color="auto" w:fill="auto"/>
                <w:hideMark/>
              </w:tcPr>
            </w:tcPrChange>
          </w:tcPr>
          <w:p w14:paraId="52E906EA"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1351" w:type="dxa"/>
            <w:shd w:val="clear" w:color="auto" w:fill="auto"/>
            <w:hideMark/>
            <w:tcPrChange w:id="3097" w:author="tao huang" w:date="2018-01-12T00:01:00Z">
              <w:tcPr>
                <w:tcW w:w="900" w:type="dxa"/>
                <w:shd w:val="clear" w:color="auto" w:fill="auto"/>
                <w:hideMark/>
              </w:tcPr>
            </w:tcPrChange>
          </w:tcPr>
          <w:p w14:paraId="50BB10E7"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098" w:author="tao huang" w:date="2018-01-12T00:01:00Z">
              <w:tcPr>
                <w:tcW w:w="900" w:type="dxa"/>
                <w:shd w:val="clear" w:color="auto" w:fill="auto"/>
                <w:noWrap/>
                <w:hideMark/>
              </w:tcPr>
            </w:tcPrChange>
          </w:tcPr>
          <w:p w14:paraId="33845C37"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099" w:author="tao huang" w:date="2018-01-12T00:01:00Z">
              <w:tcPr>
                <w:tcW w:w="900" w:type="dxa"/>
                <w:shd w:val="clear" w:color="auto" w:fill="auto"/>
                <w:noWrap/>
                <w:hideMark/>
              </w:tcPr>
            </w:tcPrChange>
          </w:tcPr>
          <w:p w14:paraId="77D26BD7"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7867C7AB" w14:textId="77777777" w:rsidTr="00AF3D93">
        <w:trPr>
          <w:cnfStyle w:val="000000100000" w:firstRow="0" w:lastRow="0" w:firstColumn="0" w:lastColumn="0" w:oddVBand="0" w:evenVBand="0" w:oddHBand="1" w:evenHBand="0" w:firstRowFirstColumn="0" w:firstRowLastColumn="0" w:lastRowFirstColumn="0" w:lastRowLastColumn="0"/>
          <w:trHeight w:val="20"/>
          <w:jc w:val="center"/>
          <w:trPrChange w:id="3100"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101" w:author="tao huang" w:date="2018-01-12T00:01:00Z">
              <w:tcPr>
                <w:tcW w:w="2977" w:type="dxa"/>
                <w:shd w:val="clear" w:color="auto" w:fill="auto"/>
                <w:hideMark/>
              </w:tcPr>
            </w:tcPrChange>
          </w:tcPr>
          <w:p w14:paraId="7119B9E4" w14:textId="77777777" w:rsidR="004617F2" w:rsidRPr="000B121E" w:rsidRDefault="004617F2" w:rsidP="000B121E">
            <w:pPr>
              <w:shd w:val="clear" w:color="auto" w:fill="FFFFFF" w:themeFill="background1"/>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Standard deviation of sales</w:t>
            </w:r>
          </w:p>
        </w:tc>
        <w:tc>
          <w:tcPr>
            <w:tcW w:w="900" w:type="dxa"/>
            <w:shd w:val="clear" w:color="auto" w:fill="auto"/>
            <w:hideMark/>
            <w:tcPrChange w:id="3102" w:author="tao huang" w:date="2018-01-12T00:01:00Z">
              <w:tcPr>
                <w:tcW w:w="900" w:type="dxa"/>
                <w:shd w:val="clear" w:color="auto" w:fill="auto"/>
                <w:hideMark/>
              </w:tcPr>
            </w:tcPrChange>
          </w:tcPr>
          <w:p w14:paraId="02FD5D90"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03" w:author="tao huang" w:date="2018-01-12T00:01:00Z">
              <w:tcPr>
                <w:tcW w:w="900" w:type="dxa"/>
                <w:shd w:val="clear" w:color="auto" w:fill="auto"/>
                <w:hideMark/>
              </w:tcPr>
            </w:tcPrChange>
          </w:tcPr>
          <w:p w14:paraId="4CFB08FF" w14:textId="77777777" w:rsidR="004617F2" w:rsidRPr="000B121E" w:rsidRDefault="004617F2" w:rsidP="000B121E">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0.964</w:t>
            </w:r>
          </w:p>
        </w:tc>
        <w:tc>
          <w:tcPr>
            <w:tcW w:w="1351" w:type="dxa"/>
            <w:shd w:val="clear" w:color="auto" w:fill="auto"/>
            <w:hideMark/>
            <w:tcPrChange w:id="3104" w:author="tao huang" w:date="2018-01-12T00:01:00Z">
              <w:tcPr>
                <w:tcW w:w="900" w:type="dxa"/>
                <w:shd w:val="clear" w:color="auto" w:fill="auto"/>
                <w:hideMark/>
              </w:tcPr>
            </w:tcPrChange>
          </w:tcPr>
          <w:p w14:paraId="5594F482"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105" w:author="tao huang" w:date="2018-01-12T00:01:00Z">
              <w:tcPr>
                <w:tcW w:w="900" w:type="dxa"/>
                <w:shd w:val="clear" w:color="auto" w:fill="auto"/>
                <w:noWrap/>
                <w:hideMark/>
              </w:tcPr>
            </w:tcPrChange>
          </w:tcPr>
          <w:p w14:paraId="4E74EFD9"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06" w:author="tao huang" w:date="2018-01-12T00:01:00Z">
              <w:tcPr>
                <w:tcW w:w="900" w:type="dxa"/>
                <w:shd w:val="clear" w:color="auto" w:fill="auto"/>
                <w:hideMark/>
              </w:tcPr>
            </w:tcPrChange>
          </w:tcPr>
          <w:p w14:paraId="772242C0"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3E8D8EB8" w14:textId="77777777" w:rsidTr="00AF3D93">
        <w:trPr>
          <w:trHeight w:val="20"/>
          <w:jc w:val="center"/>
          <w:trPrChange w:id="3107"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108" w:author="tao huang" w:date="2018-01-12T00:01:00Z">
              <w:tcPr>
                <w:tcW w:w="2977" w:type="dxa"/>
                <w:shd w:val="clear" w:color="auto" w:fill="auto"/>
                <w:hideMark/>
              </w:tcPr>
            </w:tcPrChange>
          </w:tcPr>
          <w:p w14:paraId="4063D824"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Range of sales</w:t>
            </w:r>
          </w:p>
        </w:tc>
        <w:tc>
          <w:tcPr>
            <w:tcW w:w="900" w:type="dxa"/>
            <w:shd w:val="clear" w:color="auto" w:fill="auto"/>
            <w:hideMark/>
            <w:tcPrChange w:id="3109" w:author="tao huang" w:date="2018-01-12T00:01:00Z">
              <w:tcPr>
                <w:tcW w:w="900" w:type="dxa"/>
                <w:shd w:val="clear" w:color="auto" w:fill="auto"/>
                <w:hideMark/>
              </w:tcPr>
            </w:tcPrChange>
          </w:tcPr>
          <w:p w14:paraId="5167C201"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10" w:author="tao huang" w:date="2018-01-12T00:01:00Z">
              <w:tcPr>
                <w:tcW w:w="900" w:type="dxa"/>
                <w:shd w:val="clear" w:color="auto" w:fill="auto"/>
                <w:hideMark/>
              </w:tcPr>
            </w:tcPrChange>
          </w:tcPr>
          <w:p w14:paraId="148A93E8" w14:textId="77777777" w:rsidR="004617F2" w:rsidRPr="000B121E" w:rsidRDefault="004617F2" w:rsidP="000B121E">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0.929</w:t>
            </w:r>
          </w:p>
        </w:tc>
        <w:tc>
          <w:tcPr>
            <w:tcW w:w="1351" w:type="dxa"/>
            <w:shd w:val="clear" w:color="auto" w:fill="auto"/>
            <w:hideMark/>
            <w:tcPrChange w:id="3111" w:author="tao huang" w:date="2018-01-12T00:01:00Z">
              <w:tcPr>
                <w:tcW w:w="900" w:type="dxa"/>
                <w:shd w:val="clear" w:color="auto" w:fill="auto"/>
                <w:hideMark/>
              </w:tcPr>
            </w:tcPrChange>
          </w:tcPr>
          <w:p w14:paraId="2358E235"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112" w:author="tao huang" w:date="2018-01-12T00:01:00Z">
              <w:tcPr>
                <w:tcW w:w="900" w:type="dxa"/>
                <w:shd w:val="clear" w:color="auto" w:fill="auto"/>
                <w:noWrap/>
                <w:hideMark/>
              </w:tcPr>
            </w:tcPrChange>
          </w:tcPr>
          <w:p w14:paraId="23EAC434"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113" w:author="tao huang" w:date="2018-01-12T00:01:00Z">
              <w:tcPr>
                <w:tcW w:w="900" w:type="dxa"/>
                <w:shd w:val="clear" w:color="auto" w:fill="auto"/>
                <w:noWrap/>
                <w:hideMark/>
              </w:tcPr>
            </w:tcPrChange>
          </w:tcPr>
          <w:p w14:paraId="0075B42B"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7910C972" w14:textId="77777777" w:rsidTr="00AF3D93">
        <w:trPr>
          <w:cnfStyle w:val="000000100000" w:firstRow="0" w:lastRow="0" w:firstColumn="0" w:lastColumn="0" w:oddVBand="0" w:evenVBand="0" w:oddHBand="1" w:evenHBand="0" w:firstRowFirstColumn="0" w:firstRowLastColumn="0" w:lastRowFirstColumn="0" w:lastRowLastColumn="0"/>
          <w:trHeight w:val="20"/>
          <w:jc w:val="center"/>
          <w:trPrChange w:id="3114"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115" w:author="tao huang" w:date="2018-01-12T00:01:00Z">
              <w:tcPr>
                <w:tcW w:w="2977" w:type="dxa"/>
                <w:shd w:val="clear" w:color="auto" w:fill="auto"/>
                <w:hideMark/>
              </w:tcPr>
            </w:tcPrChange>
          </w:tcPr>
          <w:p w14:paraId="57A8EC0E" w14:textId="77777777" w:rsidR="004617F2" w:rsidRPr="000B121E" w:rsidRDefault="004617F2" w:rsidP="000B121E">
            <w:pPr>
              <w:shd w:val="clear" w:color="auto" w:fill="FFFFFF" w:themeFill="background1"/>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lastRenderedPageBreak/>
              <w:t>Average sales</w:t>
            </w:r>
          </w:p>
        </w:tc>
        <w:tc>
          <w:tcPr>
            <w:tcW w:w="900" w:type="dxa"/>
            <w:shd w:val="clear" w:color="auto" w:fill="auto"/>
            <w:hideMark/>
            <w:tcPrChange w:id="3116" w:author="tao huang" w:date="2018-01-12T00:01:00Z">
              <w:tcPr>
                <w:tcW w:w="900" w:type="dxa"/>
                <w:shd w:val="clear" w:color="auto" w:fill="auto"/>
                <w:hideMark/>
              </w:tcPr>
            </w:tcPrChange>
          </w:tcPr>
          <w:p w14:paraId="0674B7C5"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17" w:author="tao huang" w:date="2018-01-12T00:01:00Z">
              <w:tcPr>
                <w:tcW w:w="900" w:type="dxa"/>
                <w:shd w:val="clear" w:color="auto" w:fill="auto"/>
                <w:hideMark/>
              </w:tcPr>
            </w:tcPrChange>
          </w:tcPr>
          <w:p w14:paraId="46BABC82" w14:textId="77777777" w:rsidR="004617F2" w:rsidRPr="000B121E" w:rsidRDefault="004617F2" w:rsidP="000B121E">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0.807</w:t>
            </w:r>
          </w:p>
        </w:tc>
        <w:tc>
          <w:tcPr>
            <w:tcW w:w="1351" w:type="dxa"/>
            <w:shd w:val="clear" w:color="auto" w:fill="auto"/>
            <w:noWrap/>
            <w:hideMark/>
            <w:tcPrChange w:id="3118" w:author="tao huang" w:date="2018-01-12T00:01:00Z">
              <w:tcPr>
                <w:tcW w:w="900" w:type="dxa"/>
                <w:shd w:val="clear" w:color="auto" w:fill="auto"/>
                <w:noWrap/>
                <w:hideMark/>
              </w:tcPr>
            </w:tcPrChange>
          </w:tcPr>
          <w:p w14:paraId="04DEAD0F"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119" w:author="tao huang" w:date="2018-01-12T00:01:00Z">
              <w:tcPr>
                <w:tcW w:w="900" w:type="dxa"/>
                <w:shd w:val="clear" w:color="auto" w:fill="auto"/>
                <w:noWrap/>
                <w:hideMark/>
              </w:tcPr>
            </w:tcPrChange>
          </w:tcPr>
          <w:p w14:paraId="6DA1C627"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20" w:author="tao huang" w:date="2018-01-12T00:01:00Z">
              <w:tcPr>
                <w:tcW w:w="900" w:type="dxa"/>
                <w:shd w:val="clear" w:color="auto" w:fill="auto"/>
                <w:hideMark/>
              </w:tcPr>
            </w:tcPrChange>
          </w:tcPr>
          <w:p w14:paraId="723BBEBA"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0690CEDB" w14:textId="77777777" w:rsidTr="00AF3D93">
        <w:trPr>
          <w:trHeight w:val="20"/>
          <w:jc w:val="center"/>
          <w:trPrChange w:id="3121"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122" w:author="tao huang" w:date="2018-01-12T00:01:00Z">
              <w:tcPr>
                <w:tcW w:w="2977" w:type="dxa"/>
                <w:shd w:val="clear" w:color="auto" w:fill="auto"/>
                <w:hideMark/>
              </w:tcPr>
            </w:tcPrChange>
          </w:tcPr>
          <w:p w14:paraId="140D1F91"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Frequency of Display</w:t>
            </w:r>
          </w:p>
        </w:tc>
        <w:tc>
          <w:tcPr>
            <w:tcW w:w="900" w:type="dxa"/>
            <w:shd w:val="clear" w:color="auto" w:fill="auto"/>
            <w:hideMark/>
            <w:tcPrChange w:id="3123" w:author="tao huang" w:date="2018-01-12T00:01:00Z">
              <w:tcPr>
                <w:tcW w:w="900" w:type="dxa"/>
                <w:shd w:val="clear" w:color="auto" w:fill="auto"/>
                <w:hideMark/>
              </w:tcPr>
            </w:tcPrChange>
          </w:tcPr>
          <w:p w14:paraId="5680A89C"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24" w:author="tao huang" w:date="2018-01-12T00:01:00Z">
              <w:tcPr>
                <w:tcW w:w="900" w:type="dxa"/>
                <w:shd w:val="clear" w:color="auto" w:fill="auto"/>
                <w:hideMark/>
              </w:tcPr>
            </w:tcPrChange>
          </w:tcPr>
          <w:p w14:paraId="20D14596" w14:textId="77777777" w:rsidR="004617F2" w:rsidRPr="000B121E" w:rsidRDefault="004617F2" w:rsidP="000B121E">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0.281</w:t>
            </w:r>
          </w:p>
        </w:tc>
        <w:tc>
          <w:tcPr>
            <w:tcW w:w="1351" w:type="dxa"/>
            <w:shd w:val="clear" w:color="auto" w:fill="auto"/>
            <w:hideMark/>
            <w:tcPrChange w:id="3125" w:author="tao huang" w:date="2018-01-12T00:01:00Z">
              <w:tcPr>
                <w:tcW w:w="900" w:type="dxa"/>
                <w:shd w:val="clear" w:color="auto" w:fill="auto"/>
                <w:hideMark/>
              </w:tcPr>
            </w:tcPrChange>
          </w:tcPr>
          <w:p w14:paraId="176747F6"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126" w:author="tao huang" w:date="2018-01-12T00:01:00Z">
              <w:tcPr>
                <w:tcW w:w="900" w:type="dxa"/>
                <w:shd w:val="clear" w:color="auto" w:fill="auto"/>
                <w:noWrap/>
                <w:hideMark/>
              </w:tcPr>
            </w:tcPrChange>
          </w:tcPr>
          <w:p w14:paraId="7040723E"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127" w:author="tao huang" w:date="2018-01-12T00:01:00Z">
              <w:tcPr>
                <w:tcW w:w="900" w:type="dxa"/>
                <w:shd w:val="clear" w:color="auto" w:fill="auto"/>
                <w:noWrap/>
                <w:hideMark/>
              </w:tcPr>
            </w:tcPrChange>
          </w:tcPr>
          <w:p w14:paraId="736BB878"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4B83FC92" w14:textId="77777777" w:rsidTr="00AF3D93">
        <w:trPr>
          <w:cnfStyle w:val="000000100000" w:firstRow="0" w:lastRow="0" w:firstColumn="0" w:lastColumn="0" w:oddVBand="0" w:evenVBand="0" w:oddHBand="1" w:evenHBand="0" w:firstRowFirstColumn="0" w:firstRowLastColumn="0" w:lastRowFirstColumn="0" w:lastRowLastColumn="0"/>
          <w:trHeight w:val="20"/>
          <w:jc w:val="center"/>
          <w:trPrChange w:id="3128"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129" w:author="tao huang" w:date="2018-01-12T00:01:00Z">
              <w:tcPr>
                <w:tcW w:w="2977" w:type="dxa"/>
                <w:shd w:val="clear" w:color="auto" w:fill="auto"/>
                <w:hideMark/>
              </w:tcPr>
            </w:tcPrChange>
          </w:tcPr>
          <w:p w14:paraId="7C5C5363" w14:textId="77777777" w:rsidR="004617F2" w:rsidRPr="000B121E" w:rsidRDefault="004617F2" w:rsidP="000B121E">
            <w:pPr>
              <w:shd w:val="clear" w:color="auto" w:fill="FFFFFF" w:themeFill="background1"/>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Kurtosis of sales</w:t>
            </w:r>
          </w:p>
        </w:tc>
        <w:tc>
          <w:tcPr>
            <w:tcW w:w="900" w:type="dxa"/>
            <w:shd w:val="clear" w:color="auto" w:fill="auto"/>
            <w:hideMark/>
            <w:tcPrChange w:id="3130" w:author="tao huang" w:date="2018-01-12T00:01:00Z">
              <w:tcPr>
                <w:tcW w:w="900" w:type="dxa"/>
                <w:shd w:val="clear" w:color="auto" w:fill="auto"/>
                <w:hideMark/>
              </w:tcPr>
            </w:tcPrChange>
          </w:tcPr>
          <w:p w14:paraId="7CF80721"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31" w:author="tao huang" w:date="2018-01-12T00:01:00Z">
              <w:tcPr>
                <w:tcW w:w="900" w:type="dxa"/>
                <w:shd w:val="clear" w:color="auto" w:fill="auto"/>
                <w:hideMark/>
              </w:tcPr>
            </w:tcPrChange>
          </w:tcPr>
          <w:p w14:paraId="52367B18"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1351" w:type="dxa"/>
            <w:shd w:val="clear" w:color="auto" w:fill="auto"/>
            <w:hideMark/>
            <w:tcPrChange w:id="3132" w:author="tao huang" w:date="2018-01-12T00:01:00Z">
              <w:tcPr>
                <w:tcW w:w="900" w:type="dxa"/>
                <w:shd w:val="clear" w:color="auto" w:fill="auto"/>
                <w:hideMark/>
              </w:tcPr>
            </w:tcPrChange>
          </w:tcPr>
          <w:p w14:paraId="0F1D162C" w14:textId="77777777" w:rsidR="004617F2" w:rsidRPr="000B121E" w:rsidRDefault="004617F2" w:rsidP="000B121E">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0.973</w:t>
            </w:r>
          </w:p>
        </w:tc>
        <w:tc>
          <w:tcPr>
            <w:tcW w:w="900" w:type="dxa"/>
            <w:shd w:val="clear" w:color="auto" w:fill="auto"/>
            <w:noWrap/>
            <w:hideMark/>
            <w:tcPrChange w:id="3133" w:author="tao huang" w:date="2018-01-12T00:01:00Z">
              <w:tcPr>
                <w:tcW w:w="900" w:type="dxa"/>
                <w:shd w:val="clear" w:color="auto" w:fill="auto"/>
                <w:noWrap/>
                <w:hideMark/>
              </w:tcPr>
            </w:tcPrChange>
          </w:tcPr>
          <w:p w14:paraId="69E85047"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134" w:author="tao huang" w:date="2018-01-12T00:01:00Z">
              <w:tcPr>
                <w:tcW w:w="900" w:type="dxa"/>
                <w:shd w:val="clear" w:color="auto" w:fill="auto"/>
                <w:noWrap/>
                <w:hideMark/>
              </w:tcPr>
            </w:tcPrChange>
          </w:tcPr>
          <w:p w14:paraId="105C99C6"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15DBF28F" w14:textId="77777777" w:rsidTr="00AF3D93">
        <w:trPr>
          <w:trHeight w:val="20"/>
          <w:jc w:val="center"/>
          <w:trPrChange w:id="3135"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136" w:author="tao huang" w:date="2018-01-12T00:01:00Z">
              <w:tcPr>
                <w:tcW w:w="2977" w:type="dxa"/>
                <w:shd w:val="clear" w:color="auto" w:fill="auto"/>
                <w:hideMark/>
              </w:tcPr>
            </w:tcPrChange>
          </w:tcPr>
          <w:p w14:paraId="217D5D5C"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Skewness of sales</w:t>
            </w:r>
          </w:p>
        </w:tc>
        <w:tc>
          <w:tcPr>
            <w:tcW w:w="900" w:type="dxa"/>
            <w:shd w:val="clear" w:color="auto" w:fill="auto"/>
            <w:hideMark/>
            <w:tcPrChange w:id="3137" w:author="tao huang" w:date="2018-01-12T00:01:00Z">
              <w:tcPr>
                <w:tcW w:w="900" w:type="dxa"/>
                <w:shd w:val="clear" w:color="auto" w:fill="auto"/>
                <w:hideMark/>
              </w:tcPr>
            </w:tcPrChange>
          </w:tcPr>
          <w:p w14:paraId="6173509C"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38" w:author="tao huang" w:date="2018-01-12T00:01:00Z">
              <w:tcPr>
                <w:tcW w:w="900" w:type="dxa"/>
                <w:shd w:val="clear" w:color="auto" w:fill="auto"/>
                <w:hideMark/>
              </w:tcPr>
            </w:tcPrChange>
          </w:tcPr>
          <w:p w14:paraId="1FE867BC"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1351" w:type="dxa"/>
            <w:shd w:val="clear" w:color="auto" w:fill="auto"/>
            <w:hideMark/>
            <w:tcPrChange w:id="3139" w:author="tao huang" w:date="2018-01-12T00:01:00Z">
              <w:tcPr>
                <w:tcW w:w="900" w:type="dxa"/>
                <w:shd w:val="clear" w:color="auto" w:fill="auto"/>
                <w:hideMark/>
              </w:tcPr>
            </w:tcPrChange>
          </w:tcPr>
          <w:p w14:paraId="31E062D3" w14:textId="77777777" w:rsidR="004617F2" w:rsidRPr="000B121E" w:rsidRDefault="004617F2" w:rsidP="000B121E">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0.881</w:t>
            </w:r>
          </w:p>
        </w:tc>
        <w:tc>
          <w:tcPr>
            <w:tcW w:w="900" w:type="dxa"/>
            <w:shd w:val="clear" w:color="auto" w:fill="auto"/>
            <w:noWrap/>
            <w:hideMark/>
            <w:tcPrChange w:id="3140" w:author="tao huang" w:date="2018-01-12T00:01:00Z">
              <w:tcPr>
                <w:tcW w:w="900" w:type="dxa"/>
                <w:shd w:val="clear" w:color="auto" w:fill="auto"/>
                <w:noWrap/>
                <w:hideMark/>
              </w:tcPr>
            </w:tcPrChange>
          </w:tcPr>
          <w:p w14:paraId="083C1617"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141" w:author="tao huang" w:date="2018-01-12T00:01:00Z">
              <w:tcPr>
                <w:tcW w:w="900" w:type="dxa"/>
                <w:shd w:val="clear" w:color="auto" w:fill="auto"/>
                <w:noWrap/>
                <w:hideMark/>
              </w:tcPr>
            </w:tcPrChange>
          </w:tcPr>
          <w:p w14:paraId="0428373E"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4F8E8305" w14:textId="77777777" w:rsidTr="00AF3D93">
        <w:trPr>
          <w:cnfStyle w:val="000000100000" w:firstRow="0" w:lastRow="0" w:firstColumn="0" w:lastColumn="0" w:oddVBand="0" w:evenVBand="0" w:oddHBand="1" w:evenHBand="0" w:firstRowFirstColumn="0" w:firstRowLastColumn="0" w:lastRowFirstColumn="0" w:lastRowLastColumn="0"/>
          <w:trHeight w:val="20"/>
          <w:jc w:val="center"/>
          <w:trPrChange w:id="3142"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143" w:author="tao huang" w:date="2018-01-12T00:01:00Z">
              <w:tcPr>
                <w:tcW w:w="2977" w:type="dxa"/>
                <w:shd w:val="clear" w:color="auto" w:fill="auto"/>
                <w:hideMark/>
              </w:tcPr>
            </w:tcPrChange>
          </w:tcPr>
          <w:p w14:paraId="31F511CC" w14:textId="77777777" w:rsidR="004617F2" w:rsidRPr="000B121E" w:rsidRDefault="004617F2" w:rsidP="000B121E">
            <w:pPr>
              <w:shd w:val="clear" w:color="auto" w:fill="FFFFFF" w:themeFill="background1"/>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Standard deviation of price</w:t>
            </w:r>
          </w:p>
        </w:tc>
        <w:tc>
          <w:tcPr>
            <w:tcW w:w="900" w:type="dxa"/>
            <w:shd w:val="clear" w:color="auto" w:fill="auto"/>
            <w:hideMark/>
            <w:tcPrChange w:id="3144" w:author="tao huang" w:date="2018-01-12T00:01:00Z">
              <w:tcPr>
                <w:tcW w:w="900" w:type="dxa"/>
                <w:shd w:val="clear" w:color="auto" w:fill="auto"/>
                <w:hideMark/>
              </w:tcPr>
            </w:tcPrChange>
          </w:tcPr>
          <w:p w14:paraId="21B87B47"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45" w:author="tao huang" w:date="2018-01-12T00:01:00Z">
              <w:tcPr>
                <w:tcW w:w="900" w:type="dxa"/>
                <w:shd w:val="clear" w:color="auto" w:fill="auto"/>
                <w:hideMark/>
              </w:tcPr>
            </w:tcPrChange>
          </w:tcPr>
          <w:p w14:paraId="3D5E272A"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1351" w:type="dxa"/>
            <w:shd w:val="clear" w:color="auto" w:fill="auto"/>
            <w:noWrap/>
            <w:hideMark/>
            <w:tcPrChange w:id="3146" w:author="tao huang" w:date="2018-01-12T00:01:00Z">
              <w:tcPr>
                <w:tcW w:w="900" w:type="dxa"/>
                <w:shd w:val="clear" w:color="auto" w:fill="auto"/>
                <w:noWrap/>
                <w:hideMark/>
              </w:tcPr>
            </w:tcPrChange>
          </w:tcPr>
          <w:p w14:paraId="60113DF6"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47" w:author="tao huang" w:date="2018-01-12T00:01:00Z">
              <w:tcPr>
                <w:tcW w:w="900" w:type="dxa"/>
                <w:shd w:val="clear" w:color="auto" w:fill="auto"/>
                <w:hideMark/>
              </w:tcPr>
            </w:tcPrChange>
          </w:tcPr>
          <w:p w14:paraId="1083000E" w14:textId="77777777" w:rsidR="004617F2" w:rsidRPr="000B121E" w:rsidRDefault="004617F2" w:rsidP="000B121E">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0.987</w:t>
            </w:r>
          </w:p>
        </w:tc>
        <w:tc>
          <w:tcPr>
            <w:tcW w:w="900" w:type="dxa"/>
            <w:shd w:val="clear" w:color="auto" w:fill="auto"/>
            <w:hideMark/>
            <w:tcPrChange w:id="3148" w:author="tao huang" w:date="2018-01-12T00:01:00Z">
              <w:tcPr>
                <w:tcW w:w="900" w:type="dxa"/>
                <w:shd w:val="clear" w:color="auto" w:fill="auto"/>
                <w:hideMark/>
              </w:tcPr>
            </w:tcPrChange>
          </w:tcPr>
          <w:p w14:paraId="0CA5CBF7"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1212BC9B" w14:textId="77777777" w:rsidTr="00AF3D93">
        <w:trPr>
          <w:trHeight w:val="20"/>
          <w:jc w:val="center"/>
          <w:trPrChange w:id="3149"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150" w:author="tao huang" w:date="2018-01-12T00:01:00Z">
              <w:tcPr>
                <w:tcW w:w="2977" w:type="dxa"/>
                <w:shd w:val="clear" w:color="auto" w:fill="auto"/>
                <w:hideMark/>
              </w:tcPr>
            </w:tcPrChange>
          </w:tcPr>
          <w:p w14:paraId="29452AD0"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Average price</w:t>
            </w:r>
          </w:p>
        </w:tc>
        <w:tc>
          <w:tcPr>
            <w:tcW w:w="900" w:type="dxa"/>
            <w:shd w:val="clear" w:color="auto" w:fill="auto"/>
            <w:noWrap/>
            <w:hideMark/>
            <w:tcPrChange w:id="3151" w:author="tao huang" w:date="2018-01-12T00:01:00Z">
              <w:tcPr>
                <w:tcW w:w="900" w:type="dxa"/>
                <w:shd w:val="clear" w:color="auto" w:fill="auto"/>
                <w:noWrap/>
                <w:hideMark/>
              </w:tcPr>
            </w:tcPrChange>
          </w:tcPr>
          <w:p w14:paraId="5D8838CA"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noWrap/>
            <w:hideMark/>
            <w:tcPrChange w:id="3152" w:author="tao huang" w:date="2018-01-12T00:01:00Z">
              <w:tcPr>
                <w:tcW w:w="900" w:type="dxa"/>
                <w:shd w:val="clear" w:color="auto" w:fill="auto"/>
                <w:noWrap/>
                <w:hideMark/>
              </w:tcPr>
            </w:tcPrChange>
          </w:tcPr>
          <w:p w14:paraId="4DF7854F"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1351" w:type="dxa"/>
            <w:shd w:val="clear" w:color="auto" w:fill="auto"/>
            <w:noWrap/>
            <w:hideMark/>
            <w:tcPrChange w:id="3153" w:author="tao huang" w:date="2018-01-12T00:01:00Z">
              <w:tcPr>
                <w:tcW w:w="900" w:type="dxa"/>
                <w:shd w:val="clear" w:color="auto" w:fill="auto"/>
                <w:noWrap/>
                <w:hideMark/>
              </w:tcPr>
            </w:tcPrChange>
          </w:tcPr>
          <w:p w14:paraId="2BC1FF11"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54" w:author="tao huang" w:date="2018-01-12T00:01:00Z">
              <w:tcPr>
                <w:tcW w:w="900" w:type="dxa"/>
                <w:shd w:val="clear" w:color="auto" w:fill="auto"/>
                <w:hideMark/>
              </w:tcPr>
            </w:tcPrChange>
          </w:tcPr>
          <w:p w14:paraId="4C630112" w14:textId="77777777" w:rsidR="004617F2" w:rsidRPr="000B121E" w:rsidRDefault="004617F2" w:rsidP="000B121E">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0.831</w:t>
            </w:r>
          </w:p>
        </w:tc>
        <w:tc>
          <w:tcPr>
            <w:tcW w:w="900" w:type="dxa"/>
            <w:shd w:val="clear" w:color="auto" w:fill="auto"/>
            <w:hideMark/>
            <w:tcPrChange w:id="3155" w:author="tao huang" w:date="2018-01-12T00:01:00Z">
              <w:tcPr>
                <w:tcW w:w="900" w:type="dxa"/>
                <w:shd w:val="clear" w:color="auto" w:fill="auto"/>
                <w:hideMark/>
              </w:tcPr>
            </w:tcPrChange>
          </w:tcPr>
          <w:p w14:paraId="0D2CFDD6"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r>
      <w:tr w:rsidR="004617F2" w:rsidRPr="000B121E" w14:paraId="7F9E541A" w14:textId="77777777" w:rsidTr="00AF3D93">
        <w:trPr>
          <w:cnfStyle w:val="000000100000" w:firstRow="0" w:lastRow="0" w:firstColumn="0" w:lastColumn="0" w:oddVBand="0" w:evenVBand="0" w:oddHBand="1" w:evenHBand="0" w:firstRowFirstColumn="0" w:firstRowLastColumn="0" w:lastRowFirstColumn="0" w:lastRowLastColumn="0"/>
          <w:trHeight w:val="20"/>
          <w:jc w:val="center"/>
          <w:trPrChange w:id="3156"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157" w:author="tao huang" w:date="2018-01-12T00:01:00Z">
              <w:tcPr>
                <w:tcW w:w="2977" w:type="dxa"/>
                <w:shd w:val="clear" w:color="auto" w:fill="auto"/>
                <w:hideMark/>
              </w:tcPr>
            </w:tcPrChange>
          </w:tcPr>
          <w:p w14:paraId="73DA532F" w14:textId="77777777" w:rsidR="004617F2" w:rsidRPr="000B121E" w:rsidRDefault="004617F2" w:rsidP="000B121E">
            <w:pPr>
              <w:shd w:val="clear" w:color="auto" w:fill="FFFFFF" w:themeFill="background1"/>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Randomness</w:t>
            </w:r>
          </w:p>
        </w:tc>
        <w:tc>
          <w:tcPr>
            <w:tcW w:w="900" w:type="dxa"/>
            <w:shd w:val="clear" w:color="auto" w:fill="auto"/>
            <w:noWrap/>
            <w:hideMark/>
            <w:tcPrChange w:id="3158" w:author="tao huang" w:date="2018-01-12T00:01:00Z">
              <w:tcPr>
                <w:tcW w:w="900" w:type="dxa"/>
                <w:shd w:val="clear" w:color="auto" w:fill="auto"/>
                <w:noWrap/>
                <w:hideMark/>
              </w:tcPr>
            </w:tcPrChange>
          </w:tcPr>
          <w:p w14:paraId="19B619DA"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59" w:author="tao huang" w:date="2018-01-12T00:01:00Z">
              <w:tcPr>
                <w:tcW w:w="900" w:type="dxa"/>
                <w:shd w:val="clear" w:color="auto" w:fill="auto"/>
                <w:hideMark/>
              </w:tcPr>
            </w:tcPrChange>
          </w:tcPr>
          <w:p w14:paraId="7A0A89B2"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1351" w:type="dxa"/>
            <w:shd w:val="clear" w:color="auto" w:fill="auto"/>
            <w:noWrap/>
            <w:hideMark/>
            <w:tcPrChange w:id="3160" w:author="tao huang" w:date="2018-01-12T00:01:00Z">
              <w:tcPr>
                <w:tcW w:w="900" w:type="dxa"/>
                <w:shd w:val="clear" w:color="auto" w:fill="auto"/>
                <w:noWrap/>
                <w:hideMark/>
              </w:tcPr>
            </w:tcPrChange>
          </w:tcPr>
          <w:p w14:paraId="01517923"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61" w:author="tao huang" w:date="2018-01-12T00:01:00Z">
              <w:tcPr>
                <w:tcW w:w="900" w:type="dxa"/>
                <w:shd w:val="clear" w:color="auto" w:fill="auto"/>
                <w:hideMark/>
              </w:tcPr>
            </w:tcPrChange>
          </w:tcPr>
          <w:p w14:paraId="2DA0F6C7"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62" w:author="tao huang" w:date="2018-01-12T00:01:00Z">
              <w:tcPr>
                <w:tcW w:w="900" w:type="dxa"/>
                <w:shd w:val="clear" w:color="auto" w:fill="auto"/>
                <w:hideMark/>
              </w:tcPr>
            </w:tcPrChange>
          </w:tcPr>
          <w:p w14:paraId="1327F994" w14:textId="77777777" w:rsidR="004617F2" w:rsidRPr="000B121E" w:rsidRDefault="004617F2" w:rsidP="000B121E">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0.992</w:t>
            </w:r>
          </w:p>
        </w:tc>
      </w:tr>
      <w:tr w:rsidR="004617F2" w:rsidRPr="000B121E" w14:paraId="4B1F9B01" w14:textId="77777777" w:rsidTr="00AF3D93">
        <w:trPr>
          <w:trHeight w:val="20"/>
          <w:jc w:val="center"/>
          <w:trPrChange w:id="3163"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hideMark/>
            <w:tcPrChange w:id="3164" w:author="tao huang" w:date="2018-01-12T00:01:00Z">
              <w:tcPr>
                <w:tcW w:w="2977" w:type="dxa"/>
                <w:shd w:val="clear" w:color="auto" w:fill="auto"/>
                <w:hideMark/>
              </w:tcPr>
            </w:tcPrChange>
          </w:tcPr>
          <w:p w14:paraId="780D6DE1"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Trend</w:t>
            </w:r>
          </w:p>
        </w:tc>
        <w:tc>
          <w:tcPr>
            <w:tcW w:w="900" w:type="dxa"/>
            <w:shd w:val="clear" w:color="auto" w:fill="auto"/>
            <w:noWrap/>
            <w:hideMark/>
            <w:tcPrChange w:id="3165" w:author="tao huang" w:date="2018-01-12T00:01:00Z">
              <w:tcPr>
                <w:tcW w:w="900" w:type="dxa"/>
                <w:shd w:val="clear" w:color="auto" w:fill="auto"/>
                <w:noWrap/>
                <w:hideMark/>
              </w:tcPr>
            </w:tcPrChange>
          </w:tcPr>
          <w:p w14:paraId="363D3FB5"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66" w:author="tao huang" w:date="2018-01-12T00:01:00Z">
              <w:tcPr>
                <w:tcW w:w="900" w:type="dxa"/>
                <w:shd w:val="clear" w:color="auto" w:fill="auto"/>
                <w:hideMark/>
              </w:tcPr>
            </w:tcPrChange>
          </w:tcPr>
          <w:p w14:paraId="66C1DD0A"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1351" w:type="dxa"/>
            <w:shd w:val="clear" w:color="auto" w:fill="auto"/>
            <w:noWrap/>
            <w:hideMark/>
            <w:tcPrChange w:id="3167" w:author="tao huang" w:date="2018-01-12T00:01:00Z">
              <w:tcPr>
                <w:tcW w:w="900" w:type="dxa"/>
                <w:shd w:val="clear" w:color="auto" w:fill="auto"/>
                <w:noWrap/>
                <w:hideMark/>
              </w:tcPr>
            </w:tcPrChange>
          </w:tcPr>
          <w:p w14:paraId="3649C41E"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68" w:author="tao huang" w:date="2018-01-12T00:01:00Z">
              <w:tcPr>
                <w:tcW w:w="900" w:type="dxa"/>
                <w:shd w:val="clear" w:color="auto" w:fill="auto"/>
                <w:hideMark/>
              </w:tcPr>
            </w:tcPrChange>
          </w:tcPr>
          <w:p w14:paraId="46F57390"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 </w:t>
            </w:r>
          </w:p>
        </w:tc>
        <w:tc>
          <w:tcPr>
            <w:tcW w:w="900" w:type="dxa"/>
            <w:shd w:val="clear" w:color="auto" w:fill="auto"/>
            <w:hideMark/>
            <w:tcPrChange w:id="3169" w:author="tao huang" w:date="2018-01-12T00:01:00Z">
              <w:tcPr>
                <w:tcW w:w="900" w:type="dxa"/>
                <w:shd w:val="clear" w:color="auto" w:fill="auto"/>
                <w:hideMark/>
              </w:tcPr>
            </w:tcPrChange>
          </w:tcPr>
          <w:p w14:paraId="515F2BC9" w14:textId="77777777" w:rsidR="004617F2" w:rsidRPr="000B121E" w:rsidRDefault="004617F2" w:rsidP="000B121E">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0.703</w:t>
            </w:r>
          </w:p>
        </w:tc>
      </w:tr>
      <w:tr w:rsidR="0047706C" w:rsidRPr="000B121E" w14:paraId="763B41FD" w14:textId="77777777" w:rsidTr="00AF3D93">
        <w:trPr>
          <w:cnfStyle w:val="000000100000" w:firstRow="0" w:lastRow="0" w:firstColumn="0" w:lastColumn="0" w:oddVBand="0" w:evenVBand="0" w:oddHBand="1" w:evenHBand="0" w:firstRowFirstColumn="0" w:firstRowLastColumn="0" w:lastRowFirstColumn="0" w:lastRowLastColumn="0"/>
          <w:trHeight w:val="20"/>
          <w:jc w:val="center"/>
          <w:ins w:id="3170" w:author="Fildes, Robert" w:date="2017-12-13T16:13:00Z"/>
          <w:trPrChange w:id="3171"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Change w:id="3172" w:author="tao huang" w:date="2018-01-12T00:01:00Z">
              <w:tcPr>
                <w:tcW w:w="2977" w:type="dxa"/>
                <w:shd w:val="clear" w:color="auto" w:fill="auto"/>
              </w:tcPr>
            </w:tcPrChange>
          </w:tcPr>
          <w:p w14:paraId="6C70AFB0" w14:textId="1218D65F" w:rsidR="0047706C" w:rsidRPr="000B121E" w:rsidRDefault="0047706C">
            <w:pPr>
              <w:shd w:val="clear" w:color="auto" w:fill="FFFFFF" w:themeFill="background1"/>
              <w:spacing w:after="0" w:line="240" w:lineRule="auto"/>
              <w:cnfStyle w:val="001000100000" w:firstRow="0" w:lastRow="0" w:firstColumn="1" w:lastColumn="0" w:oddVBand="0" w:evenVBand="0" w:oddHBand="1" w:evenHBand="0" w:firstRowFirstColumn="0" w:firstRowLastColumn="0" w:lastRowFirstColumn="0" w:lastRowLastColumn="0"/>
              <w:rPr>
                <w:ins w:id="3173" w:author="Fildes, Robert" w:date="2017-12-13T16:13:00Z"/>
                <w:rFonts w:eastAsia="Times New Roman" w:cs="Times New Roman"/>
                <w:b w:val="0"/>
                <w:color w:val="000000" w:themeColor="text1"/>
                <w:sz w:val="22"/>
              </w:rPr>
            </w:pPr>
            <w:ins w:id="3174" w:author="Fildes, Robert" w:date="2017-12-13T16:13:00Z">
              <w:del w:id="3175" w:author="tao huang" w:date="2018-01-11T23:27:00Z">
                <w:r w:rsidDel="00C6085E">
                  <w:rPr>
                    <w:rFonts w:eastAsia="Times New Roman" w:cs="Times New Roman"/>
                    <w:b w:val="0"/>
                    <w:color w:val="000000" w:themeColor="text1"/>
                    <w:sz w:val="22"/>
                  </w:rPr>
                  <w:delText xml:space="preserve">Example </w:delText>
                </w:r>
              </w:del>
            </w:ins>
            <w:ins w:id="3176" w:author="Fildes, Robert" w:date="2017-12-13T16:15:00Z">
              <w:del w:id="3177" w:author="tao huang" w:date="2018-01-11T23:27:00Z">
                <w:r w:rsidDel="00C6085E">
                  <w:rPr>
                    <w:rFonts w:eastAsia="Times New Roman" w:cs="Times New Roman"/>
                    <w:b w:val="0"/>
                    <w:color w:val="000000" w:themeColor="text1"/>
                    <w:sz w:val="22"/>
                  </w:rPr>
                  <w:delText xml:space="preserve">Categories </w:delText>
                </w:r>
              </w:del>
            </w:ins>
            <w:ins w:id="3178" w:author="Fildes, Robert" w:date="2017-12-13T16:13:00Z">
              <w:del w:id="3179" w:author="tao huang" w:date="2018-01-11T23:27:00Z">
                <w:r w:rsidDel="00C6085E">
                  <w:rPr>
                    <w:rFonts w:eastAsia="Times New Roman" w:cs="Times New Roman"/>
                    <w:b w:val="0"/>
                    <w:color w:val="000000" w:themeColor="text1"/>
                    <w:sz w:val="22"/>
                  </w:rPr>
                  <w:delText>– low</w:delText>
                </w:r>
              </w:del>
            </w:ins>
            <w:ins w:id="3180" w:author="Fildes, Robert" w:date="2017-12-13T16:14:00Z">
              <w:del w:id="3181" w:author="tao huang" w:date="2018-01-11T23:27:00Z">
                <w:r w:rsidDel="00C6085E">
                  <w:rPr>
                    <w:rFonts w:eastAsia="Times New Roman" w:cs="Times New Roman"/>
                    <w:b w:val="0"/>
                    <w:color w:val="000000" w:themeColor="text1"/>
                    <w:sz w:val="22"/>
                  </w:rPr>
                  <w:delText xml:space="preserve"> F</w:delText>
                </w:r>
              </w:del>
            </w:ins>
          </w:p>
        </w:tc>
        <w:tc>
          <w:tcPr>
            <w:tcW w:w="900" w:type="dxa"/>
            <w:shd w:val="clear" w:color="auto" w:fill="auto"/>
            <w:noWrap/>
            <w:tcPrChange w:id="3182" w:author="tao huang" w:date="2018-01-12T00:01:00Z">
              <w:tcPr>
                <w:tcW w:w="900" w:type="dxa"/>
                <w:shd w:val="clear" w:color="auto" w:fill="auto"/>
                <w:noWrap/>
              </w:tcPr>
            </w:tcPrChange>
          </w:tcPr>
          <w:p w14:paraId="3A10D180" w14:textId="77777777" w:rsidR="0047706C" w:rsidRPr="000B121E" w:rsidRDefault="0047706C"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ins w:id="3183" w:author="Fildes, Robert" w:date="2017-12-13T16:13:00Z"/>
                <w:rFonts w:eastAsia="Times New Roman" w:cs="Times New Roman"/>
                <w:color w:val="000000" w:themeColor="text1"/>
                <w:sz w:val="22"/>
              </w:rPr>
            </w:pPr>
          </w:p>
        </w:tc>
        <w:tc>
          <w:tcPr>
            <w:tcW w:w="900" w:type="dxa"/>
            <w:shd w:val="clear" w:color="auto" w:fill="auto"/>
            <w:tcPrChange w:id="3184" w:author="tao huang" w:date="2018-01-12T00:01:00Z">
              <w:tcPr>
                <w:tcW w:w="900" w:type="dxa"/>
                <w:shd w:val="clear" w:color="auto" w:fill="auto"/>
              </w:tcPr>
            </w:tcPrChange>
          </w:tcPr>
          <w:p w14:paraId="3241EEE5" w14:textId="77777777" w:rsidR="0047706C" w:rsidRPr="000B121E" w:rsidRDefault="0047706C"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ins w:id="3185" w:author="Fildes, Robert" w:date="2017-12-13T16:13:00Z"/>
                <w:rFonts w:eastAsia="Times New Roman" w:cs="Times New Roman"/>
                <w:color w:val="000000" w:themeColor="text1"/>
                <w:sz w:val="22"/>
              </w:rPr>
            </w:pPr>
          </w:p>
        </w:tc>
        <w:tc>
          <w:tcPr>
            <w:tcW w:w="1351" w:type="dxa"/>
            <w:shd w:val="clear" w:color="auto" w:fill="auto"/>
            <w:noWrap/>
            <w:tcPrChange w:id="3186" w:author="tao huang" w:date="2018-01-12T00:01:00Z">
              <w:tcPr>
                <w:tcW w:w="900" w:type="dxa"/>
                <w:shd w:val="clear" w:color="auto" w:fill="auto"/>
                <w:noWrap/>
              </w:tcPr>
            </w:tcPrChange>
          </w:tcPr>
          <w:p w14:paraId="2676A767" w14:textId="77777777" w:rsidR="0047706C" w:rsidRPr="000B121E" w:rsidRDefault="0047706C"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ins w:id="3187" w:author="Fildes, Robert" w:date="2017-12-13T16:13:00Z"/>
                <w:rFonts w:eastAsia="Times New Roman" w:cs="Times New Roman"/>
                <w:color w:val="000000" w:themeColor="text1"/>
                <w:sz w:val="22"/>
              </w:rPr>
            </w:pPr>
          </w:p>
        </w:tc>
        <w:tc>
          <w:tcPr>
            <w:tcW w:w="900" w:type="dxa"/>
            <w:shd w:val="clear" w:color="auto" w:fill="auto"/>
            <w:tcPrChange w:id="3188" w:author="tao huang" w:date="2018-01-12T00:01:00Z">
              <w:tcPr>
                <w:tcW w:w="900" w:type="dxa"/>
                <w:shd w:val="clear" w:color="auto" w:fill="auto"/>
              </w:tcPr>
            </w:tcPrChange>
          </w:tcPr>
          <w:p w14:paraId="3100D696" w14:textId="77777777" w:rsidR="0047706C" w:rsidRPr="000B121E" w:rsidRDefault="0047706C"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ins w:id="3189" w:author="Fildes, Robert" w:date="2017-12-13T16:13:00Z"/>
                <w:rFonts w:eastAsia="Times New Roman" w:cs="Times New Roman"/>
                <w:color w:val="000000" w:themeColor="text1"/>
                <w:sz w:val="22"/>
              </w:rPr>
            </w:pPr>
          </w:p>
        </w:tc>
        <w:tc>
          <w:tcPr>
            <w:tcW w:w="900" w:type="dxa"/>
            <w:shd w:val="clear" w:color="auto" w:fill="auto"/>
            <w:tcPrChange w:id="3190" w:author="tao huang" w:date="2018-01-12T00:01:00Z">
              <w:tcPr>
                <w:tcW w:w="900" w:type="dxa"/>
                <w:shd w:val="clear" w:color="auto" w:fill="auto"/>
              </w:tcPr>
            </w:tcPrChange>
          </w:tcPr>
          <w:p w14:paraId="08350CDD" w14:textId="77777777" w:rsidR="0047706C" w:rsidRPr="000B121E" w:rsidRDefault="0047706C" w:rsidP="000B121E">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ins w:id="3191" w:author="Fildes, Robert" w:date="2017-12-13T16:13:00Z"/>
                <w:rFonts w:eastAsia="Times New Roman" w:cs="Times New Roman"/>
                <w:color w:val="000000" w:themeColor="text1"/>
                <w:sz w:val="22"/>
              </w:rPr>
            </w:pPr>
          </w:p>
        </w:tc>
      </w:tr>
      <w:tr w:rsidR="0047706C" w:rsidRPr="000B121E" w14:paraId="13EE3DAA" w14:textId="77777777" w:rsidTr="00AF3D93">
        <w:trPr>
          <w:trHeight w:val="20"/>
          <w:jc w:val="center"/>
          <w:ins w:id="3192" w:author="Fildes, Robert" w:date="2017-12-13T16:13:00Z"/>
          <w:trPrChange w:id="3193" w:author="tao huang" w:date="2018-01-12T00:01:00Z">
            <w:trPr>
              <w:trHeight w:val="20"/>
              <w:jc w:val="center"/>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Change w:id="3194" w:author="tao huang" w:date="2018-01-12T00:01:00Z">
              <w:tcPr>
                <w:tcW w:w="2977" w:type="dxa"/>
                <w:shd w:val="clear" w:color="auto" w:fill="auto"/>
              </w:tcPr>
            </w:tcPrChange>
          </w:tcPr>
          <w:p w14:paraId="7FC0A06B" w14:textId="10F5A862" w:rsidR="0047706C" w:rsidRPr="00A026EA" w:rsidRDefault="0047706C">
            <w:pPr>
              <w:shd w:val="clear" w:color="auto" w:fill="FFFFFF" w:themeFill="background1"/>
              <w:spacing w:after="0" w:line="240" w:lineRule="auto"/>
              <w:rPr>
                <w:ins w:id="3195" w:author="Fildes, Robert" w:date="2017-12-13T16:13:00Z"/>
                <w:rFonts w:eastAsia="Times New Roman" w:cs="Times New Roman"/>
                <w:color w:val="000000" w:themeColor="text1"/>
                <w:sz w:val="22"/>
                <w:rPrChange w:id="3196" w:author="Fildes, Robert" w:date="2017-12-13T16:14:00Z">
                  <w:rPr>
                    <w:ins w:id="3197" w:author="Fildes, Robert" w:date="2017-12-13T16:13:00Z"/>
                  </w:rPr>
                </w:rPrChange>
              </w:rPr>
            </w:pPr>
            <w:ins w:id="3198" w:author="Fildes, Robert" w:date="2017-12-13T16:14:00Z">
              <w:del w:id="3199" w:author="tao huang" w:date="2018-01-11T23:27:00Z">
                <w:r w:rsidDel="00C6085E">
                  <w:rPr>
                    <w:rFonts w:eastAsia="Times New Roman" w:cs="Times New Roman"/>
                    <w:color w:val="000000" w:themeColor="text1"/>
                    <w:sz w:val="22"/>
                  </w:rPr>
                  <w:delText xml:space="preserve">                             </w:delText>
                </w:r>
                <w:r w:rsidRPr="00A026EA" w:rsidDel="00C6085E">
                  <w:rPr>
                    <w:rFonts w:eastAsia="Times New Roman" w:cs="Times New Roman"/>
                    <w:color w:val="000000" w:themeColor="text1"/>
                    <w:sz w:val="22"/>
                    <w:rPrChange w:id="3200" w:author="Fildes, Robert" w:date="2017-12-13T16:14:00Z">
                      <w:rPr/>
                    </w:rPrChange>
                  </w:rPr>
                  <w:delText>– h</w:delText>
                </w:r>
              </w:del>
            </w:ins>
            <w:ins w:id="3201" w:author="Fildes, Robert" w:date="2017-12-13T16:13:00Z">
              <w:del w:id="3202" w:author="tao huang" w:date="2018-01-11T23:27:00Z">
                <w:r w:rsidRPr="00A026EA" w:rsidDel="00C6085E">
                  <w:rPr>
                    <w:rFonts w:eastAsia="Times New Roman" w:cs="Times New Roman"/>
                    <w:color w:val="000000" w:themeColor="text1"/>
                    <w:sz w:val="22"/>
                  </w:rPr>
                  <w:delText>igh</w:delText>
                </w:r>
              </w:del>
            </w:ins>
            <w:ins w:id="3203" w:author="Fildes, Robert" w:date="2017-12-13T16:14:00Z">
              <w:del w:id="3204" w:author="tao huang" w:date="2018-01-11T23:27:00Z">
                <w:r w:rsidDel="00C6085E">
                  <w:rPr>
                    <w:rFonts w:eastAsia="Times New Roman" w:cs="Times New Roman"/>
                    <w:color w:val="000000" w:themeColor="text1"/>
                    <w:sz w:val="22"/>
                  </w:rPr>
                  <w:delText xml:space="preserve"> F</w:delText>
                </w:r>
              </w:del>
            </w:ins>
          </w:p>
        </w:tc>
        <w:tc>
          <w:tcPr>
            <w:tcW w:w="900" w:type="dxa"/>
            <w:shd w:val="clear" w:color="auto" w:fill="auto"/>
            <w:noWrap/>
            <w:tcPrChange w:id="3205" w:author="tao huang" w:date="2018-01-12T00:01:00Z">
              <w:tcPr>
                <w:tcW w:w="900" w:type="dxa"/>
                <w:shd w:val="clear" w:color="auto" w:fill="auto"/>
                <w:noWrap/>
              </w:tcPr>
            </w:tcPrChange>
          </w:tcPr>
          <w:p w14:paraId="1BD736A3" w14:textId="77777777" w:rsidR="0047706C" w:rsidRPr="000B121E" w:rsidRDefault="0047706C"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ins w:id="3206" w:author="Fildes, Robert" w:date="2017-12-13T16:13:00Z"/>
                <w:rFonts w:eastAsia="Times New Roman" w:cs="Times New Roman"/>
                <w:color w:val="000000" w:themeColor="text1"/>
                <w:sz w:val="22"/>
              </w:rPr>
            </w:pPr>
          </w:p>
        </w:tc>
        <w:tc>
          <w:tcPr>
            <w:tcW w:w="900" w:type="dxa"/>
            <w:shd w:val="clear" w:color="auto" w:fill="auto"/>
            <w:tcPrChange w:id="3207" w:author="tao huang" w:date="2018-01-12T00:01:00Z">
              <w:tcPr>
                <w:tcW w:w="900" w:type="dxa"/>
                <w:shd w:val="clear" w:color="auto" w:fill="auto"/>
              </w:tcPr>
            </w:tcPrChange>
          </w:tcPr>
          <w:p w14:paraId="2A57D82B" w14:textId="77777777" w:rsidR="0047706C" w:rsidRPr="000B121E" w:rsidRDefault="0047706C"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ins w:id="3208" w:author="Fildes, Robert" w:date="2017-12-13T16:13:00Z"/>
                <w:rFonts w:eastAsia="Times New Roman" w:cs="Times New Roman"/>
                <w:color w:val="000000" w:themeColor="text1"/>
                <w:sz w:val="22"/>
              </w:rPr>
            </w:pPr>
          </w:p>
        </w:tc>
        <w:tc>
          <w:tcPr>
            <w:tcW w:w="1351" w:type="dxa"/>
            <w:shd w:val="clear" w:color="auto" w:fill="auto"/>
            <w:noWrap/>
            <w:tcPrChange w:id="3209" w:author="tao huang" w:date="2018-01-12T00:01:00Z">
              <w:tcPr>
                <w:tcW w:w="900" w:type="dxa"/>
                <w:shd w:val="clear" w:color="auto" w:fill="auto"/>
                <w:noWrap/>
              </w:tcPr>
            </w:tcPrChange>
          </w:tcPr>
          <w:p w14:paraId="070CB201" w14:textId="77777777" w:rsidR="0047706C" w:rsidRPr="000B121E" w:rsidRDefault="0047706C"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ins w:id="3210" w:author="Fildes, Robert" w:date="2017-12-13T16:13:00Z"/>
                <w:rFonts w:eastAsia="Times New Roman" w:cs="Times New Roman"/>
                <w:color w:val="000000" w:themeColor="text1"/>
                <w:sz w:val="22"/>
              </w:rPr>
            </w:pPr>
          </w:p>
        </w:tc>
        <w:tc>
          <w:tcPr>
            <w:tcW w:w="900" w:type="dxa"/>
            <w:shd w:val="clear" w:color="auto" w:fill="auto"/>
            <w:tcPrChange w:id="3211" w:author="tao huang" w:date="2018-01-12T00:01:00Z">
              <w:tcPr>
                <w:tcW w:w="900" w:type="dxa"/>
                <w:shd w:val="clear" w:color="auto" w:fill="auto"/>
              </w:tcPr>
            </w:tcPrChange>
          </w:tcPr>
          <w:p w14:paraId="0D1595AD" w14:textId="77777777" w:rsidR="0047706C" w:rsidRPr="000B121E" w:rsidRDefault="0047706C"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ins w:id="3212" w:author="Fildes, Robert" w:date="2017-12-13T16:13:00Z"/>
                <w:rFonts w:eastAsia="Times New Roman" w:cs="Times New Roman"/>
                <w:color w:val="000000" w:themeColor="text1"/>
                <w:sz w:val="22"/>
              </w:rPr>
            </w:pPr>
          </w:p>
        </w:tc>
        <w:tc>
          <w:tcPr>
            <w:tcW w:w="900" w:type="dxa"/>
            <w:shd w:val="clear" w:color="auto" w:fill="auto"/>
            <w:tcPrChange w:id="3213" w:author="tao huang" w:date="2018-01-12T00:01:00Z">
              <w:tcPr>
                <w:tcW w:w="900" w:type="dxa"/>
                <w:shd w:val="clear" w:color="auto" w:fill="auto"/>
              </w:tcPr>
            </w:tcPrChange>
          </w:tcPr>
          <w:p w14:paraId="101BC200" w14:textId="77777777" w:rsidR="0047706C" w:rsidRPr="000B121E" w:rsidRDefault="0047706C" w:rsidP="000B121E">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ins w:id="3214" w:author="Fildes, Robert" w:date="2017-12-13T16:13:00Z"/>
                <w:rFonts w:eastAsia="Times New Roman" w:cs="Times New Roman"/>
                <w:color w:val="000000" w:themeColor="text1"/>
                <w:sz w:val="22"/>
              </w:rPr>
            </w:pPr>
          </w:p>
        </w:tc>
      </w:tr>
    </w:tbl>
    <w:p w14:paraId="168A5F2A" w14:textId="1AECB6DD" w:rsidR="004617F2" w:rsidRPr="000B121E" w:rsidRDefault="00A026EA" w:rsidP="000B121E">
      <w:pPr>
        <w:pStyle w:val="ListParagraph"/>
        <w:shd w:val="clear" w:color="auto" w:fill="FFFFFF" w:themeFill="background1"/>
        <w:spacing w:after="0" w:line="360" w:lineRule="auto"/>
        <w:ind w:left="0"/>
        <w:rPr>
          <w:rFonts w:cs="Times New Roman"/>
          <w:color w:val="000000" w:themeColor="text1"/>
          <w:szCs w:val="24"/>
        </w:rPr>
      </w:pPr>
      <w:ins w:id="3215" w:author="Fildes, Robert" w:date="2017-12-13T16:13:00Z">
        <w:r>
          <w:rPr>
            <w:rFonts w:cs="Times New Roman"/>
            <w:color w:val="000000" w:themeColor="text1"/>
            <w:szCs w:val="24"/>
          </w:rPr>
          <w:tab/>
        </w:r>
        <w:r>
          <w:rPr>
            <w:rFonts w:cs="Times New Roman"/>
            <w:color w:val="000000" w:themeColor="text1"/>
            <w:szCs w:val="24"/>
          </w:rPr>
          <w:tab/>
        </w:r>
      </w:ins>
    </w:p>
    <w:p w14:paraId="55719404" w14:textId="77777777" w:rsidR="004617F2" w:rsidRPr="000B121E" w:rsidRDefault="004617F2" w:rsidP="000B121E">
      <w:pPr>
        <w:pStyle w:val="ListParagraph"/>
        <w:shd w:val="clear" w:color="auto" w:fill="FFFFFF" w:themeFill="background1"/>
        <w:spacing w:after="0" w:line="360" w:lineRule="auto"/>
        <w:ind w:left="0"/>
        <w:rPr>
          <w:rFonts w:cs="Times New Roman"/>
          <w:color w:val="000000" w:themeColor="text1"/>
          <w:szCs w:val="24"/>
        </w:rPr>
      </w:pPr>
    </w:p>
    <w:p w14:paraId="01483B6B" w14:textId="29DCE266" w:rsidR="004617F2" w:rsidRPr="000B121E" w:rsidRDefault="004617F2" w:rsidP="000B121E">
      <w:pPr>
        <w:pStyle w:val="ListParagraph"/>
        <w:shd w:val="clear" w:color="auto" w:fill="FFFFFF" w:themeFill="background1"/>
        <w:spacing w:after="0" w:line="360" w:lineRule="auto"/>
        <w:ind w:left="0"/>
        <w:rPr>
          <w:rFonts w:cs="Times New Roman"/>
          <w:color w:val="000000" w:themeColor="text1"/>
          <w:szCs w:val="24"/>
        </w:rPr>
      </w:pPr>
      <w:r w:rsidRPr="000B121E">
        <w:rPr>
          <w:rFonts w:cs="Times New Roman"/>
          <w:color w:val="000000" w:themeColor="text1"/>
          <w:szCs w:val="24"/>
        </w:rPr>
        <w:t xml:space="preserve"> </w:t>
      </w:r>
      <w:ins w:id="3216" w:author="Fildes, Robert" w:date="2017-12-13T16:12:00Z">
        <w:r w:rsidR="00A026EA">
          <w:rPr>
            <w:rFonts w:cs="Times New Roman"/>
            <w:color w:val="000000" w:themeColor="text1"/>
            <w:szCs w:val="24"/>
          </w:rPr>
          <w:t xml:space="preserve">Examples of </w:t>
        </w:r>
      </w:ins>
    </w:p>
    <w:p w14:paraId="4B1C22CE" w14:textId="77777777" w:rsidR="004617F2" w:rsidRPr="000B121E" w:rsidRDefault="004617F2" w:rsidP="000B121E">
      <w:pPr>
        <w:pStyle w:val="ListParagraph"/>
        <w:shd w:val="clear" w:color="auto" w:fill="FFFFFF" w:themeFill="background1"/>
        <w:spacing w:after="0" w:line="360" w:lineRule="auto"/>
        <w:ind w:left="0"/>
        <w:rPr>
          <w:rFonts w:cs="Times New Roman"/>
          <w:color w:val="000000" w:themeColor="text1"/>
          <w:szCs w:val="24"/>
        </w:rPr>
      </w:pPr>
    </w:p>
    <w:p w14:paraId="117015C0" w14:textId="77777777" w:rsidR="004617F2" w:rsidRPr="000B121E" w:rsidRDefault="004617F2" w:rsidP="000B121E">
      <w:pPr>
        <w:pStyle w:val="ListParagraph"/>
        <w:shd w:val="clear" w:color="auto" w:fill="FFFFFF" w:themeFill="background1"/>
        <w:spacing w:after="0" w:line="360" w:lineRule="auto"/>
        <w:ind w:left="0"/>
        <w:rPr>
          <w:rFonts w:cs="Times New Roman"/>
          <w:color w:val="000000" w:themeColor="text1"/>
          <w:szCs w:val="24"/>
        </w:rPr>
        <w:sectPr w:rsidR="004617F2" w:rsidRPr="000B121E" w:rsidSect="00B1292C">
          <w:pgSz w:w="11906" w:h="16838"/>
          <w:pgMar w:top="1440" w:right="1440" w:bottom="1440" w:left="1440" w:header="708" w:footer="708" w:gutter="0"/>
          <w:cols w:space="708"/>
          <w:docGrid w:linePitch="360"/>
        </w:sectPr>
      </w:pPr>
    </w:p>
    <w:p w14:paraId="13FF2EAF" w14:textId="77777777" w:rsidR="004617F2" w:rsidRPr="000B121E" w:rsidRDefault="004617F2" w:rsidP="000B121E">
      <w:pPr>
        <w:pStyle w:val="ListParagraph"/>
        <w:shd w:val="clear" w:color="auto" w:fill="FFFFFF" w:themeFill="background1"/>
        <w:spacing w:after="0" w:line="360" w:lineRule="auto"/>
        <w:ind w:left="0"/>
        <w:jc w:val="center"/>
        <w:rPr>
          <w:rFonts w:cs="Times New Roman"/>
          <w:color w:val="000000" w:themeColor="text1"/>
          <w:szCs w:val="24"/>
        </w:rPr>
      </w:pPr>
    </w:p>
    <w:p w14:paraId="3FAEB170" w14:textId="021AEA68" w:rsidR="004617F2" w:rsidRPr="000B121E" w:rsidRDefault="004617F2" w:rsidP="000B121E">
      <w:pPr>
        <w:pStyle w:val="ListParagraph"/>
        <w:shd w:val="clear" w:color="auto" w:fill="FFFFFF" w:themeFill="background1"/>
        <w:spacing w:after="0" w:line="360" w:lineRule="auto"/>
        <w:ind w:left="0"/>
        <w:jc w:val="center"/>
        <w:rPr>
          <w:rFonts w:cs="Times New Roman"/>
          <w:color w:val="000000" w:themeColor="text1"/>
          <w:szCs w:val="24"/>
        </w:rPr>
      </w:pPr>
      <w:r w:rsidRPr="000B121E">
        <w:rPr>
          <w:rFonts w:cs="Times New Roman"/>
          <w:color w:val="000000" w:themeColor="text1"/>
          <w:szCs w:val="24"/>
        </w:rPr>
        <w:t>Table 7</w:t>
      </w:r>
      <w:r w:rsidRPr="000B121E">
        <w:rPr>
          <w:rFonts w:cs="Times New Roman"/>
          <w:color w:val="000000" w:themeColor="text1"/>
          <w:szCs w:val="24"/>
        </w:rPr>
        <w:tab/>
        <w:t>The determinants of improvement (MASE)</w:t>
      </w:r>
      <w:ins w:id="3217" w:author="tao huang" w:date="2018-01-12T00:00:00Z">
        <w:r w:rsidR="00AF3D93">
          <w:rPr>
            <w:rFonts w:cs="Times New Roman"/>
            <w:color w:val="000000" w:themeColor="text1"/>
            <w:szCs w:val="24"/>
          </w:rPr>
          <w:t xml:space="preserve"> by the candidate model compared to the</w:t>
        </w:r>
      </w:ins>
      <w:ins w:id="3218" w:author="tao huang" w:date="2018-01-12T00:01:00Z">
        <w:r w:rsidR="00AF3D93">
          <w:rPr>
            <w:rFonts w:cs="Times New Roman"/>
            <w:color w:val="000000" w:themeColor="text1"/>
            <w:szCs w:val="24"/>
          </w:rPr>
          <w:t>ir counterparts</w:t>
        </w:r>
      </w:ins>
    </w:p>
    <w:p w14:paraId="2BD9E291" w14:textId="77777777" w:rsidR="004617F2" w:rsidRPr="000B121E" w:rsidRDefault="004617F2" w:rsidP="000B121E">
      <w:pPr>
        <w:pStyle w:val="ListParagraph"/>
        <w:shd w:val="clear" w:color="auto" w:fill="FFFFFF" w:themeFill="background1"/>
        <w:spacing w:after="0" w:line="360" w:lineRule="auto"/>
        <w:ind w:left="0"/>
        <w:jc w:val="center"/>
        <w:rPr>
          <w:rFonts w:cs="Times New Roman"/>
          <w:color w:val="000000" w:themeColor="text1"/>
          <w:szCs w:val="24"/>
        </w:rPr>
      </w:pPr>
    </w:p>
    <w:tbl>
      <w:tblPr>
        <w:tblStyle w:val="ListTable1Light1"/>
        <w:tblW w:w="11199" w:type="dxa"/>
        <w:jc w:val="center"/>
        <w:tblLook w:val="04A0" w:firstRow="1" w:lastRow="0" w:firstColumn="1" w:lastColumn="0" w:noHBand="0" w:noVBand="1"/>
      </w:tblPr>
      <w:tblGrid>
        <w:gridCol w:w="3119"/>
        <w:gridCol w:w="986"/>
        <w:gridCol w:w="998"/>
        <w:gridCol w:w="1174"/>
        <w:gridCol w:w="999"/>
        <w:gridCol w:w="986"/>
        <w:gridCol w:w="1140"/>
        <w:gridCol w:w="986"/>
        <w:gridCol w:w="999"/>
      </w:tblGrid>
      <w:tr w:rsidR="004617F2" w:rsidRPr="000B121E" w:rsidDel="0047706C" w14:paraId="7CEBB9C8" w14:textId="78B6B3B2" w:rsidTr="00B1292C">
        <w:trPr>
          <w:cnfStyle w:val="100000000000" w:firstRow="1" w:lastRow="0" w:firstColumn="0" w:lastColumn="0" w:oddVBand="0" w:evenVBand="0" w:oddHBand="0" w:evenHBand="0" w:firstRowFirstColumn="0" w:firstRowLastColumn="0" w:lastRowFirstColumn="0" w:lastRowLastColumn="0"/>
          <w:trHeight w:val="20"/>
          <w:jc w:val="center"/>
          <w:del w:id="3219" w:author="tao huang" w:date="2018-01-11T23:31: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60D59616" w14:textId="3A200042" w:rsidR="004617F2" w:rsidRPr="000B121E" w:rsidDel="0047706C" w:rsidRDefault="004617F2" w:rsidP="000B121E">
            <w:pPr>
              <w:shd w:val="clear" w:color="auto" w:fill="FFFFFF" w:themeFill="background1"/>
              <w:spacing w:after="0" w:line="240" w:lineRule="auto"/>
              <w:jc w:val="center"/>
              <w:rPr>
                <w:del w:id="3220" w:author="tao huang" w:date="2018-01-11T23:31:00Z"/>
                <w:rFonts w:eastAsia="Times New Roman" w:cs="Times New Roman"/>
                <w:b w:val="0"/>
                <w:color w:val="000000" w:themeColor="text1"/>
                <w:sz w:val="22"/>
              </w:rPr>
            </w:pPr>
            <w:del w:id="3221" w:author="tao huang" w:date="2018-01-11T23:31:00Z">
              <w:r w:rsidRPr="000B121E" w:rsidDel="0047706C">
                <w:rPr>
                  <w:rFonts w:eastAsia="Times New Roman" w:cs="Times New Roman"/>
                  <w:b w:val="0"/>
                  <w:color w:val="000000" w:themeColor="text1"/>
                  <w:sz w:val="22"/>
                </w:rPr>
                <w:delText>Model with 5 factors</w:delText>
              </w:r>
            </w:del>
          </w:p>
        </w:tc>
      </w:tr>
      <w:tr w:rsidR="004617F2" w:rsidRPr="000B121E" w:rsidDel="0047706C" w14:paraId="048F96C5" w14:textId="382CC40B" w:rsidTr="00B1292C">
        <w:trPr>
          <w:cnfStyle w:val="000000100000" w:firstRow="0" w:lastRow="0" w:firstColumn="0" w:lastColumn="0" w:oddVBand="0" w:evenVBand="0" w:oddHBand="1" w:evenHBand="0" w:firstRowFirstColumn="0" w:firstRowLastColumn="0" w:lastRowFirstColumn="0" w:lastRowLastColumn="0"/>
          <w:trHeight w:val="20"/>
          <w:jc w:val="center"/>
          <w:del w:id="3222"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A432E28" w14:textId="1418BE0F" w:rsidR="004617F2" w:rsidRPr="000B121E" w:rsidDel="0047706C" w:rsidRDefault="004617F2" w:rsidP="000B121E">
            <w:pPr>
              <w:shd w:val="clear" w:color="auto" w:fill="FFFFFF" w:themeFill="background1"/>
              <w:spacing w:after="0" w:line="240" w:lineRule="auto"/>
              <w:jc w:val="center"/>
              <w:rPr>
                <w:del w:id="3223" w:author="tao huang" w:date="2018-01-11T23:31:00Z"/>
                <w:rFonts w:eastAsia="Times New Roman" w:cs="Times New Roman"/>
                <w:b w:val="0"/>
                <w:color w:val="000000" w:themeColor="text1"/>
                <w:sz w:val="22"/>
              </w:rPr>
            </w:pPr>
            <w:del w:id="3224" w:author="tao huang" w:date="2018-01-11T23:31:00Z">
              <w:r w:rsidRPr="000B121E" w:rsidDel="0047706C">
                <w:rPr>
                  <w:rFonts w:eastAsia="Times New Roman" w:cs="Times New Roman"/>
                  <w:b w:val="0"/>
                  <w:color w:val="000000" w:themeColor="text1"/>
                  <w:sz w:val="22"/>
                </w:rPr>
                <w:delText>Horizon = 8</w:delText>
              </w:r>
            </w:del>
          </w:p>
        </w:tc>
        <w:tc>
          <w:tcPr>
            <w:tcW w:w="1984" w:type="dxa"/>
            <w:gridSpan w:val="2"/>
            <w:tcBorders>
              <w:right w:val="single" w:sz="4" w:space="0" w:color="auto"/>
            </w:tcBorders>
            <w:shd w:val="clear" w:color="auto" w:fill="auto"/>
            <w:noWrap/>
            <w:hideMark/>
          </w:tcPr>
          <w:p w14:paraId="7E4EA226" w14:textId="14400BCF"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25" w:author="tao huang" w:date="2018-01-11T23:31:00Z"/>
                <w:rFonts w:eastAsia="Times New Roman" w:cs="Times New Roman"/>
                <w:color w:val="000000" w:themeColor="text1"/>
                <w:sz w:val="22"/>
              </w:rPr>
            </w:pPr>
            <w:del w:id="3226" w:author="tao huang" w:date="2018-01-11T23:31:00Z">
              <w:r w:rsidRPr="000B121E" w:rsidDel="0047706C">
                <w:rPr>
                  <w:rFonts w:eastAsia="Times New Roman" w:cs="Times New Roman"/>
                  <w:color w:val="000000" w:themeColor="text1"/>
                  <w:sz w:val="22"/>
                </w:rPr>
                <w:delText>ADL-intra-EWC</w:delText>
              </w:r>
            </w:del>
          </w:p>
        </w:tc>
        <w:tc>
          <w:tcPr>
            <w:tcW w:w="1985" w:type="dxa"/>
            <w:gridSpan w:val="2"/>
            <w:tcBorders>
              <w:left w:val="single" w:sz="4" w:space="0" w:color="auto"/>
              <w:right w:val="single" w:sz="4" w:space="0" w:color="auto"/>
            </w:tcBorders>
            <w:shd w:val="clear" w:color="auto" w:fill="auto"/>
            <w:noWrap/>
            <w:hideMark/>
          </w:tcPr>
          <w:p w14:paraId="29AF821E" w14:textId="7811CD2D"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27" w:author="tao huang" w:date="2018-01-11T23:31:00Z"/>
                <w:rFonts w:eastAsia="Times New Roman" w:cs="Times New Roman"/>
                <w:color w:val="000000" w:themeColor="text1"/>
                <w:sz w:val="22"/>
              </w:rPr>
            </w:pPr>
            <w:del w:id="3228" w:author="tao huang" w:date="2018-01-11T23:31:00Z">
              <w:r w:rsidRPr="000B121E" w:rsidDel="0047706C">
                <w:rPr>
                  <w:rFonts w:eastAsia="Times New Roman" w:cs="Times New Roman"/>
                  <w:color w:val="000000" w:themeColor="text1"/>
                  <w:sz w:val="22"/>
                </w:rPr>
                <w:delText>ADL-own-EWC</w:delText>
              </w:r>
            </w:del>
          </w:p>
        </w:tc>
        <w:tc>
          <w:tcPr>
            <w:tcW w:w="2126" w:type="dxa"/>
            <w:gridSpan w:val="2"/>
            <w:tcBorders>
              <w:left w:val="single" w:sz="4" w:space="0" w:color="auto"/>
              <w:right w:val="single" w:sz="4" w:space="0" w:color="auto"/>
            </w:tcBorders>
            <w:shd w:val="clear" w:color="auto" w:fill="auto"/>
            <w:noWrap/>
            <w:hideMark/>
          </w:tcPr>
          <w:p w14:paraId="4D1F8B8B" w14:textId="5DF93467"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29" w:author="tao huang" w:date="2018-01-11T23:31:00Z"/>
                <w:rFonts w:eastAsia="Times New Roman" w:cs="Times New Roman"/>
                <w:color w:val="000000" w:themeColor="text1"/>
                <w:sz w:val="22"/>
              </w:rPr>
            </w:pPr>
            <w:del w:id="3230" w:author="tao huang" w:date="2018-01-11T23:31:00Z">
              <w:r w:rsidRPr="000B121E" w:rsidDel="0047706C">
                <w:rPr>
                  <w:rFonts w:eastAsia="Times New Roman" w:cs="Times New Roman"/>
                  <w:color w:val="000000" w:themeColor="text1"/>
                  <w:sz w:val="22"/>
                </w:rPr>
                <w:delText>ADL-intra-IC</w:delText>
              </w:r>
            </w:del>
          </w:p>
        </w:tc>
        <w:tc>
          <w:tcPr>
            <w:tcW w:w="1985" w:type="dxa"/>
            <w:gridSpan w:val="2"/>
            <w:tcBorders>
              <w:left w:val="single" w:sz="4" w:space="0" w:color="auto"/>
            </w:tcBorders>
            <w:shd w:val="clear" w:color="auto" w:fill="auto"/>
            <w:noWrap/>
            <w:hideMark/>
          </w:tcPr>
          <w:p w14:paraId="4E393ABF" w14:textId="3C5C3367"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31" w:author="tao huang" w:date="2018-01-11T23:31:00Z"/>
                <w:rFonts w:eastAsia="Times New Roman" w:cs="Times New Roman"/>
                <w:color w:val="000000" w:themeColor="text1"/>
                <w:sz w:val="22"/>
              </w:rPr>
            </w:pPr>
            <w:del w:id="3232" w:author="tao huang" w:date="2018-01-11T23:31:00Z">
              <w:r w:rsidRPr="000B121E" w:rsidDel="0047706C">
                <w:rPr>
                  <w:rFonts w:eastAsia="Times New Roman" w:cs="Times New Roman"/>
                  <w:color w:val="000000" w:themeColor="text1"/>
                  <w:sz w:val="22"/>
                </w:rPr>
                <w:delText>ADL-own-IC</w:delText>
              </w:r>
            </w:del>
          </w:p>
        </w:tc>
      </w:tr>
      <w:tr w:rsidR="004617F2" w:rsidRPr="000B121E" w:rsidDel="0047706C" w14:paraId="31FEFE93" w14:textId="3CD92A4E" w:rsidTr="00B1292C">
        <w:trPr>
          <w:trHeight w:val="20"/>
          <w:jc w:val="center"/>
          <w:del w:id="3233"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397ADD4" w14:textId="2869BABB" w:rsidR="004617F2" w:rsidRPr="000B121E" w:rsidDel="0047706C" w:rsidRDefault="004617F2" w:rsidP="000B121E">
            <w:pPr>
              <w:shd w:val="clear" w:color="auto" w:fill="FFFFFF" w:themeFill="background1"/>
              <w:spacing w:after="0" w:line="240" w:lineRule="auto"/>
              <w:jc w:val="center"/>
              <w:rPr>
                <w:del w:id="3234" w:author="tao huang" w:date="2018-01-11T23:31:00Z"/>
                <w:rFonts w:eastAsia="Times New Roman" w:cs="Times New Roman"/>
                <w:b w:val="0"/>
                <w:color w:val="000000" w:themeColor="text1"/>
                <w:sz w:val="22"/>
              </w:rPr>
            </w:pPr>
            <w:del w:id="3235" w:author="tao huang" w:date="2018-01-11T23:31:00Z">
              <w:r w:rsidRPr="000B121E" w:rsidDel="0047706C">
                <w:rPr>
                  <w:rFonts w:eastAsia="Times New Roman" w:cs="Times New Roman"/>
                  <w:b w:val="0"/>
                  <w:color w:val="000000" w:themeColor="text1"/>
                  <w:sz w:val="22"/>
                </w:rPr>
                <w:delText>Parameter/estimate and p-values</w:delText>
              </w:r>
            </w:del>
          </w:p>
        </w:tc>
        <w:tc>
          <w:tcPr>
            <w:tcW w:w="986" w:type="dxa"/>
            <w:shd w:val="clear" w:color="auto" w:fill="auto"/>
            <w:noWrap/>
            <w:hideMark/>
          </w:tcPr>
          <w:p w14:paraId="3CF46293" w14:textId="7B2D5E83" w:rsidR="004617F2" w:rsidRPr="000B121E" w:rsidDel="0047706C"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del w:id="3236" w:author="tao huang" w:date="2018-01-11T23:31:00Z"/>
                <w:rFonts w:eastAsia="Times New Roman" w:cs="Times New Roman"/>
                <w:color w:val="000000" w:themeColor="text1"/>
                <w:sz w:val="22"/>
              </w:rPr>
            </w:pPr>
            <w:del w:id="3237" w:author="tao huang" w:date="2018-01-11T23:31:00Z">
              <w:r w:rsidRPr="000B121E" w:rsidDel="0047706C">
                <w:rPr>
                  <w:rFonts w:eastAsia="Times New Roman" w:cs="Times New Roman"/>
                  <w:color w:val="000000" w:themeColor="text1"/>
                  <w:sz w:val="22"/>
                </w:rPr>
                <w:delText>Estimate</w:delText>
              </w:r>
            </w:del>
          </w:p>
        </w:tc>
        <w:tc>
          <w:tcPr>
            <w:tcW w:w="998" w:type="dxa"/>
            <w:tcBorders>
              <w:right w:val="single" w:sz="4" w:space="0" w:color="auto"/>
            </w:tcBorders>
            <w:shd w:val="clear" w:color="auto" w:fill="auto"/>
            <w:noWrap/>
            <w:hideMark/>
          </w:tcPr>
          <w:p w14:paraId="067682F6" w14:textId="168FCBD7" w:rsidR="004617F2" w:rsidRPr="000B121E" w:rsidDel="0047706C"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del w:id="3238" w:author="tao huang" w:date="2018-01-11T23:31:00Z"/>
                <w:rFonts w:eastAsia="Times New Roman" w:cs="Times New Roman"/>
                <w:color w:val="000000" w:themeColor="text1"/>
                <w:sz w:val="22"/>
              </w:rPr>
            </w:pPr>
            <w:del w:id="3239" w:author="tao huang" w:date="2018-01-11T23:31:00Z">
              <w:r w:rsidRPr="000B121E" w:rsidDel="0047706C">
                <w:rPr>
                  <w:rFonts w:eastAsia="Times New Roman" w:cs="Times New Roman"/>
                  <w:color w:val="000000" w:themeColor="text1"/>
                  <w:sz w:val="22"/>
                </w:rPr>
                <w:delText>P-value</w:delText>
              </w:r>
            </w:del>
          </w:p>
        </w:tc>
        <w:tc>
          <w:tcPr>
            <w:tcW w:w="986" w:type="dxa"/>
            <w:tcBorders>
              <w:left w:val="single" w:sz="4" w:space="0" w:color="auto"/>
            </w:tcBorders>
            <w:shd w:val="clear" w:color="auto" w:fill="auto"/>
            <w:noWrap/>
            <w:hideMark/>
          </w:tcPr>
          <w:p w14:paraId="0B8ADDE1" w14:textId="258BC183" w:rsidR="004617F2" w:rsidRPr="000B121E" w:rsidDel="0047706C"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del w:id="3240" w:author="tao huang" w:date="2018-01-11T23:31:00Z"/>
                <w:rFonts w:eastAsia="Times New Roman" w:cs="Times New Roman"/>
                <w:color w:val="000000" w:themeColor="text1"/>
                <w:sz w:val="22"/>
              </w:rPr>
            </w:pPr>
            <w:del w:id="3241" w:author="tao huang" w:date="2018-01-11T23:31:00Z">
              <w:r w:rsidRPr="000B121E" w:rsidDel="0047706C">
                <w:rPr>
                  <w:rFonts w:eastAsia="Times New Roman" w:cs="Times New Roman"/>
                  <w:color w:val="000000" w:themeColor="text1"/>
                  <w:sz w:val="22"/>
                </w:rPr>
                <w:delText>Estimate</w:delText>
              </w:r>
            </w:del>
          </w:p>
        </w:tc>
        <w:tc>
          <w:tcPr>
            <w:tcW w:w="999" w:type="dxa"/>
            <w:tcBorders>
              <w:right w:val="single" w:sz="4" w:space="0" w:color="auto"/>
            </w:tcBorders>
            <w:shd w:val="clear" w:color="auto" w:fill="auto"/>
            <w:noWrap/>
            <w:hideMark/>
          </w:tcPr>
          <w:p w14:paraId="696EB14A" w14:textId="7D8B8039" w:rsidR="004617F2" w:rsidRPr="000B121E" w:rsidDel="0047706C"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del w:id="3242" w:author="tao huang" w:date="2018-01-11T23:31:00Z"/>
                <w:rFonts w:eastAsia="Times New Roman" w:cs="Times New Roman"/>
                <w:color w:val="000000" w:themeColor="text1"/>
                <w:sz w:val="22"/>
              </w:rPr>
            </w:pPr>
            <w:del w:id="3243" w:author="tao huang" w:date="2018-01-11T23:31:00Z">
              <w:r w:rsidRPr="000B121E" w:rsidDel="0047706C">
                <w:rPr>
                  <w:rFonts w:eastAsia="Times New Roman" w:cs="Times New Roman"/>
                  <w:color w:val="000000" w:themeColor="text1"/>
                  <w:sz w:val="22"/>
                </w:rPr>
                <w:delText>P-value</w:delText>
              </w:r>
            </w:del>
          </w:p>
        </w:tc>
        <w:tc>
          <w:tcPr>
            <w:tcW w:w="986" w:type="dxa"/>
            <w:tcBorders>
              <w:left w:val="single" w:sz="4" w:space="0" w:color="auto"/>
            </w:tcBorders>
            <w:shd w:val="clear" w:color="auto" w:fill="auto"/>
            <w:noWrap/>
            <w:hideMark/>
          </w:tcPr>
          <w:p w14:paraId="569458B2" w14:textId="6BC30F67" w:rsidR="004617F2" w:rsidRPr="000B121E" w:rsidDel="0047706C"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del w:id="3244" w:author="tao huang" w:date="2018-01-11T23:31:00Z"/>
                <w:rFonts w:eastAsia="Times New Roman" w:cs="Times New Roman"/>
                <w:color w:val="000000" w:themeColor="text1"/>
                <w:sz w:val="22"/>
              </w:rPr>
            </w:pPr>
            <w:del w:id="3245" w:author="tao huang" w:date="2018-01-11T23:31:00Z">
              <w:r w:rsidRPr="000B121E" w:rsidDel="0047706C">
                <w:rPr>
                  <w:rFonts w:eastAsia="Times New Roman" w:cs="Times New Roman"/>
                  <w:color w:val="000000" w:themeColor="text1"/>
                  <w:sz w:val="22"/>
                </w:rPr>
                <w:delText>Estimate</w:delText>
              </w:r>
            </w:del>
          </w:p>
        </w:tc>
        <w:tc>
          <w:tcPr>
            <w:tcW w:w="1140" w:type="dxa"/>
            <w:tcBorders>
              <w:right w:val="single" w:sz="4" w:space="0" w:color="auto"/>
            </w:tcBorders>
            <w:shd w:val="clear" w:color="auto" w:fill="auto"/>
            <w:noWrap/>
            <w:hideMark/>
          </w:tcPr>
          <w:p w14:paraId="141B8553" w14:textId="3532D6A2" w:rsidR="004617F2" w:rsidRPr="000B121E" w:rsidDel="0047706C"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del w:id="3246" w:author="tao huang" w:date="2018-01-11T23:31:00Z"/>
                <w:rFonts w:eastAsia="Times New Roman" w:cs="Times New Roman"/>
                <w:color w:val="000000" w:themeColor="text1"/>
                <w:sz w:val="22"/>
              </w:rPr>
            </w:pPr>
            <w:del w:id="3247" w:author="tao huang" w:date="2018-01-11T23:31:00Z">
              <w:r w:rsidRPr="000B121E" w:rsidDel="0047706C">
                <w:rPr>
                  <w:rFonts w:eastAsia="Times New Roman" w:cs="Times New Roman"/>
                  <w:color w:val="000000" w:themeColor="text1"/>
                  <w:sz w:val="22"/>
                </w:rPr>
                <w:delText>P-value</w:delText>
              </w:r>
            </w:del>
          </w:p>
        </w:tc>
        <w:tc>
          <w:tcPr>
            <w:tcW w:w="986" w:type="dxa"/>
            <w:tcBorders>
              <w:left w:val="single" w:sz="4" w:space="0" w:color="auto"/>
            </w:tcBorders>
            <w:shd w:val="clear" w:color="auto" w:fill="auto"/>
            <w:noWrap/>
            <w:hideMark/>
          </w:tcPr>
          <w:p w14:paraId="7ED680C3" w14:textId="7A60D433" w:rsidR="004617F2" w:rsidRPr="000B121E" w:rsidDel="0047706C"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del w:id="3248" w:author="tao huang" w:date="2018-01-11T23:31:00Z"/>
                <w:rFonts w:eastAsia="Times New Roman" w:cs="Times New Roman"/>
                <w:color w:val="000000" w:themeColor="text1"/>
                <w:sz w:val="22"/>
              </w:rPr>
            </w:pPr>
            <w:del w:id="3249" w:author="tao huang" w:date="2018-01-11T23:31:00Z">
              <w:r w:rsidRPr="000B121E" w:rsidDel="0047706C">
                <w:rPr>
                  <w:rFonts w:eastAsia="Times New Roman" w:cs="Times New Roman"/>
                  <w:color w:val="000000" w:themeColor="text1"/>
                  <w:sz w:val="22"/>
                </w:rPr>
                <w:delText>Estimate</w:delText>
              </w:r>
            </w:del>
          </w:p>
        </w:tc>
        <w:tc>
          <w:tcPr>
            <w:tcW w:w="999" w:type="dxa"/>
            <w:shd w:val="clear" w:color="auto" w:fill="auto"/>
            <w:noWrap/>
            <w:hideMark/>
          </w:tcPr>
          <w:p w14:paraId="0616C137" w14:textId="6FB99013" w:rsidR="004617F2" w:rsidRPr="000B121E" w:rsidDel="0047706C"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del w:id="3250" w:author="tao huang" w:date="2018-01-11T23:31:00Z"/>
                <w:rFonts w:eastAsia="Times New Roman" w:cs="Times New Roman"/>
                <w:color w:val="000000" w:themeColor="text1"/>
                <w:sz w:val="22"/>
              </w:rPr>
            </w:pPr>
            <w:del w:id="3251" w:author="tao huang" w:date="2018-01-11T23:31:00Z">
              <w:r w:rsidRPr="000B121E" w:rsidDel="0047706C">
                <w:rPr>
                  <w:rFonts w:eastAsia="Times New Roman" w:cs="Times New Roman"/>
                  <w:color w:val="000000" w:themeColor="text1"/>
                  <w:sz w:val="22"/>
                </w:rPr>
                <w:delText>P-value</w:delText>
              </w:r>
            </w:del>
          </w:p>
        </w:tc>
      </w:tr>
      <w:tr w:rsidR="004617F2" w:rsidRPr="000B121E" w:rsidDel="0047706C" w14:paraId="3AEE7265" w14:textId="14B27EFE" w:rsidTr="00B1292C">
        <w:trPr>
          <w:cnfStyle w:val="000000100000" w:firstRow="0" w:lastRow="0" w:firstColumn="0" w:lastColumn="0" w:oddVBand="0" w:evenVBand="0" w:oddHBand="1" w:evenHBand="0" w:firstRowFirstColumn="0" w:firstRowLastColumn="0" w:lastRowFirstColumn="0" w:lastRowLastColumn="0"/>
          <w:trHeight w:val="20"/>
          <w:jc w:val="center"/>
          <w:del w:id="3252"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E790B98" w14:textId="76D48E69" w:rsidR="004617F2" w:rsidRPr="000B121E" w:rsidDel="0047706C" w:rsidRDefault="004617F2" w:rsidP="000B121E">
            <w:pPr>
              <w:shd w:val="clear" w:color="auto" w:fill="FFFFFF" w:themeFill="background1"/>
              <w:spacing w:after="0" w:line="240" w:lineRule="auto"/>
              <w:rPr>
                <w:del w:id="3253" w:author="tao huang" w:date="2018-01-11T23:31:00Z"/>
                <w:rFonts w:eastAsia="Times New Roman" w:cs="Times New Roman"/>
                <w:b w:val="0"/>
                <w:i/>
                <w:color w:val="000000" w:themeColor="text1"/>
                <w:sz w:val="22"/>
              </w:rPr>
            </w:pPr>
            <w:commentRangeStart w:id="3254"/>
            <w:del w:id="3255" w:author="tao huang" w:date="2018-01-11T23:31:00Z">
              <w:r w:rsidRPr="000B121E" w:rsidDel="0047706C">
                <w:rPr>
                  <w:rFonts w:eastAsia="Times New Roman" w:cs="Times New Roman"/>
                  <w:b w:val="0"/>
                  <w:i/>
                  <w:color w:val="000000" w:themeColor="text1"/>
                  <w:sz w:val="22"/>
                </w:rPr>
                <w:delText>Outliers and general variations</w:delText>
              </w:r>
              <w:commentRangeEnd w:id="3254"/>
              <w:r w:rsidR="002C199B" w:rsidDel="0047706C">
                <w:rPr>
                  <w:rStyle w:val="CommentReference"/>
                  <w:b w:val="0"/>
                  <w:bCs w:val="0"/>
                </w:rPr>
                <w:commentReference w:id="3254"/>
              </w:r>
            </w:del>
          </w:p>
        </w:tc>
        <w:tc>
          <w:tcPr>
            <w:tcW w:w="986" w:type="dxa"/>
            <w:shd w:val="clear" w:color="auto" w:fill="auto"/>
            <w:noWrap/>
            <w:hideMark/>
          </w:tcPr>
          <w:p w14:paraId="24BE96EB" w14:textId="53684097"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56" w:author="tao huang" w:date="2018-01-11T23:31:00Z"/>
                <w:rFonts w:eastAsia="Times New Roman" w:cs="Times New Roman"/>
                <w:color w:val="000000" w:themeColor="text1"/>
                <w:sz w:val="22"/>
              </w:rPr>
            </w:pPr>
            <w:del w:id="3257" w:author="tao huang" w:date="2018-01-11T23:31:00Z">
              <w:r w:rsidRPr="000B121E" w:rsidDel="0047706C">
                <w:rPr>
                  <w:rFonts w:eastAsia="Times New Roman" w:cs="Times New Roman"/>
                  <w:color w:val="000000" w:themeColor="text1"/>
                  <w:sz w:val="22"/>
                </w:rPr>
                <w:delText>0.001</w:delText>
              </w:r>
            </w:del>
          </w:p>
        </w:tc>
        <w:tc>
          <w:tcPr>
            <w:tcW w:w="998" w:type="dxa"/>
            <w:tcBorders>
              <w:right w:val="single" w:sz="4" w:space="0" w:color="auto"/>
            </w:tcBorders>
            <w:shd w:val="clear" w:color="auto" w:fill="auto"/>
            <w:noWrap/>
            <w:hideMark/>
          </w:tcPr>
          <w:p w14:paraId="3EB080E6" w14:textId="6182B0CD"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58" w:author="tao huang" w:date="2018-01-11T23:31:00Z"/>
                <w:rFonts w:eastAsia="Times New Roman" w:cs="Times New Roman"/>
                <w:color w:val="000000" w:themeColor="text1"/>
                <w:sz w:val="22"/>
              </w:rPr>
            </w:pPr>
            <w:del w:id="3259" w:author="tao huang" w:date="2018-01-11T23:31:00Z">
              <w:r w:rsidRPr="000B121E" w:rsidDel="0047706C">
                <w:rPr>
                  <w:rFonts w:eastAsia="Times New Roman" w:cs="Times New Roman"/>
                  <w:color w:val="000000" w:themeColor="text1"/>
                  <w:sz w:val="22"/>
                </w:rPr>
                <w:delText>0.319</w:delText>
              </w:r>
            </w:del>
          </w:p>
        </w:tc>
        <w:tc>
          <w:tcPr>
            <w:tcW w:w="986" w:type="dxa"/>
            <w:tcBorders>
              <w:left w:val="single" w:sz="4" w:space="0" w:color="auto"/>
            </w:tcBorders>
            <w:shd w:val="clear" w:color="auto" w:fill="auto"/>
            <w:noWrap/>
            <w:hideMark/>
          </w:tcPr>
          <w:p w14:paraId="144DD4FE" w14:textId="64F29662"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60" w:author="tao huang" w:date="2018-01-11T23:31:00Z"/>
                <w:rFonts w:eastAsia="Times New Roman" w:cs="Times New Roman"/>
                <w:color w:val="000000" w:themeColor="text1"/>
                <w:sz w:val="22"/>
              </w:rPr>
            </w:pPr>
            <w:commentRangeStart w:id="3261"/>
            <w:del w:id="3262" w:author="tao huang" w:date="2018-01-11T23:31:00Z">
              <w:r w:rsidRPr="000B121E" w:rsidDel="0047706C">
                <w:rPr>
                  <w:rFonts w:eastAsia="Times New Roman" w:cs="Times New Roman"/>
                  <w:color w:val="000000" w:themeColor="text1"/>
                  <w:sz w:val="22"/>
                </w:rPr>
                <w:delText>0</w:delText>
              </w:r>
              <w:commentRangeEnd w:id="3261"/>
              <w:r w:rsidR="002C199B" w:rsidDel="0047706C">
                <w:rPr>
                  <w:rStyle w:val="CommentReference"/>
                </w:rPr>
                <w:commentReference w:id="3261"/>
              </w:r>
              <w:r w:rsidRPr="000B121E" w:rsidDel="0047706C">
                <w:rPr>
                  <w:rFonts w:eastAsia="Times New Roman" w:cs="Times New Roman"/>
                  <w:color w:val="000000" w:themeColor="text1"/>
                  <w:sz w:val="22"/>
                </w:rPr>
                <w:delText>.001</w:delText>
              </w:r>
            </w:del>
          </w:p>
        </w:tc>
        <w:tc>
          <w:tcPr>
            <w:tcW w:w="999" w:type="dxa"/>
            <w:tcBorders>
              <w:right w:val="single" w:sz="4" w:space="0" w:color="auto"/>
            </w:tcBorders>
            <w:shd w:val="clear" w:color="auto" w:fill="auto"/>
            <w:noWrap/>
            <w:hideMark/>
          </w:tcPr>
          <w:p w14:paraId="08F0DB29" w14:textId="49802B2E"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63" w:author="tao huang" w:date="2018-01-11T23:31:00Z"/>
                <w:rFonts w:eastAsia="Times New Roman" w:cs="Times New Roman"/>
                <w:color w:val="000000" w:themeColor="text1"/>
                <w:sz w:val="22"/>
              </w:rPr>
            </w:pPr>
            <w:del w:id="3264" w:author="tao huang" w:date="2018-01-11T23:31:00Z">
              <w:r w:rsidRPr="000B121E" w:rsidDel="0047706C">
                <w:rPr>
                  <w:rFonts w:eastAsia="Times New Roman" w:cs="Times New Roman"/>
                  <w:color w:val="000000" w:themeColor="text1"/>
                  <w:sz w:val="22"/>
                </w:rPr>
                <w:delText>0.321</w:delText>
              </w:r>
            </w:del>
          </w:p>
        </w:tc>
        <w:tc>
          <w:tcPr>
            <w:tcW w:w="986" w:type="dxa"/>
            <w:tcBorders>
              <w:left w:val="single" w:sz="4" w:space="0" w:color="auto"/>
            </w:tcBorders>
            <w:shd w:val="clear" w:color="auto" w:fill="auto"/>
            <w:noWrap/>
            <w:hideMark/>
          </w:tcPr>
          <w:p w14:paraId="1B1460EE" w14:textId="55056E09"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65" w:author="tao huang" w:date="2018-01-11T23:31:00Z"/>
                <w:rFonts w:eastAsia="Times New Roman" w:cs="Times New Roman"/>
                <w:bCs/>
                <w:color w:val="000000" w:themeColor="text1"/>
                <w:sz w:val="22"/>
              </w:rPr>
            </w:pPr>
            <w:del w:id="3266" w:author="tao huang" w:date="2018-01-11T23:31:00Z">
              <w:r w:rsidRPr="000B121E" w:rsidDel="0047706C">
                <w:rPr>
                  <w:rFonts w:eastAsia="Times New Roman" w:cs="Times New Roman"/>
                  <w:bCs/>
                  <w:color w:val="000000" w:themeColor="text1"/>
                  <w:sz w:val="22"/>
                </w:rPr>
                <w:delText>-0.010</w:delText>
              </w:r>
            </w:del>
          </w:p>
        </w:tc>
        <w:tc>
          <w:tcPr>
            <w:tcW w:w="1140" w:type="dxa"/>
            <w:tcBorders>
              <w:right w:val="single" w:sz="4" w:space="0" w:color="auto"/>
            </w:tcBorders>
            <w:shd w:val="clear" w:color="auto" w:fill="auto"/>
            <w:noWrap/>
            <w:hideMark/>
          </w:tcPr>
          <w:p w14:paraId="77D7444D" w14:textId="4C5B1F71"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67" w:author="tao huang" w:date="2018-01-11T23:31:00Z"/>
                <w:rFonts w:eastAsia="Times New Roman" w:cs="Times New Roman"/>
                <w:bCs/>
                <w:color w:val="000000" w:themeColor="text1"/>
                <w:sz w:val="22"/>
              </w:rPr>
            </w:pPr>
            <w:del w:id="3268" w:author="tao huang" w:date="2018-01-11T23:31:00Z">
              <w:r w:rsidRPr="000B121E" w:rsidDel="0047706C">
                <w:rPr>
                  <w:rFonts w:eastAsia="Times New Roman" w:cs="Times New Roman"/>
                  <w:bCs/>
                  <w:color w:val="000000" w:themeColor="text1"/>
                  <w:sz w:val="22"/>
                </w:rPr>
                <w:delText>0.000</w:delText>
              </w:r>
            </w:del>
          </w:p>
        </w:tc>
        <w:tc>
          <w:tcPr>
            <w:tcW w:w="986" w:type="dxa"/>
            <w:tcBorders>
              <w:left w:val="single" w:sz="4" w:space="0" w:color="auto"/>
            </w:tcBorders>
            <w:shd w:val="clear" w:color="auto" w:fill="auto"/>
            <w:noWrap/>
            <w:hideMark/>
          </w:tcPr>
          <w:p w14:paraId="186446DF" w14:textId="5ED21986"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69" w:author="tao huang" w:date="2018-01-11T23:31:00Z"/>
                <w:rFonts w:eastAsia="Times New Roman" w:cs="Times New Roman"/>
                <w:bCs/>
                <w:color w:val="000000" w:themeColor="text1"/>
                <w:sz w:val="22"/>
              </w:rPr>
            </w:pPr>
            <w:del w:id="3270" w:author="tao huang" w:date="2018-01-11T23:31:00Z">
              <w:r w:rsidRPr="000B121E" w:rsidDel="0047706C">
                <w:rPr>
                  <w:rFonts w:eastAsia="Times New Roman" w:cs="Times New Roman"/>
                  <w:bCs/>
                  <w:color w:val="000000" w:themeColor="text1"/>
                  <w:sz w:val="22"/>
                </w:rPr>
                <w:delText>-0.014</w:delText>
              </w:r>
            </w:del>
          </w:p>
        </w:tc>
        <w:tc>
          <w:tcPr>
            <w:tcW w:w="999" w:type="dxa"/>
            <w:shd w:val="clear" w:color="auto" w:fill="auto"/>
            <w:noWrap/>
            <w:hideMark/>
          </w:tcPr>
          <w:p w14:paraId="59FF8717" w14:textId="3D2A23F7"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71" w:author="tao huang" w:date="2018-01-11T23:31:00Z"/>
                <w:rFonts w:eastAsia="Times New Roman" w:cs="Times New Roman"/>
                <w:bCs/>
                <w:color w:val="000000" w:themeColor="text1"/>
                <w:sz w:val="22"/>
              </w:rPr>
            </w:pPr>
            <w:del w:id="3272" w:author="tao huang" w:date="2018-01-11T23:31:00Z">
              <w:r w:rsidRPr="000B121E" w:rsidDel="0047706C">
                <w:rPr>
                  <w:rFonts w:eastAsia="Times New Roman" w:cs="Times New Roman"/>
                  <w:bCs/>
                  <w:color w:val="000000" w:themeColor="text1"/>
                  <w:sz w:val="22"/>
                </w:rPr>
                <w:delText>0.000</w:delText>
              </w:r>
            </w:del>
          </w:p>
        </w:tc>
      </w:tr>
      <w:tr w:rsidR="004617F2" w:rsidRPr="000B121E" w:rsidDel="0047706C" w14:paraId="59BD79BA" w14:textId="26150CE5" w:rsidTr="00B1292C">
        <w:trPr>
          <w:trHeight w:val="20"/>
          <w:jc w:val="center"/>
          <w:del w:id="3273"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8A75BE3" w14:textId="1171DD00" w:rsidR="004617F2" w:rsidRPr="000B121E" w:rsidDel="0047706C" w:rsidRDefault="004617F2" w:rsidP="000B121E">
            <w:pPr>
              <w:shd w:val="clear" w:color="auto" w:fill="FFFFFF" w:themeFill="background1"/>
              <w:spacing w:after="0" w:line="240" w:lineRule="auto"/>
              <w:rPr>
                <w:del w:id="3274" w:author="tao huang" w:date="2018-01-11T23:31:00Z"/>
                <w:rFonts w:eastAsia="Times New Roman" w:cs="Times New Roman"/>
                <w:b w:val="0"/>
                <w:i/>
                <w:color w:val="000000" w:themeColor="text1"/>
                <w:sz w:val="22"/>
              </w:rPr>
            </w:pPr>
            <w:del w:id="3275" w:author="tao huang" w:date="2018-01-11T23:31:00Z">
              <w:r w:rsidRPr="000B121E" w:rsidDel="0047706C">
                <w:rPr>
                  <w:rFonts w:eastAsia="Times New Roman" w:cs="Times New Roman"/>
                  <w:b w:val="0"/>
                  <w:i/>
                  <w:color w:val="000000" w:themeColor="text1"/>
                  <w:sz w:val="22"/>
                </w:rPr>
                <w:delText>Sales level and variation</w:delText>
              </w:r>
            </w:del>
          </w:p>
        </w:tc>
        <w:tc>
          <w:tcPr>
            <w:tcW w:w="986" w:type="dxa"/>
            <w:shd w:val="clear" w:color="auto" w:fill="auto"/>
            <w:noWrap/>
            <w:hideMark/>
          </w:tcPr>
          <w:p w14:paraId="777D1370" w14:textId="5837F80E"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276" w:author="tao huang" w:date="2018-01-11T23:31:00Z"/>
                <w:rFonts w:eastAsia="Times New Roman" w:cs="Times New Roman"/>
                <w:color w:val="000000" w:themeColor="text1"/>
                <w:sz w:val="22"/>
              </w:rPr>
            </w:pPr>
            <w:del w:id="3277" w:author="tao huang" w:date="2018-01-11T23:31:00Z">
              <w:r w:rsidRPr="000B121E" w:rsidDel="0047706C">
                <w:rPr>
                  <w:rFonts w:eastAsia="Times New Roman" w:cs="Times New Roman"/>
                  <w:color w:val="000000" w:themeColor="text1"/>
                  <w:sz w:val="22"/>
                </w:rPr>
                <w:delText>0.001</w:delText>
              </w:r>
            </w:del>
          </w:p>
        </w:tc>
        <w:tc>
          <w:tcPr>
            <w:tcW w:w="998" w:type="dxa"/>
            <w:tcBorders>
              <w:right w:val="single" w:sz="4" w:space="0" w:color="auto"/>
            </w:tcBorders>
            <w:shd w:val="clear" w:color="auto" w:fill="auto"/>
            <w:noWrap/>
            <w:hideMark/>
          </w:tcPr>
          <w:p w14:paraId="145FB92F" w14:textId="76340D9F"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278" w:author="tao huang" w:date="2018-01-11T23:31:00Z"/>
                <w:rFonts w:eastAsia="Times New Roman" w:cs="Times New Roman"/>
                <w:color w:val="000000" w:themeColor="text1"/>
                <w:sz w:val="22"/>
              </w:rPr>
            </w:pPr>
            <w:del w:id="3279" w:author="tao huang" w:date="2018-01-11T23:31:00Z">
              <w:r w:rsidRPr="000B121E" w:rsidDel="0047706C">
                <w:rPr>
                  <w:rFonts w:eastAsia="Times New Roman" w:cs="Times New Roman"/>
                  <w:color w:val="000000" w:themeColor="text1"/>
                  <w:sz w:val="22"/>
                </w:rPr>
                <w:delText>0.134</w:delText>
              </w:r>
            </w:del>
          </w:p>
        </w:tc>
        <w:tc>
          <w:tcPr>
            <w:tcW w:w="986" w:type="dxa"/>
            <w:tcBorders>
              <w:left w:val="single" w:sz="4" w:space="0" w:color="auto"/>
            </w:tcBorders>
            <w:shd w:val="clear" w:color="auto" w:fill="auto"/>
            <w:noWrap/>
            <w:hideMark/>
          </w:tcPr>
          <w:p w14:paraId="374FFF8A" w14:textId="45FB731D"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280" w:author="tao huang" w:date="2018-01-11T23:31:00Z"/>
                <w:rFonts w:eastAsia="Times New Roman" w:cs="Times New Roman"/>
                <w:color w:val="000000" w:themeColor="text1"/>
                <w:sz w:val="22"/>
              </w:rPr>
            </w:pPr>
            <w:del w:id="3281" w:author="tao huang" w:date="2018-01-11T23:31:00Z">
              <w:r w:rsidRPr="000B121E" w:rsidDel="0047706C">
                <w:rPr>
                  <w:rFonts w:eastAsia="Times New Roman" w:cs="Times New Roman"/>
                  <w:color w:val="000000" w:themeColor="text1"/>
                  <w:sz w:val="22"/>
                </w:rPr>
                <w:delText>0.002</w:delText>
              </w:r>
            </w:del>
          </w:p>
        </w:tc>
        <w:tc>
          <w:tcPr>
            <w:tcW w:w="999" w:type="dxa"/>
            <w:tcBorders>
              <w:right w:val="single" w:sz="4" w:space="0" w:color="auto"/>
            </w:tcBorders>
            <w:shd w:val="clear" w:color="auto" w:fill="auto"/>
            <w:noWrap/>
            <w:hideMark/>
          </w:tcPr>
          <w:p w14:paraId="130B2535" w14:textId="5A7BFE2B"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282" w:author="tao huang" w:date="2018-01-11T23:31:00Z"/>
                <w:rFonts w:eastAsia="Times New Roman" w:cs="Times New Roman"/>
                <w:color w:val="000000" w:themeColor="text1"/>
                <w:sz w:val="22"/>
              </w:rPr>
            </w:pPr>
            <w:del w:id="3283" w:author="tao huang" w:date="2018-01-11T23:31:00Z">
              <w:r w:rsidRPr="000B121E" w:rsidDel="0047706C">
                <w:rPr>
                  <w:rFonts w:eastAsia="Times New Roman" w:cs="Times New Roman"/>
                  <w:color w:val="000000" w:themeColor="text1"/>
                  <w:sz w:val="22"/>
                </w:rPr>
                <w:delText>0.085</w:delText>
              </w:r>
            </w:del>
          </w:p>
        </w:tc>
        <w:tc>
          <w:tcPr>
            <w:tcW w:w="986" w:type="dxa"/>
            <w:tcBorders>
              <w:left w:val="single" w:sz="4" w:space="0" w:color="auto"/>
            </w:tcBorders>
            <w:shd w:val="clear" w:color="auto" w:fill="auto"/>
            <w:noWrap/>
            <w:hideMark/>
          </w:tcPr>
          <w:p w14:paraId="2D9F0E17" w14:textId="61D2A145"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284" w:author="tao huang" w:date="2018-01-11T23:31:00Z"/>
                <w:rFonts w:eastAsia="Times New Roman" w:cs="Times New Roman"/>
                <w:color w:val="000000" w:themeColor="text1"/>
                <w:sz w:val="22"/>
              </w:rPr>
            </w:pPr>
            <w:del w:id="3285" w:author="tao huang" w:date="2018-01-11T23:31:00Z">
              <w:r w:rsidRPr="000B121E" w:rsidDel="0047706C">
                <w:rPr>
                  <w:rFonts w:eastAsia="Times New Roman" w:cs="Times New Roman"/>
                  <w:color w:val="000000" w:themeColor="text1"/>
                  <w:sz w:val="22"/>
                </w:rPr>
                <w:delText>-0.002</w:delText>
              </w:r>
            </w:del>
          </w:p>
        </w:tc>
        <w:tc>
          <w:tcPr>
            <w:tcW w:w="1140" w:type="dxa"/>
            <w:tcBorders>
              <w:right w:val="single" w:sz="4" w:space="0" w:color="auto"/>
            </w:tcBorders>
            <w:shd w:val="clear" w:color="auto" w:fill="auto"/>
            <w:noWrap/>
            <w:hideMark/>
          </w:tcPr>
          <w:p w14:paraId="49EC45CC" w14:textId="6881B240"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286" w:author="tao huang" w:date="2018-01-11T23:31:00Z"/>
                <w:rFonts w:eastAsia="Times New Roman" w:cs="Times New Roman"/>
                <w:color w:val="000000" w:themeColor="text1"/>
                <w:sz w:val="22"/>
              </w:rPr>
            </w:pPr>
            <w:del w:id="3287" w:author="tao huang" w:date="2018-01-11T23:31:00Z">
              <w:r w:rsidRPr="000B121E" w:rsidDel="0047706C">
                <w:rPr>
                  <w:rFonts w:eastAsia="Times New Roman" w:cs="Times New Roman"/>
                  <w:color w:val="000000" w:themeColor="text1"/>
                  <w:sz w:val="22"/>
                </w:rPr>
                <w:delText>0.277</w:delText>
              </w:r>
            </w:del>
          </w:p>
        </w:tc>
        <w:tc>
          <w:tcPr>
            <w:tcW w:w="986" w:type="dxa"/>
            <w:tcBorders>
              <w:left w:val="single" w:sz="4" w:space="0" w:color="auto"/>
            </w:tcBorders>
            <w:shd w:val="clear" w:color="auto" w:fill="auto"/>
            <w:noWrap/>
            <w:hideMark/>
          </w:tcPr>
          <w:p w14:paraId="083E7ADB" w14:textId="52A02774"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288" w:author="tao huang" w:date="2018-01-11T23:31:00Z"/>
                <w:rFonts w:eastAsia="Times New Roman" w:cs="Times New Roman"/>
                <w:color w:val="000000" w:themeColor="text1"/>
                <w:sz w:val="22"/>
              </w:rPr>
            </w:pPr>
            <w:del w:id="3289" w:author="tao huang" w:date="2018-01-11T23:31:00Z">
              <w:r w:rsidRPr="000B121E" w:rsidDel="0047706C">
                <w:rPr>
                  <w:rFonts w:eastAsia="Times New Roman" w:cs="Times New Roman"/>
                  <w:color w:val="000000" w:themeColor="text1"/>
                  <w:sz w:val="22"/>
                </w:rPr>
                <w:delText>-0.010</w:delText>
              </w:r>
            </w:del>
          </w:p>
        </w:tc>
        <w:tc>
          <w:tcPr>
            <w:tcW w:w="999" w:type="dxa"/>
            <w:shd w:val="clear" w:color="auto" w:fill="auto"/>
            <w:noWrap/>
            <w:hideMark/>
          </w:tcPr>
          <w:p w14:paraId="5FFBCB92" w14:textId="65165DB0"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290" w:author="tao huang" w:date="2018-01-11T23:31:00Z"/>
                <w:rFonts w:eastAsia="Times New Roman" w:cs="Times New Roman"/>
                <w:color w:val="000000" w:themeColor="text1"/>
                <w:sz w:val="22"/>
              </w:rPr>
            </w:pPr>
            <w:del w:id="3291" w:author="tao huang" w:date="2018-01-11T23:31:00Z">
              <w:r w:rsidRPr="000B121E" w:rsidDel="0047706C">
                <w:rPr>
                  <w:rFonts w:eastAsia="Times New Roman" w:cs="Times New Roman"/>
                  <w:color w:val="000000" w:themeColor="text1"/>
                  <w:sz w:val="22"/>
                </w:rPr>
                <w:delText>0.000</w:delText>
              </w:r>
            </w:del>
          </w:p>
        </w:tc>
      </w:tr>
      <w:tr w:rsidR="004617F2" w:rsidRPr="000B121E" w:rsidDel="0047706C" w14:paraId="6F88794F" w14:textId="70C230F1" w:rsidTr="00B1292C">
        <w:trPr>
          <w:cnfStyle w:val="000000100000" w:firstRow="0" w:lastRow="0" w:firstColumn="0" w:lastColumn="0" w:oddVBand="0" w:evenVBand="0" w:oddHBand="1" w:evenHBand="0" w:firstRowFirstColumn="0" w:firstRowLastColumn="0" w:lastRowFirstColumn="0" w:lastRowLastColumn="0"/>
          <w:trHeight w:val="20"/>
          <w:jc w:val="center"/>
          <w:del w:id="3292"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4F3BEAB" w14:textId="5BFB7D5C" w:rsidR="004617F2" w:rsidRPr="000B121E" w:rsidDel="0047706C" w:rsidRDefault="004617F2" w:rsidP="000B121E">
            <w:pPr>
              <w:shd w:val="clear" w:color="auto" w:fill="FFFFFF" w:themeFill="background1"/>
              <w:spacing w:after="0" w:line="240" w:lineRule="auto"/>
              <w:rPr>
                <w:del w:id="3293" w:author="tao huang" w:date="2018-01-11T23:31:00Z"/>
                <w:rFonts w:eastAsia="Times New Roman" w:cs="Times New Roman"/>
                <w:b w:val="0"/>
                <w:i/>
                <w:color w:val="000000" w:themeColor="text1"/>
                <w:sz w:val="22"/>
              </w:rPr>
            </w:pPr>
            <w:del w:id="3294" w:author="tao huang" w:date="2018-01-11T23:31:00Z">
              <w:r w:rsidRPr="000B121E" w:rsidDel="0047706C">
                <w:rPr>
                  <w:rFonts w:asciiTheme="minorEastAsia" w:hAnsiTheme="minorEastAsia" w:cs="Times New Roman"/>
                  <w:b w:val="0"/>
                  <w:i/>
                  <w:color w:val="000000" w:themeColor="text1"/>
                  <w:sz w:val="22"/>
                </w:rPr>
                <w:delText>Central</w:delText>
              </w:r>
              <w:r w:rsidRPr="000B121E" w:rsidDel="0047706C">
                <w:rPr>
                  <w:rFonts w:eastAsia="Times New Roman" w:cs="Times New Roman"/>
                  <w:b w:val="0"/>
                  <w:i/>
                  <w:color w:val="000000" w:themeColor="text1"/>
                  <w:sz w:val="22"/>
                </w:rPr>
                <w:delText xml:space="preserve"> tendency of sales</w:delText>
              </w:r>
            </w:del>
          </w:p>
        </w:tc>
        <w:tc>
          <w:tcPr>
            <w:tcW w:w="986" w:type="dxa"/>
            <w:shd w:val="clear" w:color="auto" w:fill="auto"/>
            <w:noWrap/>
            <w:hideMark/>
          </w:tcPr>
          <w:p w14:paraId="25E687C1" w14:textId="5A050CDC"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95" w:author="tao huang" w:date="2018-01-11T23:31:00Z"/>
                <w:rFonts w:eastAsia="Times New Roman" w:cs="Times New Roman"/>
                <w:color w:val="000000" w:themeColor="text1"/>
                <w:sz w:val="22"/>
              </w:rPr>
            </w:pPr>
            <w:del w:id="3296" w:author="tao huang" w:date="2018-01-11T23:31:00Z">
              <w:r w:rsidRPr="000B121E" w:rsidDel="0047706C">
                <w:rPr>
                  <w:rFonts w:eastAsia="Times New Roman" w:cs="Times New Roman"/>
                  <w:color w:val="000000" w:themeColor="text1"/>
                  <w:sz w:val="22"/>
                </w:rPr>
                <w:delText>-0.001</w:delText>
              </w:r>
            </w:del>
          </w:p>
        </w:tc>
        <w:tc>
          <w:tcPr>
            <w:tcW w:w="998" w:type="dxa"/>
            <w:tcBorders>
              <w:right w:val="single" w:sz="4" w:space="0" w:color="auto"/>
            </w:tcBorders>
            <w:shd w:val="clear" w:color="auto" w:fill="auto"/>
            <w:noWrap/>
            <w:hideMark/>
          </w:tcPr>
          <w:p w14:paraId="17F2C498" w14:textId="0ECB36FB"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97" w:author="tao huang" w:date="2018-01-11T23:31:00Z"/>
                <w:rFonts w:eastAsia="Times New Roman" w:cs="Times New Roman"/>
                <w:color w:val="000000" w:themeColor="text1"/>
                <w:sz w:val="22"/>
              </w:rPr>
            </w:pPr>
            <w:del w:id="3298" w:author="tao huang" w:date="2018-01-11T23:31:00Z">
              <w:r w:rsidRPr="000B121E" w:rsidDel="0047706C">
                <w:rPr>
                  <w:rFonts w:eastAsia="Times New Roman" w:cs="Times New Roman"/>
                  <w:color w:val="000000" w:themeColor="text1"/>
                  <w:sz w:val="22"/>
                </w:rPr>
                <w:delText>0.508</w:delText>
              </w:r>
            </w:del>
          </w:p>
        </w:tc>
        <w:tc>
          <w:tcPr>
            <w:tcW w:w="986" w:type="dxa"/>
            <w:tcBorders>
              <w:left w:val="single" w:sz="4" w:space="0" w:color="auto"/>
            </w:tcBorders>
            <w:shd w:val="clear" w:color="auto" w:fill="auto"/>
            <w:noWrap/>
            <w:hideMark/>
          </w:tcPr>
          <w:p w14:paraId="576CA7A6" w14:textId="2508F39B"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299" w:author="tao huang" w:date="2018-01-11T23:31:00Z"/>
                <w:rFonts w:eastAsia="Times New Roman" w:cs="Times New Roman"/>
                <w:color w:val="000000" w:themeColor="text1"/>
                <w:sz w:val="22"/>
              </w:rPr>
            </w:pPr>
            <w:del w:id="3300" w:author="tao huang" w:date="2018-01-11T23:31:00Z">
              <w:r w:rsidRPr="000B121E" w:rsidDel="0047706C">
                <w:rPr>
                  <w:rFonts w:eastAsia="Times New Roman" w:cs="Times New Roman"/>
                  <w:color w:val="000000" w:themeColor="text1"/>
                  <w:sz w:val="22"/>
                </w:rPr>
                <w:delText>-0.001</w:delText>
              </w:r>
            </w:del>
          </w:p>
        </w:tc>
        <w:tc>
          <w:tcPr>
            <w:tcW w:w="999" w:type="dxa"/>
            <w:tcBorders>
              <w:right w:val="single" w:sz="4" w:space="0" w:color="auto"/>
            </w:tcBorders>
            <w:shd w:val="clear" w:color="auto" w:fill="auto"/>
            <w:noWrap/>
            <w:hideMark/>
          </w:tcPr>
          <w:p w14:paraId="7E68807D" w14:textId="63765287"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01" w:author="tao huang" w:date="2018-01-11T23:31:00Z"/>
                <w:rFonts w:eastAsia="Times New Roman" w:cs="Times New Roman"/>
                <w:color w:val="000000" w:themeColor="text1"/>
                <w:sz w:val="22"/>
              </w:rPr>
            </w:pPr>
            <w:del w:id="3302" w:author="tao huang" w:date="2018-01-11T23:31:00Z">
              <w:r w:rsidRPr="000B121E" w:rsidDel="0047706C">
                <w:rPr>
                  <w:rFonts w:eastAsia="Times New Roman" w:cs="Times New Roman"/>
                  <w:color w:val="000000" w:themeColor="text1"/>
                  <w:sz w:val="22"/>
                </w:rPr>
                <w:delText>0.530</w:delText>
              </w:r>
            </w:del>
          </w:p>
        </w:tc>
        <w:tc>
          <w:tcPr>
            <w:tcW w:w="986" w:type="dxa"/>
            <w:tcBorders>
              <w:left w:val="single" w:sz="4" w:space="0" w:color="auto"/>
            </w:tcBorders>
            <w:shd w:val="clear" w:color="auto" w:fill="auto"/>
            <w:noWrap/>
            <w:hideMark/>
          </w:tcPr>
          <w:p w14:paraId="0A163EEA" w14:textId="4D490159"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03" w:author="tao huang" w:date="2018-01-11T23:31:00Z"/>
                <w:rFonts w:eastAsia="Times New Roman" w:cs="Times New Roman"/>
                <w:bCs/>
                <w:color w:val="000000" w:themeColor="text1"/>
                <w:sz w:val="22"/>
              </w:rPr>
            </w:pPr>
            <w:del w:id="3304" w:author="tao huang" w:date="2018-01-11T23:31:00Z">
              <w:r w:rsidRPr="000B121E" w:rsidDel="0047706C">
                <w:rPr>
                  <w:rFonts w:eastAsia="Times New Roman" w:cs="Times New Roman"/>
                  <w:bCs/>
                  <w:color w:val="000000" w:themeColor="text1"/>
                  <w:sz w:val="22"/>
                </w:rPr>
                <w:delText>-0.007</w:delText>
              </w:r>
            </w:del>
          </w:p>
        </w:tc>
        <w:tc>
          <w:tcPr>
            <w:tcW w:w="1140" w:type="dxa"/>
            <w:tcBorders>
              <w:right w:val="single" w:sz="4" w:space="0" w:color="auto"/>
            </w:tcBorders>
            <w:shd w:val="clear" w:color="auto" w:fill="auto"/>
            <w:noWrap/>
            <w:hideMark/>
          </w:tcPr>
          <w:p w14:paraId="12784218" w14:textId="04C59A4A"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05" w:author="tao huang" w:date="2018-01-11T23:31:00Z"/>
                <w:rFonts w:eastAsia="Times New Roman" w:cs="Times New Roman"/>
                <w:bCs/>
                <w:color w:val="000000" w:themeColor="text1"/>
                <w:sz w:val="22"/>
              </w:rPr>
            </w:pPr>
            <w:del w:id="3306" w:author="tao huang" w:date="2018-01-11T23:31:00Z">
              <w:r w:rsidRPr="000B121E" w:rsidDel="0047706C">
                <w:rPr>
                  <w:rFonts w:eastAsia="Times New Roman" w:cs="Times New Roman"/>
                  <w:bCs/>
                  <w:color w:val="000000" w:themeColor="text1"/>
                  <w:sz w:val="22"/>
                </w:rPr>
                <w:delText>0.001</w:delText>
              </w:r>
            </w:del>
          </w:p>
        </w:tc>
        <w:tc>
          <w:tcPr>
            <w:tcW w:w="986" w:type="dxa"/>
            <w:tcBorders>
              <w:left w:val="single" w:sz="4" w:space="0" w:color="auto"/>
            </w:tcBorders>
            <w:shd w:val="clear" w:color="auto" w:fill="auto"/>
            <w:noWrap/>
            <w:hideMark/>
          </w:tcPr>
          <w:p w14:paraId="2A8C5734" w14:textId="2BBCAC07"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07" w:author="tao huang" w:date="2018-01-11T23:31:00Z"/>
                <w:rFonts w:eastAsia="Times New Roman" w:cs="Times New Roman"/>
                <w:bCs/>
                <w:color w:val="000000" w:themeColor="text1"/>
                <w:sz w:val="22"/>
              </w:rPr>
            </w:pPr>
            <w:del w:id="3308" w:author="tao huang" w:date="2018-01-11T23:31:00Z">
              <w:r w:rsidRPr="000B121E" w:rsidDel="0047706C">
                <w:rPr>
                  <w:rFonts w:eastAsia="Times New Roman" w:cs="Times New Roman"/>
                  <w:bCs/>
                  <w:color w:val="000000" w:themeColor="text1"/>
                  <w:sz w:val="22"/>
                </w:rPr>
                <w:delText>-0.008</w:delText>
              </w:r>
            </w:del>
          </w:p>
        </w:tc>
        <w:tc>
          <w:tcPr>
            <w:tcW w:w="999" w:type="dxa"/>
            <w:shd w:val="clear" w:color="auto" w:fill="auto"/>
            <w:noWrap/>
            <w:hideMark/>
          </w:tcPr>
          <w:p w14:paraId="64FA407A" w14:textId="0020434A"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09" w:author="tao huang" w:date="2018-01-11T23:31:00Z"/>
                <w:rFonts w:eastAsia="Times New Roman" w:cs="Times New Roman"/>
                <w:bCs/>
                <w:color w:val="000000" w:themeColor="text1"/>
                <w:sz w:val="22"/>
              </w:rPr>
            </w:pPr>
            <w:del w:id="3310" w:author="tao huang" w:date="2018-01-11T23:31:00Z">
              <w:r w:rsidRPr="000B121E" w:rsidDel="0047706C">
                <w:rPr>
                  <w:rFonts w:eastAsia="Times New Roman" w:cs="Times New Roman"/>
                  <w:bCs/>
                  <w:color w:val="000000" w:themeColor="text1"/>
                  <w:sz w:val="22"/>
                </w:rPr>
                <w:delText>0.001</w:delText>
              </w:r>
            </w:del>
          </w:p>
        </w:tc>
      </w:tr>
      <w:tr w:rsidR="004617F2" w:rsidRPr="000B121E" w:rsidDel="0047706C" w14:paraId="116FCD5A" w14:textId="13F1F82F" w:rsidTr="00B1292C">
        <w:trPr>
          <w:trHeight w:val="20"/>
          <w:jc w:val="center"/>
          <w:del w:id="3311"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1A2C89A" w14:textId="64DC7D32" w:rsidR="004617F2" w:rsidRPr="000B121E" w:rsidDel="0047706C" w:rsidRDefault="004617F2" w:rsidP="000B121E">
            <w:pPr>
              <w:shd w:val="clear" w:color="auto" w:fill="FFFFFF" w:themeFill="background1"/>
              <w:spacing w:after="0" w:line="240" w:lineRule="auto"/>
              <w:rPr>
                <w:del w:id="3312" w:author="tao huang" w:date="2018-01-11T23:31:00Z"/>
                <w:rFonts w:eastAsia="Times New Roman" w:cs="Times New Roman"/>
                <w:b w:val="0"/>
                <w:i/>
                <w:color w:val="000000" w:themeColor="text1"/>
                <w:sz w:val="22"/>
              </w:rPr>
            </w:pPr>
            <w:del w:id="3313" w:author="tao huang" w:date="2018-01-11T23:31:00Z">
              <w:r w:rsidRPr="000B121E" w:rsidDel="0047706C">
                <w:rPr>
                  <w:rFonts w:eastAsia="Times New Roman" w:cs="Times New Roman"/>
                  <w:b w:val="0"/>
                  <w:i/>
                  <w:color w:val="000000" w:themeColor="text1"/>
                  <w:sz w:val="22"/>
                </w:rPr>
                <w:delText>Price level and variation</w:delText>
              </w:r>
            </w:del>
          </w:p>
        </w:tc>
        <w:tc>
          <w:tcPr>
            <w:tcW w:w="986" w:type="dxa"/>
            <w:shd w:val="clear" w:color="auto" w:fill="auto"/>
            <w:noWrap/>
            <w:hideMark/>
          </w:tcPr>
          <w:p w14:paraId="3CF6B45B" w14:textId="79BBC1C0"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14" w:author="tao huang" w:date="2018-01-11T23:31:00Z"/>
                <w:rFonts w:eastAsia="Times New Roman" w:cs="Times New Roman"/>
                <w:color w:val="000000" w:themeColor="text1"/>
                <w:sz w:val="22"/>
              </w:rPr>
            </w:pPr>
            <w:del w:id="3315" w:author="tao huang" w:date="2018-01-11T23:31:00Z">
              <w:r w:rsidRPr="000B121E" w:rsidDel="0047706C">
                <w:rPr>
                  <w:rFonts w:eastAsia="Times New Roman" w:cs="Times New Roman"/>
                  <w:color w:val="000000" w:themeColor="text1"/>
                  <w:sz w:val="22"/>
                </w:rPr>
                <w:delText>-0.001</w:delText>
              </w:r>
            </w:del>
          </w:p>
        </w:tc>
        <w:tc>
          <w:tcPr>
            <w:tcW w:w="998" w:type="dxa"/>
            <w:tcBorders>
              <w:right w:val="single" w:sz="4" w:space="0" w:color="auto"/>
            </w:tcBorders>
            <w:shd w:val="clear" w:color="auto" w:fill="auto"/>
            <w:noWrap/>
            <w:hideMark/>
          </w:tcPr>
          <w:p w14:paraId="5F71DCED" w14:textId="3304D3BE"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16" w:author="tao huang" w:date="2018-01-11T23:31:00Z"/>
                <w:rFonts w:eastAsia="Times New Roman" w:cs="Times New Roman"/>
                <w:color w:val="000000" w:themeColor="text1"/>
                <w:sz w:val="22"/>
              </w:rPr>
            </w:pPr>
            <w:del w:id="3317" w:author="tao huang" w:date="2018-01-11T23:31:00Z">
              <w:r w:rsidRPr="000B121E" w:rsidDel="0047706C">
                <w:rPr>
                  <w:rFonts w:eastAsia="Times New Roman" w:cs="Times New Roman"/>
                  <w:color w:val="000000" w:themeColor="text1"/>
                  <w:sz w:val="22"/>
                </w:rPr>
                <w:delText>0.170</w:delText>
              </w:r>
            </w:del>
          </w:p>
        </w:tc>
        <w:tc>
          <w:tcPr>
            <w:tcW w:w="986" w:type="dxa"/>
            <w:tcBorders>
              <w:left w:val="single" w:sz="4" w:space="0" w:color="auto"/>
            </w:tcBorders>
            <w:shd w:val="clear" w:color="auto" w:fill="auto"/>
            <w:noWrap/>
            <w:hideMark/>
          </w:tcPr>
          <w:p w14:paraId="2E355015" w14:textId="5B3BF690"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18" w:author="tao huang" w:date="2018-01-11T23:31:00Z"/>
                <w:rFonts w:eastAsia="Times New Roman" w:cs="Times New Roman"/>
                <w:color w:val="000000" w:themeColor="text1"/>
                <w:sz w:val="22"/>
              </w:rPr>
            </w:pPr>
            <w:del w:id="3319" w:author="tao huang" w:date="2018-01-11T23:31:00Z">
              <w:r w:rsidRPr="000B121E" w:rsidDel="0047706C">
                <w:rPr>
                  <w:rFonts w:eastAsia="Times New Roman" w:cs="Times New Roman"/>
                  <w:color w:val="000000" w:themeColor="text1"/>
                  <w:sz w:val="22"/>
                </w:rPr>
                <w:delText>-0.002</w:delText>
              </w:r>
            </w:del>
          </w:p>
        </w:tc>
        <w:tc>
          <w:tcPr>
            <w:tcW w:w="999" w:type="dxa"/>
            <w:tcBorders>
              <w:right w:val="single" w:sz="4" w:space="0" w:color="auto"/>
            </w:tcBorders>
            <w:shd w:val="clear" w:color="auto" w:fill="auto"/>
            <w:noWrap/>
            <w:hideMark/>
          </w:tcPr>
          <w:p w14:paraId="4E4E0341" w14:textId="266EEAA6"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20" w:author="tao huang" w:date="2018-01-11T23:31:00Z"/>
                <w:rFonts w:eastAsia="Times New Roman" w:cs="Times New Roman"/>
                <w:color w:val="000000" w:themeColor="text1"/>
                <w:sz w:val="22"/>
              </w:rPr>
            </w:pPr>
            <w:del w:id="3321" w:author="tao huang" w:date="2018-01-11T23:31:00Z">
              <w:r w:rsidRPr="000B121E" w:rsidDel="0047706C">
                <w:rPr>
                  <w:rFonts w:eastAsia="Times New Roman" w:cs="Times New Roman"/>
                  <w:color w:val="000000" w:themeColor="text1"/>
                  <w:sz w:val="22"/>
                </w:rPr>
                <w:delText>0.121</w:delText>
              </w:r>
            </w:del>
          </w:p>
        </w:tc>
        <w:tc>
          <w:tcPr>
            <w:tcW w:w="986" w:type="dxa"/>
            <w:tcBorders>
              <w:left w:val="single" w:sz="4" w:space="0" w:color="auto"/>
            </w:tcBorders>
            <w:shd w:val="clear" w:color="auto" w:fill="auto"/>
            <w:noWrap/>
            <w:hideMark/>
          </w:tcPr>
          <w:p w14:paraId="21DFB559" w14:textId="082CB135"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22" w:author="tao huang" w:date="2018-01-11T23:31:00Z"/>
                <w:rFonts w:eastAsia="Times New Roman" w:cs="Times New Roman"/>
                <w:color w:val="000000" w:themeColor="text1"/>
                <w:sz w:val="22"/>
              </w:rPr>
            </w:pPr>
            <w:del w:id="3323" w:author="tao huang" w:date="2018-01-11T23:31:00Z">
              <w:r w:rsidRPr="000B121E" w:rsidDel="0047706C">
                <w:rPr>
                  <w:rFonts w:eastAsia="Times New Roman" w:cs="Times New Roman"/>
                  <w:color w:val="000000" w:themeColor="text1"/>
                  <w:sz w:val="22"/>
                </w:rPr>
                <w:delText>0.000</w:delText>
              </w:r>
            </w:del>
          </w:p>
        </w:tc>
        <w:tc>
          <w:tcPr>
            <w:tcW w:w="1140" w:type="dxa"/>
            <w:tcBorders>
              <w:right w:val="single" w:sz="4" w:space="0" w:color="auto"/>
            </w:tcBorders>
            <w:shd w:val="clear" w:color="auto" w:fill="auto"/>
            <w:noWrap/>
            <w:hideMark/>
          </w:tcPr>
          <w:p w14:paraId="1E3CDDEB" w14:textId="3596FBFF"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24" w:author="tao huang" w:date="2018-01-11T23:31:00Z"/>
                <w:rFonts w:eastAsia="Times New Roman" w:cs="Times New Roman"/>
                <w:color w:val="000000" w:themeColor="text1"/>
                <w:sz w:val="22"/>
              </w:rPr>
            </w:pPr>
            <w:del w:id="3325" w:author="tao huang" w:date="2018-01-11T23:31:00Z">
              <w:r w:rsidRPr="000B121E" w:rsidDel="0047706C">
                <w:rPr>
                  <w:rFonts w:eastAsia="Times New Roman" w:cs="Times New Roman"/>
                  <w:color w:val="000000" w:themeColor="text1"/>
                  <w:sz w:val="22"/>
                </w:rPr>
                <w:delText>0.824</w:delText>
              </w:r>
            </w:del>
          </w:p>
        </w:tc>
        <w:tc>
          <w:tcPr>
            <w:tcW w:w="986" w:type="dxa"/>
            <w:tcBorders>
              <w:left w:val="single" w:sz="4" w:space="0" w:color="auto"/>
            </w:tcBorders>
            <w:shd w:val="clear" w:color="auto" w:fill="auto"/>
            <w:noWrap/>
            <w:hideMark/>
          </w:tcPr>
          <w:p w14:paraId="201A37E5" w14:textId="7C4E32E2"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26" w:author="tao huang" w:date="2018-01-11T23:31:00Z"/>
                <w:rFonts w:eastAsia="Times New Roman" w:cs="Times New Roman"/>
                <w:color w:val="000000" w:themeColor="text1"/>
                <w:sz w:val="22"/>
              </w:rPr>
            </w:pPr>
            <w:del w:id="3327" w:author="tao huang" w:date="2018-01-11T23:31:00Z">
              <w:r w:rsidRPr="000B121E" w:rsidDel="0047706C">
                <w:rPr>
                  <w:rFonts w:eastAsia="Times New Roman" w:cs="Times New Roman"/>
                  <w:color w:val="000000" w:themeColor="text1"/>
                  <w:sz w:val="22"/>
                </w:rPr>
                <w:delText>-0.001</w:delText>
              </w:r>
            </w:del>
          </w:p>
        </w:tc>
        <w:tc>
          <w:tcPr>
            <w:tcW w:w="999" w:type="dxa"/>
            <w:shd w:val="clear" w:color="auto" w:fill="auto"/>
            <w:noWrap/>
            <w:hideMark/>
          </w:tcPr>
          <w:p w14:paraId="28DF1686" w14:textId="5F0312B8"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28" w:author="tao huang" w:date="2018-01-11T23:31:00Z"/>
                <w:rFonts w:eastAsia="Times New Roman" w:cs="Times New Roman"/>
                <w:color w:val="000000" w:themeColor="text1"/>
                <w:sz w:val="22"/>
              </w:rPr>
            </w:pPr>
            <w:del w:id="3329" w:author="tao huang" w:date="2018-01-11T23:31:00Z">
              <w:r w:rsidRPr="000B121E" w:rsidDel="0047706C">
                <w:rPr>
                  <w:rFonts w:eastAsia="Times New Roman" w:cs="Times New Roman"/>
                  <w:color w:val="000000" w:themeColor="text1"/>
                  <w:sz w:val="22"/>
                </w:rPr>
                <w:delText>0.761</w:delText>
              </w:r>
            </w:del>
          </w:p>
        </w:tc>
      </w:tr>
      <w:tr w:rsidR="004617F2" w:rsidRPr="000B121E" w:rsidDel="0047706C" w14:paraId="57FB2CBD" w14:textId="385AA1CE" w:rsidTr="00B1292C">
        <w:trPr>
          <w:cnfStyle w:val="000000100000" w:firstRow="0" w:lastRow="0" w:firstColumn="0" w:lastColumn="0" w:oddVBand="0" w:evenVBand="0" w:oddHBand="1" w:evenHBand="0" w:firstRowFirstColumn="0" w:firstRowLastColumn="0" w:lastRowFirstColumn="0" w:lastRowLastColumn="0"/>
          <w:trHeight w:val="20"/>
          <w:jc w:val="center"/>
          <w:del w:id="3330"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925B1CB" w14:textId="44CAE6A9" w:rsidR="004617F2" w:rsidRPr="000B121E" w:rsidDel="0047706C" w:rsidRDefault="004617F2" w:rsidP="000B121E">
            <w:pPr>
              <w:shd w:val="clear" w:color="auto" w:fill="FFFFFF" w:themeFill="background1"/>
              <w:spacing w:after="0" w:line="240" w:lineRule="auto"/>
              <w:rPr>
                <w:del w:id="3331" w:author="tao huang" w:date="2018-01-11T23:31:00Z"/>
                <w:rFonts w:eastAsia="Times New Roman" w:cs="Times New Roman"/>
                <w:b w:val="0"/>
                <w:i/>
                <w:color w:val="000000" w:themeColor="text1"/>
                <w:sz w:val="22"/>
              </w:rPr>
            </w:pPr>
            <w:del w:id="3332" w:author="tao huang" w:date="2018-01-11T23:31:00Z">
              <w:r w:rsidRPr="000B121E" w:rsidDel="0047706C">
                <w:rPr>
                  <w:rFonts w:eastAsia="Times New Roman" w:cs="Times New Roman"/>
                  <w:b w:val="0"/>
                  <w:i/>
                  <w:color w:val="000000" w:themeColor="text1"/>
                  <w:sz w:val="22"/>
                </w:rPr>
                <w:delText>Randomness and growth</w:delText>
              </w:r>
            </w:del>
          </w:p>
        </w:tc>
        <w:tc>
          <w:tcPr>
            <w:tcW w:w="986" w:type="dxa"/>
            <w:shd w:val="clear" w:color="auto" w:fill="auto"/>
            <w:noWrap/>
            <w:hideMark/>
          </w:tcPr>
          <w:p w14:paraId="06225FCA" w14:textId="0AD30914"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33" w:author="tao huang" w:date="2018-01-11T23:31:00Z"/>
                <w:rFonts w:eastAsia="Times New Roman" w:cs="Times New Roman"/>
                <w:bCs/>
                <w:color w:val="000000" w:themeColor="text1"/>
                <w:sz w:val="22"/>
              </w:rPr>
            </w:pPr>
            <w:del w:id="3334" w:author="tao huang" w:date="2018-01-11T23:31:00Z">
              <w:r w:rsidRPr="000B121E" w:rsidDel="0047706C">
                <w:rPr>
                  <w:rFonts w:eastAsia="Times New Roman" w:cs="Times New Roman"/>
                  <w:bCs/>
                  <w:color w:val="000000" w:themeColor="text1"/>
                  <w:sz w:val="22"/>
                </w:rPr>
                <w:delText>0.004</w:delText>
              </w:r>
            </w:del>
          </w:p>
        </w:tc>
        <w:tc>
          <w:tcPr>
            <w:tcW w:w="998" w:type="dxa"/>
            <w:tcBorders>
              <w:right w:val="single" w:sz="4" w:space="0" w:color="auto"/>
            </w:tcBorders>
            <w:shd w:val="clear" w:color="auto" w:fill="auto"/>
            <w:noWrap/>
            <w:hideMark/>
          </w:tcPr>
          <w:p w14:paraId="6FC16DD8" w14:textId="5D0FEFF3"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35" w:author="tao huang" w:date="2018-01-11T23:31:00Z"/>
                <w:rFonts w:eastAsia="Times New Roman" w:cs="Times New Roman"/>
                <w:bCs/>
                <w:color w:val="000000" w:themeColor="text1"/>
                <w:sz w:val="22"/>
              </w:rPr>
            </w:pPr>
            <w:del w:id="3336" w:author="tao huang" w:date="2018-01-11T23:31:00Z">
              <w:r w:rsidRPr="000B121E" w:rsidDel="0047706C">
                <w:rPr>
                  <w:rFonts w:eastAsia="Times New Roman" w:cs="Times New Roman"/>
                  <w:bCs/>
                  <w:color w:val="000000" w:themeColor="text1"/>
                  <w:sz w:val="22"/>
                </w:rPr>
                <w:delText>0.000</w:delText>
              </w:r>
            </w:del>
          </w:p>
        </w:tc>
        <w:tc>
          <w:tcPr>
            <w:tcW w:w="986" w:type="dxa"/>
            <w:tcBorders>
              <w:left w:val="single" w:sz="4" w:space="0" w:color="auto"/>
            </w:tcBorders>
            <w:shd w:val="clear" w:color="auto" w:fill="auto"/>
            <w:noWrap/>
            <w:hideMark/>
          </w:tcPr>
          <w:p w14:paraId="6A9FF0C6" w14:textId="47751325"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37" w:author="tao huang" w:date="2018-01-11T23:31:00Z"/>
                <w:rFonts w:eastAsia="Times New Roman" w:cs="Times New Roman"/>
                <w:bCs/>
                <w:color w:val="000000" w:themeColor="text1"/>
                <w:sz w:val="22"/>
              </w:rPr>
            </w:pPr>
            <w:del w:id="3338" w:author="tao huang" w:date="2018-01-11T23:31:00Z">
              <w:r w:rsidRPr="000B121E" w:rsidDel="0047706C">
                <w:rPr>
                  <w:rFonts w:eastAsia="Times New Roman" w:cs="Times New Roman"/>
                  <w:bCs/>
                  <w:color w:val="000000" w:themeColor="text1"/>
                  <w:sz w:val="22"/>
                </w:rPr>
                <w:delText>0.004</w:delText>
              </w:r>
            </w:del>
          </w:p>
        </w:tc>
        <w:tc>
          <w:tcPr>
            <w:tcW w:w="999" w:type="dxa"/>
            <w:tcBorders>
              <w:right w:val="single" w:sz="4" w:space="0" w:color="auto"/>
            </w:tcBorders>
            <w:shd w:val="clear" w:color="auto" w:fill="auto"/>
            <w:noWrap/>
            <w:hideMark/>
          </w:tcPr>
          <w:p w14:paraId="14E4DF22" w14:textId="716C526C"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39" w:author="tao huang" w:date="2018-01-11T23:31:00Z"/>
                <w:rFonts w:eastAsia="Times New Roman" w:cs="Times New Roman"/>
                <w:bCs/>
                <w:color w:val="000000" w:themeColor="text1"/>
                <w:sz w:val="22"/>
              </w:rPr>
            </w:pPr>
            <w:del w:id="3340" w:author="tao huang" w:date="2018-01-11T23:31:00Z">
              <w:r w:rsidRPr="000B121E" w:rsidDel="0047706C">
                <w:rPr>
                  <w:rFonts w:eastAsia="Times New Roman" w:cs="Times New Roman"/>
                  <w:bCs/>
                  <w:color w:val="000000" w:themeColor="text1"/>
                  <w:sz w:val="22"/>
                </w:rPr>
                <w:delText>0.000</w:delText>
              </w:r>
            </w:del>
          </w:p>
        </w:tc>
        <w:tc>
          <w:tcPr>
            <w:tcW w:w="986" w:type="dxa"/>
            <w:tcBorders>
              <w:left w:val="single" w:sz="4" w:space="0" w:color="auto"/>
            </w:tcBorders>
            <w:shd w:val="clear" w:color="auto" w:fill="auto"/>
            <w:noWrap/>
            <w:hideMark/>
          </w:tcPr>
          <w:p w14:paraId="2B50D0DA" w14:textId="63A2ED39"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41" w:author="tao huang" w:date="2018-01-11T23:31:00Z"/>
                <w:rFonts w:eastAsia="Times New Roman" w:cs="Times New Roman"/>
                <w:bCs/>
                <w:color w:val="000000" w:themeColor="text1"/>
                <w:sz w:val="22"/>
              </w:rPr>
            </w:pPr>
            <w:del w:id="3342" w:author="tao huang" w:date="2018-01-11T23:31:00Z">
              <w:r w:rsidRPr="000B121E" w:rsidDel="0047706C">
                <w:rPr>
                  <w:rFonts w:eastAsia="Times New Roman" w:cs="Times New Roman"/>
                  <w:bCs/>
                  <w:color w:val="000000" w:themeColor="text1"/>
                  <w:sz w:val="22"/>
                </w:rPr>
                <w:delText>0.006</w:delText>
              </w:r>
            </w:del>
          </w:p>
        </w:tc>
        <w:tc>
          <w:tcPr>
            <w:tcW w:w="1140" w:type="dxa"/>
            <w:tcBorders>
              <w:right w:val="single" w:sz="4" w:space="0" w:color="auto"/>
            </w:tcBorders>
            <w:shd w:val="clear" w:color="auto" w:fill="auto"/>
            <w:noWrap/>
            <w:hideMark/>
          </w:tcPr>
          <w:p w14:paraId="56690932" w14:textId="7C738470"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43" w:author="tao huang" w:date="2018-01-11T23:31:00Z"/>
                <w:rFonts w:eastAsia="Times New Roman" w:cs="Times New Roman"/>
                <w:bCs/>
                <w:color w:val="000000" w:themeColor="text1"/>
                <w:sz w:val="22"/>
              </w:rPr>
            </w:pPr>
            <w:del w:id="3344" w:author="tao huang" w:date="2018-01-11T23:31:00Z">
              <w:r w:rsidRPr="000B121E" w:rsidDel="0047706C">
                <w:rPr>
                  <w:rFonts w:eastAsia="Times New Roman" w:cs="Times New Roman"/>
                  <w:bCs/>
                  <w:color w:val="000000" w:themeColor="text1"/>
                  <w:sz w:val="22"/>
                </w:rPr>
                <w:delText>0.008</w:delText>
              </w:r>
            </w:del>
          </w:p>
        </w:tc>
        <w:tc>
          <w:tcPr>
            <w:tcW w:w="986" w:type="dxa"/>
            <w:tcBorders>
              <w:left w:val="single" w:sz="4" w:space="0" w:color="auto"/>
            </w:tcBorders>
            <w:shd w:val="clear" w:color="auto" w:fill="auto"/>
            <w:noWrap/>
            <w:hideMark/>
          </w:tcPr>
          <w:p w14:paraId="1692A061" w14:textId="76ACA9A1"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45" w:author="tao huang" w:date="2018-01-11T23:31:00Z"/>
                <w:rFonts w:eastAsia="Times New Roman" w:cs="Times New Roman"/>
                <w:bCs/>
                <w:color w:val="000000" w:themeColor="text1"/>
                <w:sz w:val="22"/>
              </w:rPr>
            </w:pPr>
            <w:del w:id="3346" w:author="tao huang" w:date="2018-01-11T23:31:00Z">
              <w:r w:rsidRPr="000B121E" w:rsidDel="0047706C">
                <w:rPr>
                  <w:rFonts w:eastAsia="Times New Roman" w:cs="Times New Roman"/>
                  <w:bCs/>
                  <w:color w:val="000000" w:themeColor="text1"/>
                  <w:sz w:val="22"/>
                </w:rPr>
                <w:delText>0.007</w:delText>
              </w:r>
            </w:del>
          </w:p>
        </w:tc>
        <w:tc>
          <w:tcPr>
            <w:tcW w:w="999" w:type="dxa"/>
            <w:shd w:val="clear" w:color="auto" w:fill="auto"/>
            <w:noWrap/>
            <w:hideMark/>
          </w:tcPr>
          <w:p w14:paraId="121F5B38" w14:textId="58F489E3"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347" w:author="tao huang" w:date="2018-01-11T23:31:00Z"/>
                <w:rFonts w:eastAsia="Times New Roman" w:cs="Times New Roman"/>
                <w:bCs/>
                <w:color w:val="000000" w:themeColor="text1"/>
                <w:sz w:val="22"/>
              </w:rPr>
            </w:pPr>
            <w:del w:id="3348" w:author="tao huang" w:date="2018-01-11T23:31:00Z">
              <w:r w:rsidRPr="000B121E" w:rsidDel="0047706C">
                <w:rPr>
                  <w:rFonts w:eastAsia="Times New Roman" w:cs="Times New Roman"/>
                  <w:bCs/>
                  <w:color w:val="000000" w:themeColor="text1"/>
                  <w:sz w:val="22"/>
                </w:rPr>
                <w:delText>0.003</w:delText>
              </w:r>
            </w:del>
          </w:p>
        </w:tc>
      </w:tr>
      <w:tr w:rsidR="004617F2" w:rsidRPr="000B121E" w:rsidDel="0047706C" w14:paraId="245E735A" w14:textId="38620A72" w:rsidTr="00B1292C">
        <w:trPr>
          <w:trHeight w:val="20"/>
          <w:jc w:val="center"/>
          <w:del w:id="3349"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9F02DBE" w14:textId="07FE3B99" w:rsidR="004617F2" w:rsidRPr="000B121E" w:rsidDel="0047706C" w:rsidRDefault="004617F2" w:rsidP="000B121E">
            <w:pPr>
              <w:shd w:val="clear" w:color="auto" w:fill="FFFFFF" w:themeFill="background1"/>
              <w:spacing w:after="0" w:line="240" w:lineRule="auto"/>
              <w:rPr>
                <w:del w:id="3350" w:author="tao huang" w:date="2018-01-11T23:31:00Z"/>
                <w:rFonts w:eastAsia="Times New Roman" w:cs="Times New Roman"/>
                <w:b w:val="0"/>
                <w:i/>
                <w:color w:val="000000" w:themeColor="text1"/>
                <w:sz w:val="22"/>
              </w:rPr>
            </w:pPr>
            <w:del w:id="3351" w:author="tao huang" w:date="2018-01-11T23:31:00Z">
              <w:r w:rsidRPr="000B121E" w:rsidDel="0047706C">
                <w:rPr>
                  <w:rFonts w:eastAsia="Times New Roman" w:cs="Times New Roman"/>
                  <w:b w:val="0"/>
                  <w:i/>
                  <w:color w:val="000000" w:themeColor="text1"/>
                  <w:sz w:val="22"/>
                </w:rPr>
                <w:delText>Intercept</w:delText>
              </w:r>
            </w:del>
          </w:p>
        </w:tc>
        <w:tc>
          <w:tcPr>
            <w:tcW w:w="986" w:type="dxa"/>
            <w:shd w:val="clear" w:color="auto" w:fill="auto"/>
            <w:noWrap/>
            <w:hideMark/>
          </w:tcPr>
          <w:p w14:paraId="6E17BF1E" w14:textId="3F41154E"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52" w:author="tao huang" w:date="2018-01-11T23:31:00Z"/>
                <w:rFonts w:eastAsia="Times New Roman" w:cs="Times New Roman"/>
                <w:color w:val="000000" w:themeColor="text1"/>
                <w:sz w:val="22"/>
              </w:rPr>
            </w:pPr>
            <w:del w:id="3353" w:author="tao huang" w:date="2018-01-11T23:31:00Z">
              <w:r w:rsidRPr="000B121E" w:rsidDel="0047706C">
                <w:rPr>
                  <w:rFonts w:eastAsia="Times New Roman" w:cs="Times New Roman"/>
                  <w:color w:val="000000" w:themeColor="text1"/>
                  <w:sz w:val="22"/>
                </w:rPr>
                <w:delText>0.003</w:delText>
              </w:r>
            </w:del>
          </w:p>
        </w:tc>
        <w:tc>
          <w:tcPr>
            <w:tcW w:w="998" w:type="dxa"/>
            <w:tcBorders>
              <w:right w:val="single" w:sz="4" w:space="0" w:color="auto"/>
            </w:tcBorders>
            <w:shd w:val="clear" w:color="auto" w:fill="auto"/>
            <w:noWrap/>
            <w:hideMark/>
          </w:tcPr>
          <w:p w14:paraId="200BCDB9" w14:textId="3EDB1812"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54" w:author="tao huang" w:date="2018-01-11T23:31:00Z"/>
                <w:rFonts w:eastAsia="Times New Roman" w:cs="Times New Roman"/>
                <w:color w:val="000000" w:themeColor="text1"/>
                <w:sz w:val="22"/>
              </w:rPr>
            </w:pPr>
            <w:del w:id="3355" w:author="tao huang" w:date="2018-01-11T23:31:00Z">
              <w:r w:rsidRPr="000B121E" w:rsidDel="0047706C">
                <w:rPr>
                  <w:rFonts w:eastAsia="Times New Roman" w:cs="Times New Roman"/>
                  <w:color w:val="000000" w:themeColor="text1"/>
                  <w:sz w:val="22"/>
                </w:rPr>
                <w:delText>0.001</w:delText>
              </w:r>
            </w:del>
          </w:p>
        </w:tc>
        <w:tc>
          <w:tcPr>
            <w:tcW w:w="986" w:type="dxa"/>
            <w:tcBorders>
              <w:left w:val="single" w:sz="4" w:space="0" w:color="auto"/>
            </w:tcBorders>
            <w:shd w:val="clear" w:color="auto" w:fill="auto"/>
            <w:noWrap/>
            <w:hideMark/>
          </w:tcPr>
          <w:p w14:paraId="7FDFF45D" w14:textId="76372FFF"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56" w:author="tao huang" w:date="2018-01-11T23:31:00Z"/>
                <w:rFonts w:eastAsia="Times New Roman" w:cs="Times New Roman"/>
                <w:color w:val="000000" w:themeColor="text1"/>
                <w:sz w:val="22"/>
              </w:rPr>
            </w:pPr>
            <w:del w:id="3357" w:author="tao huang" w:date="2018-01-11T23:31:00Z">
              <w:r w:rsidRPr="000B121E" w:rsidDel="0047706C">
                <w:rPr>
                  <w:rFonts w:eastAsia="Times New Roman" w:cs="Times New Roman"/>
                  <w:color w:val="000000" w:themeColor="text1"/>
                  <w:sz w:val="22"/>
                </w:rPr>
                <w:delText>0.003</w:delText>
              </w:r>
            </w:del>
          </w:p>
        </w:tc>
        <w:tc>
          <w:tcPr>
            <w:tcW w:w="999" w:type="dxa"/>
            <w:tcBorders>
              <w:right w:val="single" w:sz="4" w:space="0" w:color="auto"/>
            </w:tcBorders>
            <w:shd w:val="clear" w:color="auto" w:fill="auto"/>
            <w:noWrap/>
            <w:hideMark/>
          </w:tcPr>
          <w:p w14:paraId="4DAEA2E6" w14:textId="3E393216"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58" w:author="tao huang" w:date="2018-01-11T23:31:00Z"/>
                <w:rFonts w:eastAsia="Times New Roman" w:cs="Times New Roman"/>
                <w:color w:val="000000" w:themeColor="text1"/>
                <w:sz w:val="22"/>
              </w:rPr>
            </w:pPr>
            <w:del w:id="3359" w:author="tao huang" w:date="2018-01-11T23:31:00Z">
              <w:r w:rsidRPr="000B121E" w:rsidDel="0047706C">
                <w:rPr>
                  <w:rFonts w:eastAsia="Times New Roman" w:cs="Times New Roman"/>
                  <w:color w:val="000000" w:themeColor="text1"/>
                  <w:sz w:val="22"/>
                </w:rPr>
                <w:delText>0.001</w:delText>
              </w:r>
            </w:del>
          </w:p>
        </w:tc>
        <w:tc>
          <w:tcPr>
            <w:tcW w:w="986" w:type="dxa"/>
            <w:tcBorders>
              <w:left w:val="single" w:sz="4" w:space="0" w:color="auto"/>
            </w:tcBorders>
            <w:shd w:val="clear" w:color="auto" w:fill="auto"/>
            <w:noWrap/>
            <w:hideMark/>
          </w:tcPr>
          <w:p w14:paraId="3FAC28FF" w14:textId="334357ED"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60" w:author="tao huang" w:date="2018-01-11T23:31:00Z"/>
                <w:rFonts w:eastAsia="Times New Roman" w:cs="Times New Roman"/>
                <w:color w:val="000000" w:themeColor="text1"/>
                <w:sz w:val="22"/>
              </w:rPr>
            </w:pPr>
            <w:del w:id="3361" w:author="tao huang" w:date="2018-01-11T23:31:00Z">
              <w:r w:rsidRPr="000B121E" w:rsidDel="0047706C">
                <w:rPr>
                  <w:rFonts w:eastAsia="Times New Roman" w:cs="Times New Roman"/>
                  <w:color w:val="000000" w:themeColor="text1"/>
                  <w:sz w:val="22"/>
                </w:rPr>
                <w:delText>-0.002</w:delText>
              </w:r>
            </w:del>
          </w:p>
        </w:tc>
        <w:tc>
          <w:tcPr>
            <w:tcW w:w="1140" w:type="dxa"/>
            <w:tcBorders>
              <w:right w:val="single" w:sz="4" w:space="0" w:color="auto"/>
            </w:tcBorders>
            <w:shd w:val="clear" w:color="auto" w:fill="auto"/>
            <w:noWrap/>
            <w:hideMark/>
          </w:tcPr>
          <w:p w14:paraId="4AAD9780" w14:textId="3990E216"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62" w:author="tao huang" w:date="2018-01-11T23:31:00Z"/>
                <w:rFonts w:eastAsia="Times New Roman" w:cs="Times New Roman"/>
                <w:color w:val="000000" w:themeColor="text1"/>
                <w:sz w:val="22"/>
              </w:rPr>
            </w:pPr>
            <w:del w:id="3363" w:author="tao huang" w:date="2018-01-11T23:31:00Z">
              <w:r w:rsidRPr="000B121E" w:rsidDel="0047706C">
                <w:rPr>
                  <w:rFonts w:eastAsia="Times New Roman" w:cs="Times New Roman"/>
                  <w:color w:val="000000" w:themeColor="text1"/>
                  <w:sz w:val="22"/>
                </w:rPr>
                <w:delText>0.234</w:delText>
              </w:r>
            </w:del>
          </w:p>
        </w:tc>
        <w:tc>
          <w:tcPr>
            <w:tcW w:w="986" w:type="dxa"/>
            <w:tcBorders>
              <w:left w:val="single" w:sz="4" w:space="0" w:color="auto"/>
            </w:tcBorders>
            <w:shd w:val="clear" w:color="auto" w:fill="auto"/>
            <w:noWrap/>
            <w:hideMark/>
          </w:tcPr>
          <w:p w14:paraId="0099F3AD" w14:textId="063E284F"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64" w:author="tao huang" w:date="2018-01-11T23:31:00Z"/>
                <w:rFonts w:eastAsia="Times New Roman" w:cs="Times New Roman"/>
                <w:color w:val="000000" w:themeColor="text1"/>
                <w:sz w:val="22"/>
              </w:rPr>
            </w:pPr>
            <w:del w:id="3365" w:author="tao huang" w:date="2018-01-11T23:31:00Z">
              <w:r w:rsidRPr="000B121E" w:rsidDel="0047706C">
                <w:rPr>
                  <w:rFonts w:eastAsia="Times New Roman" w:cs="Times New Roman"/>
                  <w:color w:val="000000" w:themeColor="text1"/>
                  <w:sz w:val="22"/>
                </w:rPr>
                <w:delText>-0.004</w:delText>
              </w:r>
            </w:del>
          </w:p>
        </w:tc>
        <w:tc>
          <w:tcPr>
            <w:tcW w:w="999" w:type="dxa"/>
            <w:shd w:val="clear" w:color="auto" w:fill="auto"/>
            <w:noWrap/>
            <w:hideMark/>
          </w:tcPr>
          <w:p w14:paraId="2D25F616" w14:textId="199D08A9"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66" w:author="tao huang" w:date="2018-01-11T23:31:00Z"/>
                <w:rFonts w:eastAsia="Times New Roman" w:cs="Times New Roman"/>
                <w:color w:val="000000" w:themeColor="text1"/>
                <w:sz w:val="22"/>
              </w:rPr>
            </w:pPr>
            <w:del w:id="3367" w:author="tao huang" w:date="2018-01-11T23:31:00Z">
              <w:r w:rsidRPr="000B121E" w:rsidDel="0047706C">
                <w:rPr>
                  <w:rFonts w:eastAsia="Times New Roman" w:cs="Times New Roman"/>
                  <w:color w:val="000000" w:themeColor="text1"/>
                  <w:sz w:val="22"/>
                </w:rPr>
                <w:delText>0.094</w:delText>
              </w:r>
            </w:del>
          </w:p>
        </w:tc>
      </w:tr>
      <w:tr w:rsidR="004617F2" w:rsidRPr="000B121E" w:rsidDel="0047706C" w14:paraId="6D7F8C50" w14:textId="00ACF4BB" w:rsidTr="00B1292C">
        <w:trPr>
          <w:cnfStyle w:val="000000100000" w:firstRow="0" w:lastRow="0" w:firstColumn="0" w:lastColumn="0" w:oddVBand="0" w:evenVBand="0" w:oddHBand="1" w:evenHBand="0" w:firstRowFirstColumn="0" w:firstRowLastColumn="0" w:lastRowFirstColumn="0" w:lastRowLastColumn="0"/>
          <w:trHeight w:val="20"/>
          <w:jc w:val="center"/>
          <w:del w:id="3368" w:author="tao huang" w:date="2018-01-11T23:31: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567BFC01" w14:textId="24378318" w:rsidR="004617F2" w:rsidRPr="000B121E" w:rsidDel="0047706C" w:rsidRDefault="004617F2" w:rsidP="000B121E">
            <w:pPr>
              <w:shd w:val="clear" w:color="auto" w:fill="FFFFFF" w:themeFill="background1"/>
              <w:spacing w:after="0" w:line="240" w:lineRule="auto"/>
              <w:jc w:val="center"/>
              <w:rPr>
                <w:del w:id="3369" w:author="tao huang" w:date="2018-01-11T23:31:00Z"/>
                <w:rFonts w:eastAsia="Times New Roman" w:cs="Times New Roman"/>
                <w:b w:val="0"/>
                <w:color w:val="000000" w:themeColor="text1"/>
                <w:sz w:val="22"/>
              </w:rPr>
            </w:pPr>
            <w:del w:id="3370" w:author="tao huang" w:date="2018-01-11T23:31:00Z">
              <w:r w:rsidRPr="000B121E" w:rsidDel="0047706C">
                <w:rPr>
                  <w:rFonts w:eastAsia="Times New Roman" w:cs="Times New Roman"/>
                  <w:b w:val="0"/>
                  <w:color w:val="000000" w:themeColor="text1"/>
                  <w:sz w:val="22"/>
                </w:rPr>
                <w:delText>Model with 5 factors and category dummy variables</w:delText>
              </w:r>
            </w:del>
          </w:p>
        </w:tc>
      </w:tr>
      <w:tr w:rsidR="004617F2" w:rsidRPr="000B121E" w:rsidDel="0047706C" w14:paraId="3049E9BF" w14:textId="0BC2CFA1" w:rsidTr="00B1292C">
        <w:trPr>
          <w:trHeight w:val="20"/>
          <w:jc w:val="center"/>
          <w:del w:id="3371"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5136C868" w14:textId="06356894" w:rsidR="004617F2" w:rsidRPr="000B121E" w:rsidDel="0047706C" w:rsidRDefault="004617F2" w:rsidP="000B121E">
            <w:pPr>
              <w:shd w:val="clear" w:color="auto" w:fill="FFFFFF" w:themeFill="background1"/>
              <w:spacing w:after="0" w:line="240" w:lineRule="auto"/>
              <w:jc w:val="center"/>
              <w:rPr>
                <w:del w:id="3372" w:author="tao huang" w:date="2018-01-11T23:31:00Z"/>
                <w:rFonts w:eastAsia="Times New Roman" w:cs="Times New Roman"/>
                <w:b w:val="0"/>
                <w:color w:val="000000" w:themeColor="text1"/>
                <w:sz w:val="22"/>
              </w:rPr>
            </w:pPr>
            <w:del w:id="3373" w:author="tao huang" w:date="2018-01-11T23:31:00Z">
              <w:r w:rsidRPr="000B121E" w:rsidDel="0047706C">
                <w:rPr>
                  <w:rFonts w:eastAsia="Times New Roman" w:cs="Times New Roman"/>
                  <w:b w:val="0"/>
                  <w:color w:val="000000" w:themeColor="text1"/>
                  <w:sz w:val="22"/>
                </w:rPr>
                <w:delText>Horizon = 8</w:delText>
              </w:r>
            </w:del>
          </w:p>
        </w:tc>
        <w:tc>
          <w:tcPr>
            <w:tcW w:w="1984" w:type="dxa"/>
            <w:gridSpan w:val="2"/>
            <w:tcBorders>
              <w:top w:val="single" w:sz="4" w:space="0" w:color="auto"/>
              <w:right w:val="single" w:sz="4" w:space="0" w:color="auto"/>
            </w:tcBorders>
            <w:shd w:val="clear" w:color="auto" w:fill="auto"/>
            <w:noWrap/>
            <w:hideMark/>
          </w:tcPr>
          <w:p w14:paraId="3DB314A0" w14:textId="49F9A38C"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74" w:author="tao huang" w:date="2018-01-11T23:31:00Z"/>
                <w:rFonts w:eastAsia="Times New Roman" w:cs="Times New Roman"/>
                <w:color w:val="000000" w:themeColor="text1"/>
                <w:sz w:val="22"/>
              </w:rPr>
            </w:pPr>
            <w:del w:id="3375" w:author="tao huang" w:date="2018-01-11T23:31:00Z">
              <w:r w:rsidRPr="000B121E" w:rsidDel="0047706C">
                <w:rPr>
                  <w:rFonts w:eastAsia="Times New Roman" w:cs="Times New Roman"/>
                  <w:color w:val="000000" w:themeColor="text1"/>
                  <w:sz w:val="22"/>
                </w:rPr>
                <w:delText>ADL-intra-EWC</w:delText>
              </w:r>
            </w:del>
          </w:p>
        </w:tc>
        <w:tc>
          <w:tcPr>
            <w:tcW w:w="1985" w:type="dxa"/>
            <w:gridSpan w:val="2"/>
            <w:tcBorders>
              <w:top w:val="single" w:sz="4" w:space="0" w:color="auto"/>
              <w:left w:val="single" w:sz="4" w:space="0" w:color="auto"/>
              <w:right w:val="single" w:sz="4" w:space="0" w:color="auto"/>
            </w:tcBorders>
            <w:shd w:val="clear" w:color="auto" w:fill="auto"/>
            <w:noWrap/>
            <w:hideMark/>
          </w:tcPr>
          <w:p w14:paraId="1A2B059C" w14:textId="09041686"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76" w:author="tao huang" w:date="2018-01-11T23:31:00Z"/>
                <w:rFonts w:eastAsia="Times New Roman" w:cs="Times New Roman"/>
                <w:color w:val="000000" w:themeColor="text1"/>
                <w:sz w:val="22"/>
              </w:rPr>
            </w:pPr>
            <w:del w:id="3377" w:author="tao huang" w:date="2018-01-11T23:31:00Z">
              <w:r w:rsidRPr="000B121E" w:rsidDel="0047706C">
                <w:rPr>
                  <w:rFonts w:eastAsia="Times New Roman" w:cs="Times New Roman"/>
                  <w:color w:val="000000" w:themeColor="text1"/>
                  <w:sz w:val="22"/>
                </w:rPr>
                <w:delText>ADL-own-EWC</w:delText>
              </w:r>
            </w:del>
          </w:p>
        </w:tc>
        <w:tc>
          <w:tcPr>
            <w:tcW w:w="2126" w:type="dxa"/>
            <w:gridSpan w:val="2"/>
            <w:tcBorders>
              <w:top w:val="single" w:sz="4" w:space="0" w:color="auto"/>
              <w:left w:val="single" w:sz="4" w:space="0" w:color="auto"/>
              <w:right w:val="single" w:sz="4" w:space="0" w:color="auto"/>
            </w:tcBorders>
            <w:shd w:val="clear" w:color="auto" w:fill="auto"/>
            <w:noWrap/>
            <w:hideMark/>
          </w:tcPr>
          <w:p w14:paraId="7F82F015" w14:textId="7CE0D30A"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78" w:author="tao huang" w:date="2018-01-11T23:31:00Z"/>
                <w:rFonts w:eastAsia="Times New Roman" w:cs="Times New Roman"/>
                <w:color w:val="000000" w:themeColor="text1"/>
                <w:sz w:val="22"/>
              </w:rPr>
            </w:pPr>
            <w:del w:id="3379" w:author="tao huang" w:date="2018-01-11T23:31:00Z">
              <w:r w:rsidRPr="000B121E" w:rsidDel="0047706C">
                <w:rPr>
                  <w:rFonts w:eastAsia="Times New Roman" w:cs="Times New Roman"/>
                  <w:color w:val="000000" w:themeColor="text1"/>
                  <w:sz w:val="22"/>
                </w:rPr>
                <w:delText>ADL-intra-IC</w:delText>
              </w:r>
            </w:del>
          </w:p>
        </w:tc>
        <w:tc>
          <w:tcPr>
            <w:tcW w:w="1985" w:type="dxa"/>
            <w:gridSpan w:val="2"/>
            <w:tcBorders>
              <w:top w:val="single" w:sz="4" w:space="0" w:color="auto"/>
              <w:left w:val="single" w:sz="4" w:space="0" w:color="auto"/>
            </w:tcBorders>
            <w:shd w:val="clear" w:color="auto" w:fill="auto"/>
            <w:noWrap/>
            <w:hideMark/>
          </w:tcPr>
          <w:p w14:paraId="5D416198" w14:textId="580D27F5"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380" w:author="tao huang" w:date="2018-01-11T23:31:00Z"/>
                <w:rFonts w:eastAsia="Times New Roman" w:cs="Times New Roman"/>
                <w:color w:val="000000" w:themeColor="text1"/>
                <w:sz w:val="22"/>
              </w:rPr>
            </w:pPr>
            <w:del w:id="3381" w:author="tao huang" w:date="2018-01-11T23:31:00Z">
              <w:r w:rsidRPr="000B121E" w:rsidDel="0047706C">
                <w:rPr>
                  <w:rFonts w:eastAsia="Times New Roman" w:cs="Times New Roman"/>
                  <w:color w:val="000000" w:themeColor="text1"/>
                  <w:sz w:val="22"/>
                </w:rPr>
                <w:delText>ADL-own-IC</w:delText>
              </w:r>
            </w:del>
          </w:p>
        </w:tc>
      </w:tr>
      <w:tr w:rsidR="004617F2" w:rsidRPr="000B121E" w:rsidDel="0047706C" w14:paraId="37260007" w14:textId="722234B2" w:rsidTr="00B1292C">
        <w:trPr>
          <w:cnfStyle w:val="000000100000" w:firstRow="0" w:lastRow="0" w:firstColumn="0" w:lastColumn="0" w:oddVBand="0" w:evenVBand="0" w:oddHBand="1" w:evenHBand="0" w:firstRowFirstColumn="0" w:firstRowLastColumn="0" w:lastRowFirstColumn="0" w:lastRowLastColumn="0"/>
          <w:trHeight w:val="20"/>
          <w:jc w:val="center"/>
          <w:del w:id="3382"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E9922F3" w14:textId="4BA3FD00" w:rsidR="004617F2" w:rsidRPr="000B121E" w:rsidDel="0047706C" w:rsidRDefault="004617F2" w:rsidP="000B121E">
            <w:pPr>
              <w:shd w:val="clear" w:color="auto" w:fill="FFFFFF" w:themeFill="background1"/>
              <w:spacing w:after="0" w:line="240" w:lineRule="auto"/>
              <w:jc w:val="center"/>
              <w:rPr>
                <w:del w:id="3383" w:author="tao huang" w:date="2018-01-11T23:31:00Z"/>
                <w:rFonts w:eastAsia="Times New Roman" w:cs="Times New Roman"/>
                <w:b w:val="0"/>
                <w:color w:val="000000" w:themeColor="text1"/>
                <w:sz w:val="22"/>
              </w:rPr>
            </w:pPr>
            <w:del w:id="3384" w:author="tao huang" w:date="2018-01-11T23:31:00Z">
              <w:r w:rsidRPr="000B121E" w:rsidDel="0047706C">
                <w:rPr>
                  <w:rFonts w:eastAsia="Times New Roman" w:cs="Times New Roman"/>
                  <w:b w:val="0"/>
                  <w:color w:val="000000" w:themeColor="text1"/>
                  <w:sz w:val="22"/>
                </w:rPr>
                <w:delText>Parameter/estimate and p-values</w:delText>
              </w:r>
            </w:del>
          </w:p>
        </w:tc>
        <w:tc>
          <w:tcPr>
            <w:tcW w:w="986" w:type="dxa"/>
            <w:shd w:val="clear" w:color="auto" w:fill="auto"/>
            <w:noWrap/>
            <w:hideMark/>
          </w:tcPr>
          <w:p w14:paraId="73DE8097" w14:textId="0D765C5A" w:rsidR="004617F2" w:rsidRPr="000B121E" w:rsidDel="0047706C"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del w:id="3385" w:author="tao huang" w:date="2018-01-11T23:31:00Z"/>
                <w:rFonts w:eastAsia="Times New Roman" w:cs="Times New Roman"/>
                <w:color w:val="000000" w:themeColor="text1"/>
                <w:sz w:val="22"/>
              </w:rPr>
            </w:pPr>
            <w:del w:id="3386" w:author="tao huang" w:date="2018-01-11T23:31:00Z">
              <w:r w:rsidRPr="000B121E" w:rsidDel="0047706C">
                <w:rPr>
                  <w:rFonts w:eastAsia="Times New Roman" w:cs="Times New Roman"/>
                  <w:color w:val="000000" w:themeColor="text1"/>
                  <w:sz w:val="22"/>
                </w:rPr>
                <w:delText>Estimate</w:delText>
              </w:r>
            </w:del>
          </w:p>
        </w:tc>
        <w:tc>
          <w:tcPr>
            <w:tcW w:w="998" w:type="dxa"/>
            <w:tcBorders>
              <w:right w:val="single" w:sz="4" w:space="0" w:color="auto"/>
            </w:tcBorders>
            <w:shd w:val="clear" w:color="auto" w:fill="auto"/>
            <w:noWrap/>
            <w:hideMark/>
          </w:tcPr>
          <w:p w14:paraId="39F82986" w14:textId="10C1AB76" w:rsidR="004617F2" w:rsidRPr="000B121E" w:rsidDel="0047706C"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del w:id="3387" w:author="tao huang" w:date="2018-01-11T23:31:00Z"/>
                <w:rFonts w:eastAsia="Times New Roman" w:cs="Times New Roman"/>
                <w:color w:val="000000" w:themeColor="text1"/>
                <w:sz w:val="22"/>
              </w:rPr>
            </w:pPr>
            <w:del w:id="3388" w:author="tao huang" w:date="2018-01-11T23:31:00Z">
              <w:r w:rsidRPr="000B121E" w:rsidDel="0047706C">
                <w:rPr>
                  <w:rFonts w:eastAsia="Times New Roman" w:cs="Times New Roman"/>
                  <w:color w:val="000000" w:themeColor="text1"/>
                  <w:sz w:val="22"/>
                </w:rPr>
                <w:delText>P-value</w:delText>
              </w:r>
            </w:del>
          </w:p>
        </w:tc>
        <w:tc>
          <w:tcPr>
            <w:tcW w:w="986" w:type="dxa"/>
            <w:tcBorders>
              <w:left w:val="single" w:sz="4" w:space="0" w:color="auto"/>
            </w:tcBorders>
            <w:shd w:val="clear" w:color="auto" w:fill="auto"/>
            <w:noWrap/>
            <w:hideMark/>
          </w:tcPr>
          <w:p w14:paraId="005DDF83" w14:textId="70DB7B45" w:rsidR="004617F2" w:rsidRPr="000B121E" w:rsidDel="0047706C"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del w:id="3389" w:author="tao huang" w:date="2018-01-11T23:31:00Z"/>
                <w:rFonts w:eastAsia="Times New Roman" w:cs="Times New Roman"/>
                <w:color w:val="000000" w:themeColor="text1"/>
                <w:sz w:val="22"/>
              </w:rPr>
            </w:pPr>
            <w:del w:id="3390" w:author="tao huang" w:date="2018-01-11T23:31:00Z">
              <w:r w:rsidRPr="000B121E" w:rsidDel="0047706C">
                <w:rPr>
                  <w:rFonts w:eastAsia="Times New Roman" w:cs="Times New Roman"/>
                  <w:color w:val="000000" w:themeColor="text1"/>
                  <w:sz w:val="22"/>
                </w:rPr>
                <w:delText>Estimate</w:delText>
              </w:r>
            </w:del>
          </w:p>
        </w:tc>
        <w:tc>
          <w:tcPr>
            <w:tcW w:w="999" w:type="dxa"/>
            <w:tcBorders>
              <w:right w:val="single" w:sz="4" w:space="0" w:color="auto"/>
            </w:tcBorders>
            <w:shd w:val="clear" w:color="auto" w:fill="auto"/>
            <w:noWrap/>
            <w:hideMark/>
          </w:tcPr>
          <w:p w14:paraId="2C54524C" w14:textId="2F15091E" w:rsidR="004617F2" w:rsidRPr="000B121E" w:rsidDel="0047706C"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del w:id="3391" w:author="tao huang" w:date="2018-01-11T23:31:00Z"/>
                <w:rFonts w:eastAsia="Times New Roman" w:cs="Times New Roman"/>
                <w:color w:val="000000" w:themeColor="text1"/>
                <w:sz w:val="22"/>
              </w:rPr>
            </w:pPr>
            <w:del w:id="3392" w:author="tao huang" w:date="2018-01-11T23:31:00Z">
              <w:r w:rsidRPr="000B121E" w:rsidDel="0047706C">
                <w:rPr>
                  <w:rFonts w:eastAsia="Times New Roman" w:cs="Times New Roman"/>
                  <w:color w:val="000000" w:themeColor="text1"/>
                  <w:sz w:val="22"/>
                </w:rPr>
                <w:delText>P-value</w:delText>
              </w:r>
            </w:del>
          </w:p>
        </w:tc>
        <w:tc>
          <w:tcPr>
            <w:tcW w:w="986" w:type="dxa"/>
            <w:tcBorders>
              <w:left w:val="single" w:sz="4" w:space="0" w:color="auto"/>
            </w:tcBorders>
            <w:shd w:val="clear" w:color="auto" w:fill="auto"/>
            <w:noWrap/>
            <w:hideMark/>
          </w:tcPr>
          <w:p w14:paraId="39E5FFCF" w14:textId="550B91E6" w:rsidR="004617F2" w:rsidRPr="000B121E" w:rsidDel="0047706C"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del w:id="3393" w:author="tao huang" w:date="2018-01-11T23:31:00Z"/>
                <w:rFonts w:eastAsia="Times New Roman" w:cs="Times New Roman"/>
                <w:color w:val="000000" w:themeColor="text1"/>
                <w:sz w:val="22"/>
              </w:rPr>
            </w:pPr>
            <w:del w:id="3394" w:author="tao huang" w:date="2018-01-11T23:31:00Z">
              <w:r w:rsidRPr="000B121E" w:rsidDel="0047706C">
                <w:rPr>
                  <w:rFonts w:eastAsia="Times New Roman" w:cs="Times New Roman"/>
                  <w:color w:val="000000" w:themeColor="text1"/>
                  <w:sz w:val="22"/>
                </w:rPr>
                <w:delText>Estimate</w:delText>
              </w:r>
            </w:del>
          </w:p>
        </w:tc>
        <w:tc>
          <w:tcPr>
            <w:tcW w:w="1140" w:type="dxa"/>
            <w:tcBorders>
              <w:right w:val="single" w:sz="4" w:space="0" w:color="auto"/>
            </w:tcBorders>
            <w:shd w:val="clear" w:color="auto" w:fill="auto"/>
            <w:noWrap/>
            <w:hideMark/>
          </w:tcPr>
          <w:p w14:paraId="47937407" w14:textId="37E901C4" w:rsidR="004617F2" w:rsidRPr="000B121E" w:rsidDel="0047706C"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del w:id="3395" w:author="tao huang" w:date="2018-01-11T23:31:00Z"/>
                <w:rFonts w:eastAsia="Times New Roman" w:cs="Times New Roman"/>
                <w:color w:val="000000" w:themeColor="text1"/>
                <w:sz w:val="22"/>
              </w:rPr>
            </w:pPr>
            <w:del w:id="3396" w:author="tao huang" w:date="2018-01-11T23:31:00Z">
              <w:r w:rsidRPr="000B121E" w:rsidDel="0047706C">
                <w:rPr>
                  <w:rFonts w:eastAsia="Times New Roman" w:cs="Times New Roman"/>
                  <w:color w:val="000000" w:themeColor="text1"/>
                  <w:sz w:val="22"/>
                </w:rPr>
                <w:delText>P-value</w:delText>
              </w:r>
            </w:del>
          </w:p>
        </w:tc>
        <w:tc>
          <w:tcPr>
            <w:tcW w:w="986" w:type="dxa"/>
            <w:tcBorders>
              <w:left w:val="single" w:sz="4" w:space="0" w:color="auto"/>
            </w:tcBorders>
            <w:shd w:val="clear" w:color="auto" w:fill="auto"/>
            <w:noWrap/>
            <w:hideMark/>
          </w:tcPr>
          <w:p w14:paraId="7ED7037C" w14:textId="00F5948C" w:rsidR="004617F2" w:rsidRPr="000B121E" w:rsidDel="0047706C"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del w:id="3397" w:author="tao huang" w:date="2018-01-11T23:31:00Z"/>
                <w:rFonts w:eastAsia="Times New Roman" w:cs="Times New Roman"/>
                <w:color w:val="000000" w:themeColor="text1"/>
                <w:sz w:val="22"/>
              </w:rPr>
            </w:pPr>
            <w:del w:id="3398" w:author="tao huang" w:date="2018-01-11T23:31:00Z">
              <w:r w:rsidRPr="000B121E" w:rsidDel="0047706C">
                <w:rPr>
                  <w:rFonts w:eastAsia="Times New Roman" w:cs="Times New Roman"/>
                  <w:color w:val="000000" w:themeColor="text1"/>
                  <w:sz w:val="22"/>
                </w:rPr>
                <w:delText>Estimate</w:delText>
              </w:r>
            </w:del>
          </w:p>
        </w:tc>
        <w:tc>
          <w:tcPr>
            <w:tcW w:w="999" w:type="dxa"/>
            <w:shd w:val="clear" w:color="auto" w:fill="auto"/>
            <w:noWrap/>
            <w:hideMark/>
          </w:tcPr>
          <w:p w14:paraId="19ADAF2D" w14:textId="68507841" w:rsidR="004617F2" w:rsidRPr="000B121E" w:rsidDel="0047706C"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del w:id="3399" w:author="tao huang" w:date="2018-01-11T23:31:00Z"/>
                <w:rFonts w:eastAsia="Times New Roman" w:cs="Times New Roman"/>
                <w:color w:val="000000" w:themeColor="text1"/>
                <w:sz w:val="22"/>
              </w:rPr>
            </w:pPr>
            <w:del w:id="3400" w:author="tao huang" w:date="2018-01-11T23:31:00Z">
              <w:r w:rsidRPr="000B121E" w:rsidDel="0047706C">
                <w:rPr>
                  <w:rFonts w:eastAsia="Times New Roman" w:cs="Times New Roman"/>
                  <w:color w:val="000000" w:themeColor="text1"/>
                  <w:sz w:val="22"/>
                </w:rPr>
                <w:delText>P-value</w:delText>
              </w:r>
            </w:del>
          </w:p>
        </w:tc>
      </w:tr>
      <w:tr w:rsidR="004617F2" w:rsidRPr="000B121E" w:rsidDel="0047706C" w14:paraId="77414DFC" w14:textId="775B2E3F" w:rsidTr="00B1292C">
        <w:trPr>
          <w:trHeight w:val="20"/>
          <w:jc w:val="center"/>
          <w:del w:id="3401"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7DBEC9A" w14:textId="254C893A" w:rsidR="004617F2" w:rsidRPr="000B121E" w:rsidDel="0047706C" w:rsidRDefault="004617F2" w:rsidP="000B121E">
            <w:pPr>
              <w:shd w:val="clear" w:color="auto" w:fill="FFFFFF" w:themeFill="background1"/>
              <w:spacing w:after="0" w:line="240" w:lineRule="auto"/>
              <w:rPr>
                <w:del w:id="3402" w:author="tao huang" w:date="2018-01-11T23:31:00Z"/>
                <w:rFonts w:eastAsia="Times New Roman" w:cs="Times New Roman"/>
                <w:b w:val="0"/>
                <w:i/>
                <w:color w:val="000000" w:themeColor="text1"/>
                <w:sz w:val="22"/>
              </w:rPr>
            </w:pPr>
            <w:del w:id="3403" w:author="tao huang" w:date="2018-01-11T23:31:00Z">
              <w:r w:rsidRPr="000B121E" w:rsidDel="0047706C">
                <w:rPr>
                  <w:rFonts w:eastAsia="Times New Roman" w:cs="Times New Roman"/>
                  <w:b w:val="0"/>
                  <w:i/>
                  <w:color w:val="000000" w:themeColor="text1"/>
                  <w:sz w:val="22"/>
                </w:rPr>
                <w:delText>Outliers and general variations</w:delText>
              </w:r>
            </w:del>
          </w:p>
        </w:tc>
        <w:tc>
          <w:tcPr>
            <w:tcW w:w="986" w:type="dxa"/>
            <w:shd w:val="clear" w:color="auto" w:fill="auto"/>
            <w:noWrap/>
            <w:hideMark/>
          </w:tcPr>
          <w:p w14:paraId="5B10A48A" w14:textId="04393397"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04" w:author="tao huang" w:date="2018-01-11T23:31:00Z"/>
                <w:rFonts w:eastAsia="Times New Roman" w:cs="Times New Roman"/>
                <w:color w:val="000000" w:themeColor="text1"/>
                <w:sz w:val="22"/>
              </w:rPr>
            </w:pPr>
            <w:del w:id="3405" w:author="tao huang" w:date="2018-01-11T23:31:00Z">
              <w:r w:rsidRPr="000B121E" w:rsidDel="0047706C">
                <w:rPr>
                  <w:rFonts w:eastAsia="Times New Roman" w:cs="Times New Roman"/>
                  <w:color w:val="000000" w:themeColor="text1"/>
                  <w:sz w:val="22"/>
                </w:rPr>
                <w:delText>0.002</w:delText>
              </w:r>
            </w:del>
          </w:p>
        </w:tc>
        <w:tc>
          <w:tcPr>
            <w:tcW w:w="998" w:type="dxa"/>
            <w:tcBorders>
              <w:right w:val="single" w:sz="4" w:space="0" w:color="auto"/>
            </w:tcBorders>
            <w:shd w:val="clear" w:color="auto" w:fill="auto"/>
            <w:noWrap/>
            <w:hideMark/>
          </w:tcPr>
          <w:p w14:paraId="28851EBF" w14:textId="217CE034"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06" w:author="tao huang" w:date="2018-01-11T23:31:00Z"/>
                <w:rFonts w:eastAsia="Times New Roman" w:cs="Times New Roman"/>
                <w:color w:val="000000" w:themeColor="text1"/>
                <w:sz w:val="22"/>
              </w:rPr>
            </w:pPr>
            <w:del w:id="3407" w:author="tao huang" w:date="2018-01-11T23:31:00Z">
              <w:r w:rsidRPr="000B121E" w:rsidDel="0047706C">
                <w:rPr>
                  <w:rFonts w:eastAsia="Times New Roman" w:cs="Times New Roman"/>
                  <w:color w:val="000000" w:themeColor="text1"/>
                  <w:sz w:val="22"/>
                </w:rPr>
                <w:delText>0.085</w:delText>
              </w:r>
            </w:del>
          </w:p>
        </w:tc>
        <w:tc>
          <w:tcPr>
            <w:tcW w:w="986" w:type="dxa"/>
            <w:tcBorders>
              <w:left w:val="single" w:sz="4" w:space="0" w:color="auto"/>
            </w:tcBorders>
            <w:shd w:val="clear" w:color="auto" w:fill="auto"/>
            <w:noWrap/>
            <w:hideMark/>
          </w:tcPr>
          <w:p w14:paraId="15F94C59" w14:textId="4EB1F525"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08" w:author="tao huang" w:date="2018-01-11T23:31:00Z"/>
                <w:rFonts w:eastAsia="Times New Roman" w:cs="Times New Roman"/>
                <w:bCs/>
                <w:color w:val="000000" w:themeColor="text1"/>
                <w:sz w:val="22"/>
              </w:rPr>
            </w:pPr>
            <w:del w:id="3409" w:author="tao huang" w:date="2018-01-11T23:31:00Z">
              <w:r w:rsidRPr="000B121E" w:rsidDel="0047706C">
                <w:rPr>
                  <w:rFonts w:eastAsia="Times New Roman" w:cs="Times New Roman"/>
                  <w:bCs/>
                  <w:color w:val="000000" w:themeColor="text1"/>
                  <w:sz w:val="22"/>
                </w:rPr>
                <w:delText>0.004</w:delText>
              </w:r>
            </w:del>
          </w:p>
        </w:tc>
        <w:tc>
          <w:tcPr>
            <w:tcW w:w="999" w:type="dxa"/>
            <w:tcBorders>
              <w:right w:val="single" w:sz="4" w:space="0" w:color="auto"/>
            </w:tcBorders>
            <w:shd w:val="clear" w:color="auto" w:fill="auto"/>
            <w:noWrap/>
            <w:hideMark/>
          </w:tcPr>
          <w:p w14:paraId="17F2A656" w14:textId="1C166682"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10" w:author="tao huang" w:date="2018-01-11T23:31:00Z"/>
                <w:rFonts w:eastAsia="Times New Roman" w:cs="Times New Roman"/>
                <w:bCs/>
                <w:color w:val="000000" w:themeColor="text1"/>
                <w:sz w:val="22"/>
              </w:rPr>
            </w:pPr>
            <w:del w:id="3411" w:author="tao huang" w:date="2018-01-11T23:31:00Z">
              <w:r w:rsidRPr="000B121E" w:rsidDel="0047706C">
                <w:rPr>
                  <w:rFonts w:eastAsia="Times New Roman" w:cs="Times New Roman"/>
                  <w:bCs/>
                  <w:color w:val="000000" w:themeColor="text1"/>
                  <w:sz w:val="22"/>
                </w:rPr>
                <w:delText>0.013</w:delText>
              </w:r>
            </w:del>
          </w:p>
        </w:tc>
        <w:tc>
          <w:tcPr>
            <w:tcW w:w="986" w:type="dxa"/>
            <w:tcBorders>
              <w:left w:val="single" w:sz="4" w:space="0" w:color="auto"/>
            </w:tcBorders>
            <w:shd w:val="clear" w:color="auto" w:fill="auto"/>
            <w:noWrap/>
            <w:hideMark/>
          </w:tcPr>
          <w:p w14:paraId="52E3E6F7" w14:textId="22674971"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12" w:author="tao huang" w:date="2018-01-11T23:31:00Z"/>
                <w:rFonts w:eastAsia="Times New Roman" w:cs="Times New Roman"/>
                <w:color w:val="000000" w:themeColor="text1"/>
                <w:sz w:val="22"/>
              </w:rPr>
            </w:pPr>
            <w:del w:id="3413" w:author="tao huang" w:date="2018-01-11T23:31:00Z">
              <w:r w:rsidRPr="000B121E" w:rsidDel="0047706C">
                <w:rPr>
                  <w:rFonts w:eastAsia="Times New Roman" w:cs="Times New Roman"/>
                  <w:color w:val="000000" w:themeColor="text1"/>
                  <w:sz w:val="22"/>
                </w:rPr>
                <w:delText>-0.005</w:delText>
              </w:r>
            </w:del>
          </w:p>
        </w:tc>
        <w:tc>
          <w:tcPr>
            <w:tcW w:w="1140" w:type="dxa"/>
            <w:tcBorders>
              <w:right w:val="single" w:sz="4" w:space="0" w:color="auto"/>
            </w:tcBorders>
            <w:shd w:val="clear" w:color="auto" w:fill="auto"/>
            <w:noWrap/>
            <w:hideMark/>
          </w:tcPr>
          <w:p w14:paraId="0C2074A4" w14:textId="6F794113"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14" w:author="tao huang" w:date="2018-01-11T23:31:00Z"/>
                <w:rFonts w:eastAsia="Times New Roman" w:cs="Times New Roman"/>
                <w:color w:val="000000" w:themeColor="text1"/>
                <w:sz w:val="22"/>
              </w:rPr>
            </w:pPr>
            <w:del w:id="3415" w:author="tao huang" w:date="2018-01-11T23:31:00Z">
              <w:r w:rsidRPr="000B121E" w:rsidDel="0047706C">
                <w:rPr>
                  <w:rFonts w:eastAsia="Times New Roman" w:cs="Times New Roman"/>
                  <w:color w:val="000000" w:themeColor="text1"/>
                  <w:sz w:val="22"/>
                </w:rPr>
                <w:delText>0.155</w:delText>
              </w:r>
            </w:del>
          </w:p>
        </w:tc>
        <w:tc>
          <w:tcPr>
            <w:tcW w:w="986" w:type="dxa"/>
            <w:tcBorders>
              <w:left w:val="single" w:sz="4" w:space="0" w:color="auto"/>
            </w:tcBorders>
            <w:shd w:val="clear" w:color="auto" w:fill="auto"/>
            <w:noWrap/>
            <w:hideMark/>
          </w:tcPr>
          <w:p w14:paraId="54276210" w14:textId="19C26B9E"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16" w:author="tao huang" w:date="2018-01-11T23:31:00Z"/>
                <w:rFonts w:eastAsia="Times New Roman" w:cs="Times New Roman"/>
                <w:color w:val="000000" w:themeColor="text1"/>
                <w:sz w:val="22"/>
              </w:rPr>
            </w:pPr>
            <w:del w:id="3417" w:author="tao huang" w:date="2018-01-11T23:31:00Z">
              <w:r w:rsidRPr="000B121E" w:rsidDel="0047706C">
                <w:rPr>
                  <w:rFonts w:eastAsia="Times New Roman" w:cs="Times New Roman"/>
                  <w:color w:val="000000" w:themeColor="text1"/>
                  <w:sz w:val="22"/>
                </w:rPr>
                <w:delText>-0.007</w:delText>
              </w:r>
            </w:del>
          </w:p>
        </w:tc>
        <w:tc>
          <w:tcPr>
            <w:tcW w:w="999" w:type="dxa"/>
            <w:shd w:val="clear" w:color="auto" w:fill="auto"/>
            <w:noWrap/>
            <w:hideMark/>
          </w:tcPr>
          <w:p w14:paraId="05E9D948" w14:textId="52A74DA9"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18" w:author="tao huang" w:date="2018-01-11T23:31:00Z"/>
                <w:rFonts w:eastAsia="Times New Roman" w:cs="Times New Roman"/>
                <w:color w:val="000000" w:themeColor="text1"/>
                <w:sz w:val="22"/>
              </w:rPr>
            </w:pPr>
            <w:del w:id="3419" w:author="tao huang" w:date="2018-01-11T23:31:00Z">
              <w:r w:rsidRPr="000B121E" w:rsidDel="0047706C">
                <w:rPr>
                  <w:rFonts w:eastAsia="Times New Roman" w:cs="Times New Roman"/>
                  <w:color w:val="000000" w:themeColor="text1"/>
                  <w:sz w:val="22"/>
                </w:rPr>
                <w:delText>0.075</w:delText>
              </w:r>
            </w:del>
          </w:p>
        </w:tc>
      </w:tr>
      <w:tr w:rsidR="004617F2" w:rsidRPr="000B121E" w:rsidDel="0047706C" w14:paraId="46D8550E" w14:textId="461456AA" w:rsidTr="00B1292C">
        <w:trPr>
          <w:cnfStyle w:val="000000100000" w:firstRow="0" w:lastRow="0" w:firstColumn="0" w:lastColumn="0" w:oddVBand="0" w:evenVBand="0" w:oddHBand="1" w:evenHBand="0" w:firstRowFirstColumn="0" w:firstRowLastColumn="0" w:lastRowFirstColumn="0" w:lastRowLastColumn="0"/>
          <w:trHeight w:val="20"/>
          <w:jc w:val="center"/>
          <w:del w:id="3420"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F59AA8B" w14:textId="000A2FA3" w:rsidR="004617F2" w:rsidRPr="000B121E" w:rsidDel="0047706C" w:rsidRDefault="004617F2" w:rsidP="000B121E">
            <w:pPr>
              <w:shd w:val="clear" w:color="auto" w:fill="FFFFFF" w:themeFill="background1"/>
              <w:spacing w:after="0" w:line="240" w:lineRule="auto"/>
              <w:rPr>
                <w:del w:id="3421" w:author="tao huang" w:date="2018-01-11T23:31:00Z"/>
                <w:rFonts w:eastAsia="Times New Roman" w:cs="Times New Roman"/>
                <w:b w:val="0"/>
                <w:i/>
                <w:color w:val="000000" w:themeColor="text1"/>
                <w:sz w:val="22"/>
              </w:rPr>
            </w:pPr>
            <w:del w:id="3422" w:author="tao huang" w:date="2018-01-11T23:31:00Z">
              <w:r w:rsidRPr="000B121E" w:rsidDel="0047706C">
                <w:rPr>
                  <w:rFonts w:eastAsia="Times New Roman" w:cs="Times New Roman"/>
                  <w:b w:val="0"/>
                  <w:i/>
                  <w:color w:val="000000" w:themeColor="text1"/>
                  <w:sz w:val="22"/>
                </w:rPr>
                <w:delText>Sales level and variation</w:delText>
              </w:r>
            </w:del>
          </w:p>
        </w:tc>
        <w:tc>
          <w:tcPr>
            <w:tcW w:w="986" w:type="dxa"/>
            <w:shd w:val="clear" w:color="auto" w:fill="auto"/>
            <w:noWrap/>
            <w:hideMark/>
          </w:tcPr>
          <w:p w14:paraId="4DF062D9" w14:textId="21D2205C"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23" w:author="tao huang" w:date="2018-01-11T23:31:00Z"/>
                <w:rFonts w:eastAsia="Times New Roman" w:cs="Times New Roman"/>
                <w:color w:val="000000" w:themeColor="text1"/>
                <w:sz w:val="22"/>
              </w:rPr>
            </w:pPr>
            <w:del w:id="3424" w:author="tao huang" w:date="2018-01-11T23:31:00Z">
              <w:r w:rsidRPr="000B121E" w:rsidDel="0047706C">
                <w:rPr>
                  <w:rFonts w:eastAsia="Times New Roman" w:cs="Times New Roman"/>
                  <w:color w:val="000000" w:themeColor="text1"/>
                  <w:sz w:val="22"/>
                </w:rPr>
                <w:delText>0.001</w:delText>
              </w:r>
            </w:del>
          </w:p>
        </w:tc>
        <w:tc>
          <w:tcPr>
            <w:tcW w:w="998" w:type="dxa"/>
            <w:tcBorders>
              <w:right w:val="single" w:sz="4" w:space="0" w:color="auto"/>
            </w:tcBorders>
            <w:shd w:val="clear" w:color="auto" w:fill="auto"/>
            <w:noWrap/>
            <w:hideMark/>
          </w:tcPr>
          <w:p w14:paraId="1A0CFC32" w14:textId="15304058"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25" w:author="tao huang" w:date="2018-01-11T23:31:00Z"/>
                <w:rFonts w:eastAsia="Times New Roman" w:cs="Times New Roman"/>
                <w:color w:val="000000" w:themeColor="text1"/>
                <w:sz w:val="22"/>
              </w:rPr>
            </w:pPr>
            <w:del w:id="3426" w:author="tao huang" w:date="2018-01-11T23:31:00Z">
              <w:r w:rsidRPr="000B121E" w:rsidDel="0047706C">
                <w:rPr>
                  <w:rFonts w:eastAsia="Times New Roman" w:cs="Times New Roman"/>
                  <w:color w:val="000000" w:themeColor="text1"/>
                  <w:sz w:val="22"/>
                </w:rPr>
                <w:delText>0.150</w:delText>
              </w:r>
            </w:del>
          </w:p>
        </w:tc>
        <w:tc>
          <w:tcPr>
            <w:tcW w:w="986" w:type="dxa"/>
            <w:tcBorders>
              <w:left w:val="single" w:sz="4" w:space="0" w:color="auto"/>
            </w:tcBorders>
            <w:shd w:val="clear" w:color="auto" w:fill="auto"/>
            <w:noWrap/>
            <w:hideMark/>
          </w:tcPr>
          <w:p w14:paraId="7F33CA13" w14:textId="772125B0"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27" w:author="tao huang" w:date="2018-01-11T23:31:00Z"/>
                <w:rFonts w:eastAsia="Times New Roman" w:cs="Times New Roman"/>
                <w:color w:val="000000" w:themeColor="text1"/>
                <w:sz w:val="22"/>
              </w:rPr>
            </w:pPr>
            <w:del w:id="3428" w:author="tao huang" w:date="2018-01-11T23:31:00Z">
              <w:r w:rsidRPr="000B121E" w:rsidDel="0047706C">
                <w:rPr>
                  <w:rFonts w:eastAsia="Times New Roman" w:cs="Times New Roman"/>
                  <w:color w:val="000000" w:themeColor="text1"/>
                  <w:sz w:val="22"/>
                </w:rPr>
                <w:delText>0.002</w:delText>
              </w:r>
            </w:del>
          </w:p>
        </w:tc>
        <w:tc>
          <w:tcPr>
            <w:tcW w:w="999" w:type="dxa"/>
            <w:tcBorders>
              <w:right w:val="single" w:sz="4" w:space="0" w:color="auto"/>
            </w:tcBorders>
            <w:shd w:val="clear" w:color="auto" w:fill="auto"/>
            <w:noWrap/>
            <w:hideMark/>
          </w:tcPr>
          <w:p w14:paraId="00DC38C9" w14:textId="4DAFDA35"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29" w:author="tao huang" w:date="2018-01-11T23:31:00Z"/>
                <w:rFonts w:eastAsia="Times New Roman" w:cs="Times New Roman"/>
                <w:color w:val="000000" w:themeColor="text1"/>
                <w:sz w:val="22"/>
              </w:rPr>
            </w:pPr>
            <w:del w:id="3430" w:author="tao huang" w:date="2018-01-11T23:31:00Z">
              <w:r w:rsidRPr="000B121E" w:rsidDel="0047706C">
                <w:rPr>
                  <w:rFonts w:eastAsia="Times New Roman" w:cs="Times New Roman"/>
                  <w:color w:val="000000" w:themeColor="text1"/>
                  <w:sz w:val="22"/>
                </w:rPr>
                <w:delText>0.054</w:delText>
              </w:r>
            </w:del>
          </w:p>
        </w:tc>
        <w:tc>
          <w:tcPr>
            <w:tcW w:w="986" w:type="dxa"/>
            <w:tcBorders>
              <w:left w:val="single" w:sz="4" w:space="0" w:color="auto"/>
            </w:tcBorders>
            <w:shd w:val="clear" w:color="auto" w:fill="auto"/>
            <w:noWrap/>
            <w:hideMark/>
          </w:tcPr>
          <w:p w14:paraId="1B7B307E" w14:textId="6E52F419"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31" w:author="tao huang" w:date="2018-01-11T23:31:00Z"/>
                <w:rFonts w:eastAsia="Times New Roman" w:cs="Times New Roman"/>
                <w:color w:val="000000" w:themeColor="text1"/>
                <w:sz w:val="22"/>
              </w:rPr>
            </w:pPr>
            <w:del w:id="3432" w:author="tao huang" w:date="2018-01-11T23:31:00Z">
              <w:r w:rsidRPr="000B121E" w:rsidDel="0047706C">
                <w:rPr>
                  <w:rFonts w:eastAsia="Times New Roman" w:cs="Times New Roman"/>
                  <w:color w:val="000000" w:themeColor="text1"/>
                  <w:sz w:val="22"/>
                </w:rPr>
                <w:delText>-0.001</w:delText>
              </w:r>
            </w:del>
          </w:p>
        </w:tc>
        <w:tc>
          <w:tcPr>
            <w:tcW w:w="1140" w:type="dxa"/>
            <w:tcBorders>
              <w:right w:val="single" w:sz="4" w:space="0" w:color="auto"/>
            </w:tcBorders>
            <w:shd w:val="clear" w:color="auto" w:fill="auto"/>
            <w:noWrap/>
            <w:hideMark/>
          </w:tcPr>
          <w:p w14:paraId="60001176" w14:textId="7F6B62E8"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33" w:author="tao huang" w:date="2018-01-11T23:31:00Z"/>
                <w:rFonts w:eastAsia="Times New Roman" w:cs="Times New Roman"/>
                <w:color w:val="000000" w:themeColor="text1"/>
                <w:sz w:val="22"/>
              </w:rPr>
            </w:pPr>
            <w:del w:id="3434" w:author="tao huang" w:date="2018-01-11T23:31:00Z">
              <w:r w:rsidRPr="000B121E" w:rsidDel="0047706C">
                <w:rPr>
                  <w:rFonts w:eastAsia="Times New Roman" w:cs="Times New Roman"/>
                  <w:color w:val="000000" w:themeColor="text1"/>
                  <w:sz w:val="22"/>
                </w:rPr>
                <w:delText>0.539</w:delText>
              </w:r>
            </w:del>
          </w:p>
        </w:tc>
        <w:tc>
          <w:tcPr>
            <w:tcW w:w="986" w:type="dxa"/>
            <w:tcBorders>
              <w:left w:val="single" w:sz="4" w:space="0" w:color="auto"/>
            </w:tcBorders>
            <w:shd w:val="clear" w:color="auto" w:fill="auto"/>
            <w:noWrap/>
            <w:hideMark/>
          </w:tcPr>
          <w:p w14:paraId="7DAAD057" w14:textId="55BE59FD"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35" w:author="tao huang" w:date="2018-01-11T23:31:00Z"/>
                <w:rFonts w:eastAsia="Times New Roman" w:cs="Times New Roman"/>
                <w:bCs/>
                <w:color w:val="000000" w:themeColor="text1"/>
                <w:sz w:val="22"/>
              </w:rPr>
            </w:pPr>
            <w:del w:id="3436" w:author="tao huang" w:date="2018-01-11T23:31:00Z">
              <w:r w:rsidRPr="000B121E" w:rsidDel="0047706C">
                <w:rPr>
                  <w:rFonts w:eastAsia="Times New Roman" w:cs="Times New Roman"/>
                  <w:bCs/>
                  <w:color w:val="000000" w:themeColor="text1"/>
                  <w:sz w:val="22"/>
                </w:rPr>
                <w:delText>-0.009</w:delText>
              </w:r>
            </w:del>
          </w:p>
        </w:tc>
        <w:tc>
          <w:tcPr>
            <w:tcW w:w="999" w:type="dxa"/>
            <w:shd w:val="clear" w:color="auto" w:fill="auto"/>
            <w:noWrap/>
            <w:hideMark/>
          </w:tcPr>
          <w:p w14:paraId="1D07947E" w14:textId="028F148F"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37" w:author="tao huang" w:date="2018-01-11T23:31:00Z"/>
                <w:rFonts w:eastAsia="Times New Roman" w:cs="Times New Roman"/>
                <w:bCs/>
                <w:color w:val="000000" w:themeColor="text1"/>
                <w:sz w:val="22"/>
              </w:rPr>
            </w:pPr>
            <w:del w:id="3438" w:author="tao huang" w:date="2018-01-11T23:31:00Z">
              <w:r w:rsidRPr="000B121E" w:rsidDel="0047706C">
                <w:rPr>
                  <w:rFonts w:eastAsia="Times New Roman" w:cs="Times New Roman"/>
                  <w:bCs/>
                  <w:color w:val="000000" w:themeColor="text1"/>
                  <w:sz w:val="22"/>
                </w:rPr>
                <w:delText>0.000</w:delText>
              </w:r>
            </w:del>
          </w:p>
        </w:tc>
      </w:tr>
      <w:tr w:rsidR="004617F2" w:rsidRPr="000B121E" w:rsidDel="0047706C" w14:paraId="3DEBDAAB" w14:textId="6B1688FB" w:rsidTr="00B1292C">
        <w:trPr>
          <w:trHeight w:val="20"/>
          <w:jc w:val="center"/>
          <w:del w:id="3439"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443C529" w14:textId="5BDD42FF" w:rsidR="004617F2" w:rsidRPr="000B121E" w:rsidDel="0047706C" w:rsidRDefault="004617F2" w:rsidP="000B121E">
            <w:pPr>
              <w:shd w:val="clear" w:color="auto" w:fill="FFFFFF" w:themeFill="background1"/>
              <w:spacing w:after="0" w:line="240" w:lineRule="auto"/>
              <w:rPr>
                <w:del w:id="3440" w:author="tao huang" w:date="2018-01-11T23:31:00Z"/>
                <w:rFonts w:eastAsia="Times New Roman" w:cs="Times New Roman"/>
                <w:b w:val="0"/>
                <w:i/>
                <w:color w:val="000000" w:themeColor="text1"/>
                <w:sz w:val="22"/>
              </w:rPr>
            </w:pPr>
            <w:del w:id="3441" w:author="tao huang" w:date="2018-01-11T23:31:00Z">
              <w:r w:rsidRPr="000B121E" w:rsidDel="0047706C">
                <w:rPr>
                  <w:rFonts w:asciiTheme="minorEastAsia" w:hAnsiTheme="minorEastAsia" w:cs="Times New Roman"/>
                  <w:b w:val="0"/>
                  <w:i/>
                  <w:color w:val="000000" w:themeColor="text1"/>
                  <w:sz w:val="22"/>
                </w:rPr>
                <w:delText>Central</w:delText>
              </w:r>
              <w:r w:rsidRPr="000B121E" w:rsidDel="0047706C">
                <w:rPr>
                  <w:rFonts w:eastAsia="Times New Roman" w:cs="Times New Roman"/>
                  <w:b w:val="0"/>
                  <w:i/>
                  <w:color w:val="000000" w:themeColor="text1"/>
                  <w:sz w:val="22"/>
                </w:rPr>
                <w:delText xml:space="preserve"> tendency of sales</w:delText>
              </w:r>
            </w:del>
          </w:p>
        </w:tc>
        <w:tc>
          <w:tcPr>
            <w:tcW w:w="986" w:type="dxa"/>
            <w:shd w:val="clear" w:color="auto" w:fill="auto"/>
            <w:noWrap/>
            <w:hideMark/>
          </w:tcPr>
          <w:p w14:paraId="66EFB63F" w14:textId="4C95386D"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42" w:author="tao huang" w:date="2018-01-11T23:31:00Z"/>
                <w:rFonts w:eastAsia="Times New Roman" w:cs="Times New Roman"/>
                <w:color w:val="000000" w:themeColor="text1"/>
                <w:sz w:val="22"/>
              </w:rPr>
            </w:pPr>
            <w:del w:id="3443" w:author="tao huang" w:date="2018-01-11T23:31:00Z">
              <w:r w:rsidRPr="000B121E" w:rsidDel="0047706C">
                <w:rPr>
                  <w:rFonts w:eastAsia="Times New Roman" w:cs="Times New Roman"/>
                  <w:color w:val="000000" w:themeColor="text1"/>
                  <w:sz w:val="22"/>
                </w:rPr>
                <w:delText>0.000</w:delText>
              </w:r>
            </w:del>
          </w:p>
        </w:tc>
        <w:tc>
          <w:tcPr>
            <w:tcW w:w="998" w:type="dxa"/>
            <w:tcBorders>
              <w:right w:val="single" w:sz="4" w:space="0" w:color="auto"/>
            </w:tcBorders>
            <w:shd w:val="clear" w:color="auto" w:fill="auto"/>
            <w:noWrap/>
            <w:hideMark/>
          </w:tcPr>
          <w:p w14:paraId="152F6E93" w14:textId="13A29899"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44" w:author="tao huang" w:date="2018-01-11T23:31:00Z"/>
                <w:rFonts w:eastAsia="Times New Roman" w:cs="Times New Roman"/>
                <w:color w:val="000000" w:themeColor="text1"/>
                <w:sz w:val="22"/>
              </w:rPr>
            </w:pPr>
            <w:del w:id="3445" w:author="tao huang" w:date="2018-01-11T23:31:00Z">
              <w:r w:rsidRPr="000B121E" w:rsidDel="0047706C">
                <w:rPr>
                  <w:rFonts w:eastAsia="Times New Roman" w:cs="Times New Roman"/>
                  <w:color w:val="000000" w:themeColor="text1"/>
                  <w:sz w:val="22"/>
                </w:rPr>
                <w:delText>0.679</w:delText>
              </w:r>
            </w:del>
          </w:p>
        </w:tc>
        <w:tc>
          <w:tcPr>
            <w:tcW w:w="986" w:type="dxa"/>
            <w:tcBorders>
              <w:left w:val="single" w:sz="4" w:space="0" w:color="auto"/>
            </w:tcBorders>
            <w:shd w:val="clear" w:color="auto" w:fill="auto"/>
            <w:noWrap/>
            <w:hideMark/>
          </w:tcPr>
          <w:p w14:paraId="57B1AF27" w14:textId="5FC4E7BE"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46" w:author="tao huang" w:date="2018-01-11T23:31:00Z"/>
                <w:rFonts w:eastAsia="Times New Roman" w:cs="Times New Roman"/>
                <w:color w:val="000000" w:themeColor="text1"/>
                <w:sz w:val="22"/>
              </w:rPr>
            </w:pPr>
            <w:del w:id="3447" w:author="tao huang" w:date="2018-01-11T23:31:00Z">
              <w:r w:rsidRPr="000B121E" w:rsidDel="0047706C">
                <w:rPr>
                  <w:rFonts w:eastAsia="Times New Roman" w:cs="Times New Roman"/>
                  <w:color w:val="000000" w:themeColor="text1"/>
                  <w:sz w:val="22"/>
                </w:rPr>
                <w:delText>0.000</w:delText>
              </w:r>
            </w:del>
          </w:p>
        </w:tc>
        <w:tc>
          <w:tcPr>
            <w:tcW w:w="999" w:type="dxa"/>
            <w:tcBorders>
              <w:right w:val="single" w:sz="4" w:space="0" w:color="auto"/>
            </w:tcBorders>
            <w:shd w:val="clear" w:color="auto" w:fill="auto"/>
            <w:noWrap/>
            <w:hideMark/>
          </w:tcPr>
          <w:p w14:paraId="56995C62" w14:textId="1FFB4CC7"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48" w:author="tao huang" w:date="2018-01-11T23:31:00Z"/>
                <w:rFonts w:eastAsia="Times New Roman" w:cs="Times New Roman"/>
                <w:color w:val="000000" w:themeColor="text1"/>
                <w:sz w:val="22"/>
              </w:rPr>
            </w:pPr>
            <w:del w:id="3449" w:author="tao huang" w:date="2018-01-11T23:31:00Z">
              <w:r w:rsidRPr="000B121E" w:rsidDel="0047706C">
                <w:rPr>
                  <w:rFonts w:eastAsia="Times New Roman" w:cs="Times New Roman"/>
                  <w:color w:val="000000" w:themeColor="text1"/>
                  <w:sz w:val="22"/>
                </w:rPr>
                <w:delText>0.851</w:delText>
              </w:r>
            </w:del>
          </w:p>
        </w:tc>
        <w:tc>
          <w:tcPr>
            <w:tcW w:w="986" w:type="dxa"/>
            <w:tcBorders>
              <w:left w:val="single" w:sz="4" w:space="0" w:color="auto"/>
            </w:tcBorders>
            <w:shd w:val="clear" w:color="auto" w:fill="auto"/>
            <w:noWrap/>
            <w:hideMark/>
          </w:tcPr>
          <w:p w14:paraId="547A070C" w14:textId="06BD1F3A"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50" w:author="tao huang" w:date="2018-01-11T23:31:00Z"/>
                <w:rFonts w:eastAsia="Times New Roman" w:cs="Times New Roman"/>
                <w:bCs/>
                <w:color w:val="000000" w:themeColor="text1"/>
                <w:sz w:val="22"/>
              </w:rPr>
            </w:pPr>
            <w:del w:id="3451" w:author="tao huang" w:date="2018-01-11T23:31:00Z">
              <w:r w:rsidRPr="000B121E" w:rsidDel="0047706C">
                <w:rPr>
                  <w:rFonts w:eastAsia="Times New Roman" w:cs="Times New Roman"/>
                  <w:bCs/>
                  <w:color w:val="000000" w:themeColor="text1"/>
                  <w:sz w:val="22"/>
                </w:rPr>
                <w:delText>-0.005</w:delText>
              </w:r>
            </w:del>
          </w:p>
        </w:tc>
        <w:tc>
          <w:tcPr>
            <w:tcW w:w="1140" w:type="dxa"/>
            <w:tcBorders>
              <w:right w:val="single" w:sz="4" w:space="0" w:color="auto"/>
            </w:tcBorders>
            <w:shd w:val="clear" w:color="auto" w:fill="auto"/>
            <w:noWrap/>
            <w:hideMark/>
          </w:tcPr>
          <w:p w14:paraId="686D4354" w14:textId="206398A3"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52" w:author="tao huang" w:date="2018-01-11T23:31:00Z"/>
                <w:rFonts w:eastAsia="Times New Roman" w:cs="Times New Roman"/>
                <w:bCs/>
                <w:color w:val="000000" w:themeColor="text1"/>
                <w:sz w:val="22"/>
              </w:rPr>
            </w:pPr>
            <w:del w:id="3453" w:author="tao huang" w:date="2018-01-11T23:31:00Z">
              <w:r w:rsidRPr="000B121E" w:rsidDel="0047706C">
                <w:rPr>
                  <w:rFonts w:eastAsia="Times New Roman" w:cs="Times New Roman"/>
                  <w:bCs/>
                  <w:color w:val="000000" w:themeColor="text1"/>
                  <w:sz w:val="22"/>
                </w:rPr>
                <w:delText>0.044</w:delText>
              </w:r>
            </w:del>
          </w:p>
        </w:tc>
        <w:tc>
          <w:tcPr>
            <w:tcW w:w="986" w:type="dxa"/>
            <w:tcBorders>
              <w:left w:val="single" w:sz="4" w:space="0" w:color="auto"/>
            </w:tcBorders>
            <w:shd w:val="clear" w:color="auto" w:fill="auto"/>
            <w:noWrap/>
            <w:hideMark/>
          </w:tcPr>
          <w:p w14:paraId="42BCE3E7" w14:textId="27E37145"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54" w:author="tao huang" w:date="2018-01-11T23:31:00Z"/>
                <w:rFonts w:eastAsia="Times New Roman" w:cs="Times New Roman"/>
                <w:bCs/>
                <w:color w:val="000000" w:themeColor="text1"/>
                <w:sz w:val="22"/>
              </w:rPr>
            </w:pPr>
            <w:del w:id="3455" w:author="tao huang" w:date="2018-01-11T23:31:00Z">
              <w:r w:rsidRPr="000B121E" w:rsidDel="0047706C">
                <w:rPr>
                  <w:rFonts w:eastAsia="Times New Roman" w:cs="Times New Roman"/>
                  <w:bCs/>
                  <w:color w:val="000000" w:themeColor="text1"/>
                  <w:sz w:val="22"/>
                </w:rPr>
                <w:delText>-0.005</w:delText>
              </w:r>
            </w:del>
          </w:p>
        </w:tc>
        <w:tc>
          <w:tcPr>
            <w:tcW w:w="999" w:type="dxa"/>
            <w:shd w:val="clear" w:color="auto" w:fill="auto"/>
            <w:noWrap/>
            <w:hideMark/>
          </w:tcPr>
          <w:p w14:paraId="637FEE75" w14:textId="5B7D258D"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56" w:author="tao huang" w:date="2018-01-11T23:31:00Z"/>
                <w:rFonts w:eastAsia="Times New Roman" w:cs="Times New Roman"/>
                <w:bCs/>
                <w:color w:val="000000" w:themeColor="text1"/>
                <w:sz w:val="22"/>
              </w:rPr>
            </w:pPr>
            <w:del w:id="3457" w:author="tao huang" w:date="2018-01-11T23:31:00Z">
              <w:r w:rsidRPr="000B121E" w:rsidDel="0047706C">
                <w:rPr>
                  <w:rFonts w:eastAsia="Times New Roman" w:cs="Times New Roman"/>
                  <w:bCs/>
                  <w:color w:val="000000" w:themeColor="text1"/>
                  <w:sz w:val="22"/>
                </w:rPr>
                <w:delText>0.047</w:delText>
              </w:r>
            </w:del>
          </w:p>
        </w:tc>
      </w:tr>
      <w:tr w:rsidR="004617F2" w:rsidRPr="000B121E" w:rsidDel="0047706C" w14:paraId="3C32561F" w14:textId="465501C5" w:rsidTr="00B1292C">
        <w:trPr>
          <w:cnfStyle w:val="000000100000" w:firstRow="0" w:lastRow="0" w:firstColumn="0" w:lastColumn="0" w:oddVBand="0" w:evenVBand="0" w:oddHBand="1" w:evenHBand="0" w:firstRowFirstColumn="0" w:firstRowLastColumn="0" w:lastRowFirstColumn="0" w:lastRowLastColumn="0"/>
          <w:trHeight w:val="20"/>
          <w:jc w:val="center"/>
          <w:del w:id="3458"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C3095A2" w14:textId="5A920190" w:rsidR="004617F2" w:rsidRPr="000B121E" w:rsidDel="0047706C" w:rsidRDefault="004617F2" w:rsidP="000B121E">
            <w:pPr>
              <w:shd w:val="clear" w:color="auto" w:fill="FFFFFF" w:themeFill="background1"/>
              <w:spacing w:after="0" w:line="240" w:lineRule="auto"/>
              <w:rPr>
                <w:del w:id="3459" w:author="tao huang" w:date="2018-01-11T23:31:00Z"/>
                <w:rFonts w:eastAsia="Times New Roman" w:cs="Times New Roman"/>
                <w:b w:val="0"/>
                <w:i/>
                <w:color w:val="000000" w:themeColor="text1"/>
                <w:sz w:val="22"/>
              </w:rPr>
            </w:pPr>
            <w:del w:id="3460" w:author="tao huang" w:date="2018-01-11T23:31:00Z">
              <w:r w:rsidRPr="000B121E" w:rsidDel="0047706C">
                <w:rPr>
                  <w:rFonts w:eastAsia="Times New Roman" w:cs="Times New Roman"/>
                  <w:b w:val="0"/>
                  <w:i/>
                  <w:color w:val="000000" w:themeColor="text1"/>
                  <w:sz w:val="22"/>
                </w:rPr>
                <w:delText>Price level and variation</w:delText>
              </w:r>
            </w:del>
          </w:p>
        </w:tc>
        <w:tc>
          <w:tcPr>
            <w:tcW w:w="986" w:type="dxa"/>
            <w:shd w:val="clear" w:color="auto" w:fill="auto"/>
            <w:noWrap/>
            <w:hideMark/>
          </w:tcPr>
          <w:p w14:paraId="0EE93495" w14:textId="2E52DF3C"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61" w:author="tao huang" w:date="2018-01-11T23:31:00Z"/>
                <w:rFonts w:eastAsia="Times New Roman" w:cs="Times New Roman"/>
                <w:color w:val="000000" w:themeColor="text1"/>
                <w:sz w:val="22"/>
              </w:rPr>
            </w:pPr>
            <w:del w:id="3462" w:author="tao huang" w:date="2018-01-11T23:31:00Z">
              <w:r w:rsidRPr="000B121E" w:rsidDel="0047706C">
                <w:rPr>
                  <w:rFonts w:eastAsia="Times New Roman" w:cs="Times New Roman"/>
                  <w:color w:val="000000" w:themeColor="text1"/>
                  <w:sz w:val="22"/>
                </w:rPr>
                <w:delText>-0.001</w:delText>
              </w:r>
            </w:del>
          </w:p>
        </w:tc>
        <w:tc>
          <w:tcPr>
            <w:tcW w:w="998" w:type="dxa"/>
            <w:tcBorders>
              <w:right w:val="single" w:sz="4" w:space="0" w:color="auto"/>
            </w:tcBorders>
            <w:shd w:val="clear" w:color="auto" w:fill="auto"/>
            <w:noWrap/>
            <w:hideMark/>
          </w:tcPr>
          <w:p w14:paraId="2392EB9B" w14:textId="3C4AC62E"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63" w:author="tao huang" w:date="2018-01-11T23:31:00Z"/>
                <w:rFonts w:eastAsia="Times New Roman" w:cs="Times New Roman"/>
                <w:color w:val="000000" w:themeColor="text1"/>
                <w:sz w:val="22"/>
              </w:rPr>
            </w:pPr>
            <w:del w:id="3464" w:author="tao huang" w:date="2018-01-11T23:31:00Z">
              <w:r w:rsidRPr="000B121E" w:rsidDel="0047706C">
                <w:rPr>
                  <w:rFonts w:eastAsia="Times New Roman" w:cs="Times New Roman"/>
                  <w:color w:val="000000" w:themeColor="text1"/>
                  <w:sz w:val="22"/>
                </w:rPr>
                <w:delText>0.370</w:delText>
              </w:r>
            </w:del>
          </w:p>
        </w:tc>
        <w:tc>
          <w:tcPr>
            <w:tcW w:w="986" w:type="dxa"/>
            <w:tcBorders>
              <w:left w:val="single" w:sz="4" w:space="0" w:color="auto"/>
            </w:tcBorders>
            <w:shd w:val="clear" w:color="auto" w:fill="auto"/>
            <w:noWrap/>
            <w:hideMark/>
          </w:tcPr>
          <w:p w14:paraId="56656AFB" w14:textId="1BA1B432"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65" w:author="tao huang" w:date="2018-01-11T23:31:00Z"/>
                <w:rFonts w:eastAsia="Times New Roman" w:cs="Times New Roman"/>
                <w:color w:val="000000" w:themeColor="text1"/>
                <w:sz w:val="22"/>
              </w:rPr>
            </w:pPr>
            <w:del w:id="3466" w:author="tao huang" w:date="2018-01-11T23:31:00Z">
              <w:r w:rsidRPr="000B121E" w:rsidDel="0047706C">
                <w:rPr>
                  <w:rFonts w:eastAsia="Times New Roman" w:cs="Times New Roman"/>
                  <w:color w:val="000000" w:themeColor="text1"/>
                  <w:sz w:val="22"/>
                </w:rPr>
                <w:delText>-0.003</w:delText>
              </w:r>
            </w:del>
          </w:p>
        </w:tc>
        <w:tc>
          <w:tcPr>
            <w:tcW w:w="999" w:type="dxa"/>
            <w:tcBorders>
              <w:right w:val="single" w:sz="4" w:space="0" w:color="auto"/>
            </w:tcBorders>
            <w:shd w:val="clear" w:color="auto" w:fill="auto"/>
            <w:noWrap/>
            <w:hideMark/>
          </w:tcPr>
          <w:p w14:paraId="0BC5F894" w14:textId="258AA1B5"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67" w:author="tao huang" w:date="2018-01-11T23:31:00Z"/>
                <w:rFonts w:eastAsia="Times New Roman" w:cs="Times New Roman"/>
                <w:color w:val="000000" w:themeColor="text1"/>
                <w:sz w:val="22"/>
              </w:rPr>
            </w:pPr>
            <w:del w:id="3468" w:author="tao huang" w:date="2018-01-11T23:31:00Z">
              <w:r w:rsidRPr="000B121E" w:rsidDel="0047706C">
                <w:rPr>
                  <w:rFonts w:eastAsia="Times New Roman" w:cs="Times New Roman"/>
                  <w:color w:val="000000" w:themeColor="text1"/>
                  <w:sz w:val="22"/>
                </w:rPr>
                <w:delText>0.066</w:delText>
              </w:r>
            </w:del>
          </w:p>
        </w:tc>
        <w:tc>
          <w:tcPr>
            <w:tcW w:w="986" w:type="dxa"/>
            <w:tcBorders>
              <w:left w:val="single" w:sz="4" w:space="0" w:color="auto"/>
            </w:tcBorders>
            <w:shd w:val="clear" w:color="auto" w:fill="auto"/>
            <w:noWrap/>
            <w:hideMark/>
          </w:tcPr>
          <w:p w14:paraId="44DDEDA1" w14:textId="526A516D"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69" w:author="tao huang" w:date="2018-01-11T23:31:00Z"/>
                <w:rFonts w:eastAsia="Times New Roman" w:cs="Times New Roman"/>
                <w:color w:val="000000" w:themeColor="text1"/>
                <w:sz w:val="22"/>
              </w:rPr>
            </w:pPr>
            <w:del w:id="3470" w:author="tao huang" w:date="2018-01-11T23:31:00Z">
              <w:r w:rsidRPr="000B121E" w:rsidDel="0047706C">
                <w:rPr>
                  <w:rFonts w:eastAsia="Times New Roman" w:cs="Times New Roman"/>
                  <w:color w:val="000000" w:themeColor="text1"/>
                  <w:sz w:val="22"/>
                </w:rPr>
                <w:delText>-0.001</w:delText>
              </w:r>
            </w:del>
          </w:p>
        </w:tc>
        <w:tc>
          <w:tcPr>
            <w:tcW w:w="1140" w:type="dxa"/>
            <w:tcBorders>
              <w:right w:val="single" w:sz="4" w:space="0" w:color="auto"/>
            </w:tcBorders>
            <w:shd w:val="clear" w:color="auto" w:fill="auto"/>
            <w:noWrap/>
            <w:hideMark/>
          </w:tcPr>
          <w:p w14:paraId="10F2053E" w14:textId="53C2B709"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71" w:author="tao huang" w:date="2018-01-11T23:31:00Z"/>
                <w:rFonts w:eastAsia="Times New Roman" w:cs="Times New Roman"/>
                <w:color w:val="000000" w:themeColor="text1"/>
                <w:sz w:val="22"/>
              </w:rPr>
            </w:pPr>
            <w:del w:id="3472" w:author="tao huang" w:date="2018-01-11T23:31:00Z">
              <w:r w:rsidRPr="000B121E" w:rsidDel="0047706C">
                <w:rPr>
                  <w:rFonts w:eastAsia="Times New Roman" w:cs="Times New Roman"/>
                  <w:color w:val="000000" w:themeColor="text1"/>
                  <w:sz w:val="22"/>
                </w:rPr>
                <w:delText>0.795</w:delText>
              </w:r>
            </w:del>
          </w:p>
        </w:tc>
        <w:tc>
          <w:tcPr>
            <w:tcW w:w="986" w:type="dxa"/>
            <w:tcBorders>
              <w:left w:val="single" w:sz="4" w:space="0" w:color="auto"/>
            </w:tcBorders>
            <w:shd w:val="clear" w:color="auto" w:fill="auto"/>
            <w:noWrap/>
            <w:hideMark/>
          </w:tcPr>
          <w:p w14:paraId="2FBFE781" w14:textId="6FF4B872"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73" w:author="tao huang" w:date="2018-01-11T23:31:00Z"/>
                <w:rFonts w:eastAsia="Times New Roman" w:cs="Times New Roman"/>
                <w:color w:val="000000" w:themeColor="text1"/>
                <w:sz w:val="22"/>
              </w:rPr>
            </w:pPr>
            <w:del w:id="3474" w:author="tao huang" w:date="2018-01-11T23:31:00Z">
              <w:r w:rsidRPr="000B121E" w:rsidDel="0047706C">
                <w:rPr>
                  <w:rFonts w:eastAsia="Times New Roman" w:cs="Times New Roman"/>
                  <w:color w:val="000000" w:themeColor="text1"/>
                  <w:sz w:val="22"/>
                </w:rPr>
                <w:delText>-0.003</w:delText>
              </w:r>
            </w:del>
          </w:p>
        </w:tc>
        <w:tc>
          <w:tcPr>
            <w:tcW w:w="999" w:type="dxa"/>
            <w:shd w:val="clear" w:color="auto" w:fill="auto"/>
            <w:noWrap/>
            <w:hideMark/>
          </w:tcPr>
          <w:p w14:paraId="7020FA61" w14:textId="1A54E800"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75" w:author="tao huang" w:date="2018-01-11T23:31:00Z"/>
                <w:rFonts w:eastAsia="Times New Roman" w:cs="Times New Roman"/>
                <w:color w:val="000000" w:themeColor="text1"/>
                <w:sz w:val="22"/>
              </w:rPr>
            </w:pPr>
            <w:del w:id="3476" w:author="tao huang" w:date="2018-01-11T23:31:00Z">
              <w:r w:rsidRPr="000B121E" w:rsidDel="0047706C">
                <w:rPr>
                  <w:rFonts w:eastAsia="Times New Roman" w:cs="Times New Roman"/>
                  <w:color w:val="000000" w:themeColor="text1"/>
                  <w:sz w:val="22"/>
                </w:rPr>
                <w:delText>0.367</w:delText>
              </w:r>
            </w:del>
          </w:p>
        </w:tc>
      </w:tr>
      <w:tr w:rsidR="004617F2" w:rsidRPr="000B121E" w:rsidDel="0047706C" w14:paraId="29B1911D" w14:textId="437C7264" w:rsidTr="00B1292C">
        <w:trPr>
          <w:trHeight w:val="20"/>
          <w:jc w:val="center"/>
          <w:del w:id="3477"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21EB8E7" w14:textId="4631BE21" w:rsidR="004617F2" w:rsidRPr="000B121E" w:rsidDel="0047706C" w:rsidRDefault="004617F2" w:rsidP="000B121E">
            <w:pPr>
              <w:shd w:val="clear" w:color="auto" w:fill="FFFFFF" w:themeFill="background1"/>
              <w:spacing w:after="0" w:line="240" w:lineRule="auto"/>
              <w:rPr>
                <w:del w:id="3478" w:author="tao huang" w:date="2018-01-11T23:31:00Z"/>
                <w:rFonts w:eastAsia="Times New Roman" w:cs="Times New Roman"/>
                <w:b w:val="0"/>
                <w:i/>
                <w:color w:val="000000" w:themeColor="text1"/>
                <w:sz w:val="22"/>
              </w:rPr>
            </w:pPr>
            <w:del w:id="3479" w:author="tao huang" w:date="2018-01-11T23:31:00Z">
              <w:r w:rsidRPr="000B121E" w:rsidDel="0047706C">
                <w:rPr>
                  <w:rFonts w:eastAsia="Times New Roman" w:cs="Times New Roman"/>
                  <w:b w:val="0"/>
                  <w:i/>
                  <w:color w:val="000000" w:themeColor="text1"/>
                  <w:sz w:val="22"/>
                </w:rPr>
                <w:delText>Randomness and growth</w:delText>
              </w:r>
            </w:del>
          </w:p>
        </w:tc>
        <w:tc>
          <w:tcPr>
            <w:tcW w:w="986" w:type="dxa"/>
            <w:shd w:val="clear" w:color="auto" w:fill="auto"/>
            <w:noWrap/>
            <w:hideMark/>
          </w:tcPr>
          <w:p w14:paraId="1FA8675D" w14:textId="7D57D07A"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80" w:author="tao huang" w:date="2018-01-11T23:31:00Z"/>
                <w:rFonts w:eastAsia="Times New Roman" w:cs="Times New Roman"/>
                <w:bCs/>
                <w:color w:val="000000" w:themeColor="text1"/>
                <w:sz w:val="22"/>
              </w:rPr>
            </w:pPr>
            <w:del w:id="3481" w:author="tao huang" w:date="2018-01-11T23:31:00Z">
              <w:r w:rsidRPr="000B121E" w:rsidDel="0047706C">
                <w:rPr>
                  <w:rFonts w:eastAsia="Times New Roman" w:cs="Times New Roman"/>
                  <w:bCs/>
                  <w:color w:val="000000" w:themeColor="text1"/>
                  <w:sz w:val="22"/>
                </w:rPr>
                <w:delText>0.003</w:delText>
              </w:r>
            </w:del>
          </w:p>
        </w:tc>
        <w:tc>
          <w:tcPr>
            <w:tcW w:w="998" w:type="dxa"/>
            <w:tcBorders>
              <w:right w:val="single" w:sz="4" w:space="0" w:color="auto"/>
            </w:tcBorders>
            <w:shd w:val="clear" w:color="auto" w:fill="auto"/>
            <w:noWrap/>
            <w:hideMark/>
          </w:tcPr>
          <w:p w14:paraId="1A920E90" w14:textId="2CE5C604"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82" w:author="tao huang" w:date="2018-01-11T23:31:00Z"/>
                <w:rFonts w:eastAsia="Times New Roman" w:cs="Times New Roman"/>
                <w:bCs/>
                <w:color w:val="000000" w:themeColor="text1"/>
                <w:sz w:val="22"/>
              </w:rPr>
            </w:pPr>
            <w:del w:id="3483" w:author="tao huang" w:date="2018-01-11T23:31:00Z">
              <w:r w:rsidRPr="000B121E" w:rsidDel="0047706C">
                <w:rPr>
                  <w:rFonts w:eastAsia="Times New Roman" w:cs="Times New Roman"/>
                  <w:bCs/>
                  <w:color w:val="000000" w:themeColor="text1"/>
                  <w:sz w:val="22"/>
                </w:rPr>
                <w:delText>0.001</w:delText>
              </w:r>
            </w:del>
          </w:p>
        </w:tc>
        <w:tc>
          <w:tcPr>
            <w:tcW w:w="986" w:type="dxa"/>
            <w:tcBorders>
              <w:left w:val="single" w:sz="4" w:space="0" w:color="auto"/>
            </w:tcBorders>
            <w:shd w:val="clear" w:color="auto" w:fill="auto"/>
            <w:noWrap/>
            <w:hideMark/>
          </w:tcPr>
          <w:p w14:paraId="7045717E" w14:textId="05EA5E4D"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84" w:author="tao huang" w:date="2018-01-11T23:31:00Z"/>
                <w:rFonts w:eastAsia="Times New Roman" w:cs="Times New Roman"/>
                <w:bCs/>
                <w:color w:val="000000" w:themeColor="text1"/>
                <w:sz w:val="22"/>
              </w:rPr>
            </w:pPr>
            <w:del w:id="3485" w:author="tao huang" w:date="2018-01-11T23:31:00Z">
              <w:r w:rsidRPr="000B121E" w:rsidDel="0047706C">
                <w:rPr>
                  <w:rFonts w:eastAsia="Times New Roman" w:cs="Times New Roman"/>
                  <w:bCs/>
                  <w:color w:val="000000" w:themeColor="text1"/>
                  <w:sz w:val="22"/>
                </w:rPr>
                <w:delText>0.004</w:delText>
              </w:r>
            </w:del>
          </w:p>
        </w:tc>
        <w:tc>
          <w:tcPr>
            <w:tcW w:w="999" w:type="dxa"/>
            <w:tcBorders>
              <w:right w:val="single" w:sz="4" w:space="0" w:color="auto"/>
            </w:tcBorders>
            <w:shd w:val="clear" w:color="auto" w:fill="auto"/>
            <w:noWrap/>
            <w:hideMark/>
          </w:tcPr>
          <w:p w14:paraId="331FDE0B" w14:textId="0B305118"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86" w:author="tao huang" w:date="2018-01-11T23:31:00Z"/>
                <w:rFonts w:eastAsia="Times New Roman" w:cs="Times New Roman"/>
                <w:bCs/>
                <w:color w:val="000000" w:themeColor="text1"/>
                <w:sz w:val="22"/>
              </w:rPr>
            </w:pPr>
            <w:del w:id="3487" w:author="tao huang" w:date="2018-01-11T23:31:00Z">
              <w:r w:rsidRPr="000B121E" w:rsidDel="0047706C">
                <w:rPr>
                  <w:rFonts w:eastAsia="Times New Roman" w:cs="Times New Roman"/>
                  <w:bCs/>
                  <w:color w:val="000000" w:themeColor="text1"/>
                  <w:sz w:val="22"/>
                </w:rPr>
                <w:delText>0.000</w:delText>
              </w:r>
            </w:del>
          </w:p>
        </w:tc>
        <w:tc>
          <w:tcPr>
            <w:tcW w:w="986" w:type="dxa"/>
            <w:tcBorders>
              <w:left w:val="single" w:sz="4" w:space="0" w:color="auto"/>
            </w:tcBorders>
            <w:shd w:val="clear" w:color="auto" w:fill="auto"/>
            <w:noWrap/>
            <w:hideMark/>
          </w:tcPr>
          <w:p w14:paraId="68961BCB" w14:textId="57A3C422"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88" w:author="tao huang" w:date="2018-01-11T23:31:00Z"/>
                <w:rFonts w:eastAsia="Times New Roman" w:cs="Times New Roman"/>
                <w:color w:val="000000" w:themeColor="text1"/>
                <w:sz w:val="22"/>
              </w:rPr>
            </w:pPr>
            <w:del w:id="3489" w:author="tao huang" w:date="2018-01-11T23:31:00Z">
              <w:r w:rsidRPr="000B121E" w:rsidDel="0047706C">
                <w:rPr>
                  <w:rFonts w:eastAsia="Times New Roman" w:cs="Times New Roman"/>
                  <w:color w:val="000000" w:themeColor="text1"/>
                  <w:sz w:val="22"/>
                </w:rPr>
                <w:delText>0.004</w:delText>
              </w:r>
            </w:del>
          </w:p>
        </w:tc>
        <w:tc>
          <w:tcPr>
            <w:tcW w:w="1140" w:type="dxa"/>
            <w:tcBorders>
              <w:right w:val="single" w:sz="4" w:space="0" w:color="auto"/>
            </w:tcBorders>
            <w:shd w:val="clear" w:color="auto" w:fill="auto"/>
            <w:noWrap/>
            <w:hideMark/>
          </w:tcPr>
          <w:p w14:paraId="61B525BE" w14:textId="40A831F4"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90" w:author="tao huang" w:date="2018-01-11T23:31:00Z"/>
                <w:rFonts w:eastAsia="Times New Roman" w:cs="Times New Roman"/>
                <w:color w:val="000000" w:themeColor="text1"/>
                <w:sz w:val="22"/>
              </w:rPr>
            </w:pPr>
            <w:del w:id="3491" w:author="tao huang" w:date="2018-01-11T23:31:00Z">
              <w:r w:rsidRPr="000B121E" w:rsidDel="0047706C">
                <w:rPr>
                  <w:rFonts w:eastAsia="Times New Roman" w:cs="Times New Roman"/>
                  <w:color w:val="000000" w:themeColor="text1"/>
                  <w:sz w:val="22"/>
                </w:rPr>
                <w:delText>0.053</w:delText>
              </w:r>
            </w:del>
          </w:p>
        </w:tc>
        <w:tc>
          <w:tcPr>
            <w:tcW w:w="986" w:type="dxa"/>
            <w:tcBorders>
              <w:left w:val="single" w:sz="4" w:space="0" w:color="auto"/>
            </w:tcBorders>
            <w:shd w:val="clear" w:color="auto" w:fill="auto"/>
            <w:noWrap/>
            <w:hideMark/>
          </w:tcPr>
          <w:p w14:paraId="7D75D28C" w14:textId="0F91432C"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92" w:author="tao huang" w:date="2018-01-11T23:31:00Z"/>
                <w:rFonts w:eastAsia="Times New Roman" w:cs="Times New Roman"/>
                <w:color w:val="000000" w:themeColor="text1"/>
                <w:sz w:val="22"/>
              </w:rPr>
            </w:pPr>
            <w:del w:id="3493" w:author="tao huang" w:date="2018-01-11T23:31:00Z">
              <w:r w:rsidRPr="000B121E" w:rsidDel="0047706C">
                <w:rPr>
                  <w:rFonts w:eastAsia="Times New Roman" w:cs="Times New Roman"/>
                  <w:color w:val="000000" w:themeColor="text1"/>
                  <w:sz w:val="22"/>
                </w:rPr>
                <w:delText>0.005</w:delText>
              </w:r>
            </w:del>
          </w:p>
        </w:tc>
        <w:tc>
          <w:tcPr>
            <w:tcW w:w="999" w:type="dxa"/>
            <w:shd w:val="clear" w:color="auto" w:fill="auto"/>
            <w:noWrap/>
            <w:hideMark/>
          </w:tcPr>
          <w:p w14:paraId="2C1B2D9C" w14:textId="52CAA72E" w:rsidR="004617F2" w:rsidRPr="000B121E" w:rsidDel="0047706C"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del w:id="3494" w:author="tao huang" w:date="2018-01-11T23:31:00Z"/>
                <w:rFonts w:eastAsia="Times New Roman" w:cs="Times New Roman"/>
                <w:color w:val="000000" w:themeColor="text1"/>
                <w:sz w:val="22"/>
              </w:rPr>
            </w:pPr>
            <w:del w:id="3495" w:author="tao huang" w:date="2018-01-11T23:31:00Z">
              <w:r w:rsidRPr="000B121E" w:rsidDel="0047706C">
                <w:rPr>
                  <w:rFonts w:eastAsia="Times New Roman" w:cs="Times New Roman"/>
                  <w:color w:val="000000" w:themeColor="text1"/>
                  <w:sz w:val="22"/>
                </w:rPr>
                <w:delText>0.055</w:delText>
              </w:r>
            </w:del>
          </w:p>
        </w:tc>
      </w:tr>
      <w:tr w:rsidR="004617F2" w:rsidRPr="000B121E" w:rsidDel="0047706C" w14:paraId="3FDBB6D3" w14:textId="7DE0AFAB" w:rsidTr="00B1292C">
        <w:trPr>
          <w:cnfStyle w:val="000000100000" w:firstRow="0" w:lastRow="0" w:firstColumn="0" w:lastColumn="0" w:oddVBand="0" w:evenVBand="0" w:oddHBand="1" w:evenHBand="0" w:firstRowFirstColumn="0" w:firstRowLastColumn="0" w:lastRowFirstColumn="0" w:lastRowLastColumn="0"/>
          <w:trHeight w:val="80"/>
          <w:jc w:val="center"/>
          <w:del w:id="3496" w:author="tao huang" w:date="2018-01-11T23:3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C18DE67" w14:textId="183D48A3" w:rsidR="004617F2" w:rsidRPr="000B121E" w:rsidDel="0047706C" w:rsidRDefault="004617F2" w:rsidP="000B121E">
            <w:pPr>
              <w:shd w:val="clear" w:color="auto" w:fill="FFFFFF" w:themeFill="background1"/>
              <w:spacing w:after="0" w:line="240" w:lineRule="auto"/>
              <w:rPr>
                <w:del w:id="3497" w:author="tao huang" w:date="2018-01-11T23:31:00Z"/>
                <w:rFonts w:eastAsia="Times New Roman" w:cs="Times New Roman"/>
                <w:b w:val="0"/>
                <w:i/>
                <w:color w:val="000000" w:themeColor="text1"/>
                <w:sz w:val="22"/>
              </w:rPr>
            </w:pPr>
            <w:del w:id="3498" w:author="tao huang" w:date="2018-01-11T23:31:00Z">
              <w:r w:rsidRPr="000B121E" w:rsidDel="0047706C">
                <w:rPr>
                  <w:rFonts w:eastAsia="Times New Roman" w:cs="Times New Roman"/>
                  <w:b w:val="0"/>
                  <w:i/>
                  <w:color w:val="000000" w:themeColor="text1"/>
                  <w:sz w:val="22"/>
                </w:rPr>
                <w:delText>Intercept</w:delText>
              </w:r>
            </w:del>
          </w:p>
        </w:tc>
        <w:tc>
          <w:tcPr>
            <w:tcW w:w="986" w:type="dxa"/>
            <w:shd w:val="clear" w:color="auto" w:fill="auto"/>
            <w:noWrap/>
            <w:hideMark/>
          </w:tcPr>
          <w:p w14:paraId="0118D93B" w14:textId="021854AF"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499" w:author="tao huang" w:date="2018-01-11T23:31:00Z"/>
                <w:rFonts w:eastAsia="Times New Roman" w:cs="Times New Roman"/>
                <w:color w:val="000000" w:themeColor="text1"/>
                <w:sz w:val="22"/>
              </w:rPr>
            </w:pPr>
            <w:del w:id="3500" w:author="tao huang" w:date="2018-01-11T23:31:00Z">
              <w:r w:rsidRPr="000B121E" w:rsidDel="0047706C">
                <w:rPr>
                  <w:rFonts w:eastAsia="Times New Roman" w:cs="Times New Roman"/>
                  <w:color w:val="000000" w:themeColor="text1"/>
                  <w:sz w:val="22"/>
                </w:rPr>
                <w:delText>0.015</w:delText>
              </w:r>
            </w:del>
          </w:p>
        </w:tc>
        <w:tc>
          <w:tcPr>
            <w:tcW w:w="998" w:type="dxa"/>
            <w:tcBorders>
              <w:right w:val="single" w:sz="4" w:space="0" w:color="auto"/>
            </w:tcBorders>
            <w:shd w:val="clear" w:color="auto" w:fill="auto"/>
            <w:noWrap/>
            <w:hideMark/>
          </w:tcPr>
          <w:p w14:paraId="31526EAC" w14:textId="7A756B47"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501" w:author="tao huang" w:date="2018-01-11T23:31:00Z"/>
                <w:rFonts w:eastAsia="Times New Roman" w:cs="Times New Roman"/>
                <w:color w:val="000000" w:themeColor="text1"/>
                <w:sz w:val="22"/>
              </w:rPr>
            </w:pPr>
            <w:del w:id="3502" w:author="tao huang" w:date="2018-01-11T23:31:00Z">
              <w:r w:rsidRPr="000B121E" w:rsidDel="0047706C">
                <w:rPr>
                  <w:rFonts w:eastAsia="Times New Roman" w:cs="Times New Roman"/>
                  <w:color w:val="000000" w:themeColor="text1"/>
                  <w:sz w:val="22"/>
                </w:rPr>
                <w:delText>0.001</w:delText>
              </w:r>
            </w:del>
          </w:p>
        </w:tc>
        <w:tc>
          <w:tcPr>
            <w:tcW w:w="986" w:type="dxa"/>
            <w:tcBorders>
              <w:left w:val="single" w:sz="4" w:space="0" w:color="auto"/>
            </w:tcBorders>
            <w:shd w:val="clear" w:color="auto" w:fill="auto"/>
            <w:noWrap/>
            <w:hideMark/>
          </w:tcPr>
          <w:p w14:paraId="426C85D7" w14:textId="05A17B5C"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503" w:author="tao huang" w:date="2018-01-11T23:31:00Z"/>
                <w:rFonts w:eastAsia="Times New Roman" w:cs="Times New Roman"/>
                <w:color w:val="000000" w:themeColor="text1"/>
                <w:sz w:val="22"/>
              </w:rPr>
            </w:pPr>
            <w:del w:id="3504" w:author="tao huang" w:date="2018-01-11T23:31:00Z">
              <w:r w:rsidRPr="000B121E" w:rsidDel="0047706C">
                <w:rPr>
                  <w:rFonts w:eastAsia="Times New Roman" w:cs="Times New Roman"/>
                  <w:color w:val="000000" w:themeColor="text1"/>
                  <w:sz w:val="22"/>
                </w:rPr>
                <w:delText>0.016</w:delText>
              </w:r>
            </w:del>
          </w:p>
        </w:tc>
        <w:tc>
          <w:tcPr>
            <w:tcW w:w="999" w:type="dxa"/>
            <w:tcBorders>
              <w:right w:val="single" w:sz="4" w:space="0" w:color="auto"/>
            </w:tcBorders>
            <w:shd w:val="clear" w:color="auto" w:fill="auto"/>
            <w:noWrap/>
            <w:hideMark/>
          </w:tcPr>
          <w:p w14:paraId="585767C7" w14:textId="1F062681"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505" w:author="tao huang" w:date="2018-01-11T23:31:00Z"/>
                <w:rFonts w:eastAsia="Times New Roman" w:cs="Times New Roman"/>
                <w:color w:val="000000" w:themeColor="text1"/>
                <w:sz w:val="22"/>
              </w:rPr>
            </w:pPr>
            <w:del w:id="3506" w:author="tao huang" w:date="2018-01-11T23:31:00Z">
              <w:r w:rsidRPr="000B121E" w:rsidDel="0047706C">
                <w:rPr>
                  <w:rFonts w:eastAsia="Times New Roman" w:cs="Times New Roman"/>
                  <w:color w:val="000000" w:themeColor="text1"/>
                  <w:sz w:val="22"/>
                </w:rPr>
                <w:delText>0.001</w:delText>
              </w:r>
            </w:del>
          </w:p>
        </w:tc>
        <w:tc>
          <w:tcPr>
            <w:tcW w:w="986" w:type="dxa"/>
            <w:tcBorders>
              <w:left w:val="single" w:sz="4" w:space="0" w:color="auto"/>
            </w:tcBorders>
            <w:shd w:val="clear" w:color="auto" w:fill="auto"/>
            <w:noWrap/>
            <w:hideMark/>
          </w:tcPr>
          <w:p w14:paraId="2C351735" w14:textId="49FFF18A"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507" w:author="tao huang" w:date="2018-01-11T23:31:00Z"/>
                <w:rFonts w:eastAsia="Times New Roman" w:cs="Times New Roman"/>
                <w:color w:val="000000" w:themeColor="text1"/>
                <w:sz w:val="22"/>
              </w:rPr>
            </w:pPr>
            <w:del w:id="3508" w:author="tao huang" w:date="2018-01-11T23:31:00Z">
              <w:r w:rsidRPr="000B121E" w:rsidDel="0047706C">
                <w:rPr>
                  <w:rFonts w:eastAsia="Times New Roman" w:cs="Times New Roman"/>
                  <w:color w:val="000000" w:themeColor="text1"/>
                  <w:sz w:val="22"/>
                </w:rPr>
                <w:delText>0.026</w:delText>
              </w:r>
            </w:del>
          </w:p>
        </w:tc>
        <w:tc>
          <w:tcPr>
            <w:tcW w:w="1140" w:type="dxa"/>
            <w:tcBorders>
              <w:right w:val="single" w:sz="4" w:space="0" w:color="auto"/>
            </w:tcBorders>
            <w:shd w:val="clear" w:color="auto" w:fill="auto"/>
            <w:noWrap/>
            <w:hideMark/>
          </w:tcPr>
          <w:p w14:paraId="0BC824E6" w14:textId="7AE20A54"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509" w:author="tao huang" w:date="2018-01-11T23:31:00Z"/>
                <w:rFonts w:eastAsia="Times New Roman" w:cs="Times New Roman"/>
                <w:color w:val="000000" w:themeColor="text1"/>
                <w:sz w:val="22"/>
              </w:rPr>
            </w:pPr>
            <w:del w:id="3510" w:author="tao huang" w:date="2018-01-11T23:31:00Z">
              <w:r w:rsidRPr="000B121E" w:rsidDel="0047706C">
                <w:rPr>
                  <w:rFonts w:eastAsia="Times New Roman" w:cs="Times New Roman"/>
                  <w:color w:val="000000" w:themeColor="text1"/>
                  <w:sz w:val="22"/>
                </w:rPr>
                <w:delText>0.015</w:delText>
              </w:r>
            </w:del>
          </w:p>
        </w:tc>
        <w:tc>
          <w:tcPr>
            <w:tcW w:w="986" w:type="dxa"/>
            <w:tcBorders>
              <w:left w:val="single" w:sz="4" w:space="0" w:color="auto"/>
            </w:tcBorders>
            <w:shd w:val="clear" w:color="auto" w:fill="auto"/>
            <w:noWrap/>
            <w:hideMark/>
          </w:tcPr>
          <w:p w14:paraId="183C3A76" w14:textId="4CB3387E"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511" w:author="tao huang" w:date="2018-01-11T23:31:00Z"/>
                <w:rFonts w:eastAsia="Times New Roman" w:cs="Times New Roman"/>
                <w:color w:val="000000" w:themeColor="text1"/>
                <w:sz w:val="22"/>
              </w:rPr>
            </w:pPr>
            <w:del w:id="3512" w:author="tao huang" w:date="2018-01-11T23:31:00Z">
              <w:r w:rsidRPr="000B121E" w:rsidDel="0047706C">
                <w:rPr>
                  <w:rFonts w:eastAsia="Times New Roman" w:cs="Times New Roman"/>
                  <w:color w:val="000000" w:themeColor="text1"/>
                  <w:sz w:val="22"/>
                </w:rPr>
                <w:delText>0.042</w:delText>
              </w:r>
            </w:del>
          </w:p>
        </w:tc>
        <w:tc>
          <w:tcPr>
            <w:tcW w:w="999" w:type="dxa"/>
            <w:shd w:val="clear" w:color="auto" w:fill="auto"/>
            <w:noWrap/>
            <w:hideMark/>
          </w:tcPr>
          <w:p w14:paraId="599B8F77" w14:textId="128B1CE8" w:rsidR="004617F2" w:rsidRPr="000B121E" w:rsidDel="0047706C"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del w:id="3513" w:author="tao huang" w:date="2018-01-11T23:31:00Z"/>
                <w:rFonts w:eastAsia="Times New Roman" w:cs="Times New Roman"/>
                <w:color w:val="000000" w:themeColor="text1"/>
                <w:sz w:val="22"/>
              </w:rPr>
            </w:pPr>
            <w:del w:id="3514" w:author="tao huang" w:date="2018-01-11T23:31:00Z">
              <w:r w:rsidRPr="000B121E" w:rsidDel="0047706C">
                <w:rPr>
                  <w:rFonts w:eastAsia="Times New Roman" w:cs="Times New Roman"/>
                  <w:color w:val="000000" w:themeColor="text1"/>
                  <w:sz w:val="22"/>
                </w:rPr>
                <w:delText>0.001</w:delText>
              </w:r>
            </w:del>
          </w:p>
        </w:tc>
      </w:tr>
    </w:tbl>
    <w:p w14:paraId="6B019A63" w14:textId="555F9331" w:rsidR="004617F2" w:rsidRPr="000B121E" w:rsidDel="00427A30" w:rsidRDefault="004617F2" w:rsidP="000B121E">
      <w:pPr>
        <w:pStyle w:val="ListParagraph"/>
        <w:shd w:val="clear" w:color="auto" w:fill="FFFFFF" w:themeFill="background1"/>
        <w:spacing w:after="0" w:line="360" w:lineRule="auto"/>
        <w:ind w:left="0"/>
        <w:rPr>
          <w:del w:id="3515" w:author="tao huang" w:date="2018-01-11T23:34:00Z"/>
          <w:rFonts w:cs="Times New Roman"/>
          <w:color w:val="000000" w:themeColor="text1"/>
          <w:szCs w:val="24"/>
        </w:rPr>
      </w:pPr>
    </w:p>
    <w:p w14:paraId="378CAAB9" w14:textId="00EEF808" w:rsidR="004617F2" w:rsidRPr="000B121E" w:rsidDel="00427A30" w:rsidRDefault="004617F2" w:rsidP="000B121E">
      <w:pPr>
        <w:pStyle w:val="ListParagraph"/>
        <w:shd w:val="clear" w:color="auto" w:fill="FFFFFF" w:themeFill="background1"/>
        <w:spacing w:after="0" w:line="360" w:lineRule="auto"/>
        <w:ind w:left="0"/>
        <w:rPr>
          <w:del w:id="3516" w:author="tao huang" w:date="2018-01-11T23:34:00Z"/>
          <w:rFonts w:cs="Times New Roman"/>
          <w:color w:val="000000" w:themeColor="text1"/>
          <w:szCs w:val="24"/>
        </w:rPr>
      </w:pPr>
    </w:p>
    <w:p w14:paraId="2A7E3E45" w14:textId="66A2CE2A" w:rsidR="004617F2" w:rsidRPr="000B121E" w:rsidDel="00427A30" w:rsidRDefault="004617F2" w:rsidP="000B121E">
      <w:pPr>
        <w:pStyle w:val="ListParagraph"/>
        <w:shd w:val="clear" w:color="auto" w:fill="FFFFFF" w:themeFill="background1"/>
        <w:spacing w:after="0" w:line="360" w:lineRule="auto"/>
        <w:ind w:left="0"/>
        <w:rPr>
          <w:del w:id="3517" w:author="tao huang" w:date="2018-01-11T23:34:00Z"/>
          <w:rFonts w:cs="Times New Roman"/>
          <w:color w:val="000000" w:themeColor="text1"/>
          <w:szCs w:val="24"/>
        </w:rPr>
      </w:pPr>
    </w:p>
    <w:p w14:paraId="48BF4451" w14:textId="5A1FE35B" w:rsidR="000D534A" w:rsidRDefault="000D534A" w:rsidP="000B121E">
      <w:pPr>
        <w:pStyle w:val="ListParagraph"/>
        <w:shd w:val="clear" w:color="auto" w:fill="FFFFFF" w:themeFill="background1"/>
        <w:spacing w:after="0" w:line="360" w:lineRule="auto"/>
        <w:ind w:left="0"/>
        <w:rPr>
          <w:ins w:id="3518" w:author="tao huang" w:date="2018-01-11T23:58:00Z"/>
          <w:rFonts w:cs="Times New Roman"/>
          <w:color w:val="000000" w:themeColor="text1"/>
          <w:szCs w:val="24"/>
        </w:rPr>
      </w:pPr>
    </w:p>
    <w:tbl>
      <w:tblPr>
        <w:tblStyle w:val="ListTable1Light1"/>
        <w:tblW w:w="14835" w:type="dxa"/>
        <w:shd w:val="clear" w:color="auto" w:fill="FFFFFF" w:themeFill="background1"/>
        <w:tblLook w:val="04A0" w:firstRow="1" w:lastRow="0" w:firstColumn="1" w:lastColumn="0" w:noHBand="0" w:noVBand="1"/>
        <w:tblPrChange w:id="3519" w:author="tao huang" w:date="2018-01-12T00:00:00Z">
          <w:tblPr>
            <w:tblW w:w="14575" w:type="dxa"/>
            <w:tblLook w:val="04A0" w:firstRow="1" w:lastRow="0" w:firstColumn="1" w:lastColumn="0" w:noHBand="0" w:noVBand="1"/>
          </w:tblPr>
        </w:tblPrChange>
      </w:tblPr>
      <w:tblGrid>
        <w:gridCol w:w="3119"/>
        <w:gridCol w:w="1026"/>
        <w:gridCol w:w="910"/>
        <w:gridCol w:w="1085"/>
        <w:gridCol w:w="951"/>
        <w:gridCol w:w="1032"/>
        <w:gridCol w:w="904"/>
        <w:gridCol w:w="1039"/>
        <w:gridCol w:w="897"/>
        <w:gridCol w:w="993"/>
        <w:gridCol w:w="943"/>
        <w:gridCol w:w="996"/>
        <w:gridCol w:w="940"/>
        <w:tblGridChange w:id="3520">
          <w:tblGrid>
            <w:gridCol w:w="2859"/>
            <w:gridCol w:w="260"/>
            <w:gridCol w:w="766"/>
            <w:gridCol w:w="260"/>
            <w:gridCol w:w="650"/>
            <w:gridCol w:w="260"/>
            <w:gridCol w:w="825"/>
            <w:gridCol w:w="260"/>
            <w:gridCol w:w="691"/>
            <w:gridCol w:w="260"/>
            <w:gridCol w:w="772"/>
            <w:gridCol w:w="260"/>
            <w:gridCol w:w="644"/>
            <w:gridCol w:w="260"/>
            <w:gridCol w:w="779"/>
            <w:gridCol w:w="260"/>
            <w:gridCol w:w="637"/>
            <w:gridCol w:w="260"/>
            <w:gridCol w:w="733"/>
            <w:gridCol w:w="260"/>
            <w:gridCol w:w="683"/>
            <w:gridCol w:w="260"/>
            <w:gridCol w:w="736"/>
            <w:gridCol w:w="260"/>
            <w:gridCol w:w="680"/>
            <w:gridCol w:w="260"/>
          </w:tblGrid>
        </w:tblGridChange>
      </w:tblGrid>
      <w:tr w:rsidR="000D534A" w:rsidRPr="000D534A" w14:paraId="35B5295A" w14:textId="77777777" w:rsidTr="000D534A">
        <w:trPr>
          <w:cnfStyle w:val="100000000000" w:firstRow="1" w:lastRow="0" w:firstColumn="0" w:lastColumn="0" w:oddVBand="0" w:evenVBand="0" w:oddHBand="0" w:evenHBand="0" w:firstRowFirstColumn="0" w:firstRowLastColumn="0" w:lastRowFirstColumn="0" w:lastRowLastColumn="0"/>
          <w:trHeight w:val="20"/>
          <w:ins w:id="3521" w:author="tao huang" w:date="2018-01-11T23:58:00Z"/>
          <w:trPrChange w:id="3522" w:author="tao huang" w:date="2018-01-12T00:00: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3523" w:author="tao huang" w:date="2018-01-12T00:00:00Z">
              <w:tcPr>
                <w:tcW w:w="2859" w:type="dxa"/>
                <w:tcBorders>
                  <w:top w:val="nil"/>
                  <w:left w:val="nil"/>
                  <w:bottom w:val="nil"/>
                  <w:right w:val="nil"/>
                </w:tcBorders>
                <w:shd w:val="clear" w:color="auto" w:fill="auto"/>
                <w:noWrap/>
                <w:vAlign w:val="center"/>
                <w:hideMark/>
              </w:tcPr>
            </w:tcPrChange>
          </w:tcPr>
          <w:p w14:paraId="1C32127B" w14:textId="77777777" w:rsidR="000D534A" w:rsidRPr="000D534A" w:rsidRDefault="000D534A" w:rsidP="000D534A">
            <w:pPr>
              <w:spacing w:after="0" w:line="240" w:lineRule="auto"/>
              <w:jc w:val="center"/>
              <w:cnfStyle w:val="101000000000" w:firstRow="1" w:lastRow="0" w:firstColumn="1" w:lastColumn="0" w:oddVBand="0" w:evenVBand="0" w:oddHBand="0" w:evenHBand="0" w:firstRowFirstColumn="0" w:firstRowLastColumn="0" w:lastRowFirstColumn="0" w:lastRowLastColumn="0"/>
              <w:rPr>
                <w:ins w:id="3524" w:author="tao huang" w:date="2018-01-11T23:58:00Z"/>
                <w:rFonts w:eastAsia="Times New Roman" w:cs="Times New Roman"/>
                <w:b w:val="0"/>
                <w:sz w:val="22"/>
                <w:rPrChange w:id="3525" w:author="tao huang" w:date="2018-01-11T23:59:00Z">
                  <w:rPr>
                    <w:ins w:id="3526" w:author="tao huang" w:date="2018-01-11T23:58:00Z"/>
                    <w:rFonts w:eastAsia="Times New Roman" w:cs="Times New Roman"/>
                    <w:color w:val="000000"/>
                    <w:sz w:val="22"/>
                  </w:rPr>
                </w:rPrChange>
              </w:rPr>
            </w:pPr>
            <w:ins w:id="3527" w:author="tao huang" w:date="2018-01-11T23:58:00Z">
              <w:r w:rsidRPr="000D534A">
                <w:rPr>
                  <w:rFonts w:eastAsia="Times New Roman" w:cs="Times New Roman"/>
                  <w:b w:val="0"/>
                  <w:sz w:val="22"/>
                  <w:rPrChange w:id="3528" w:author="tao huang" w:date="2018-01-11T23:59:00Z">
                    <w:rPr>
                      <w:rFonts w:eastAsia="Times New Roman" w:cs="Times New Roman"/>
                      <w:color w:val="000000"/>
                      <w:sz w:val="22"/>
                    </w:rPr>
                  </w:rPrChange>
                </w:rPr>
                <w:t>Horizon = 8</w:t>
              </w:r>
            </w:ins>
          </w:p>
        </w:tc>
        <w:tc>
          <w:tcPr>
            <w:tcW w:w="1936" w:type="dxa"/>
            <w:gridSpan w:val="2"/>
            <w:shd w:val="clear" w:color="auto" w:fill="FFFFFF" w:themeFill="background1"/>
            <w:noWrap/>
            <w:hideMark/>
            <w:tcPrChange w:id="3529" w:author="tao huang" w:date="2018-01-12T00:00:00Z">
              <w:tcPr>
                <w:tcW w:w="1936" w:type="dxa"/>
                <w:gridSpan w:val="4"/>
                <w:tcBorders>
                  <w:top w:val="single" w:sz="8" w:space="0" w:color="666666"/>
                  <w:left w:val="nil"/>
                  <w:bottom w:val="nil"/>
                  <w:right w:val="single" w:sz="8" w:space="0" w:color="000000"/>
                </w:tcBorders>
                <w:shd w:val="clear" w:color="auto" w:fill="auto"/>
                <w:noWrap/>
                <w:vAlign w:val="center"/>
                <w:hideMark/>
              </w:tcPr>
            </w:tcPrChange>
          </w:tcPr>
          <w:p w14:paraId="47FBCBB4" w14:textId="77777777" w:rsidR="000D534A" w:rsidRPr="000D534A" w:rsidRDefault="000D534A" w:rsidP="000D534A">
            <w:pPr>
              <w:spacing w:after="0" w:line="240" w:lineRule="auto"/>
              <w:jc w:val="center"/>
              <w:cnfStyle w:val="100000000000" w:firstRow="1" w:lastRow="0" w:firstColumn="0" w:lastColumn="0" w:oddVBand="0" w:evenVBand="0" w:oddHBand="0" w:evenHBand="0" w:firstRowFirstColumn="0" w:firstRowLastColumn="0" w:lastRowFirstColumn="0" w:lastRowLastColumn="0"/>
              <w:rPr>
                <w:ins w:id="3530" w:author="tao huang" w:date="2018-01-11T23:58:00Z"/>
                <w:rFonts w:eastAsia="Times New Roman" w:cs="Times New Roman"/>
                <w:b w:val="0"/>
                <w:sz w:val="22"/>
                <w:rPrChange w:id="3531" w:author="tao huang" w:date="2018-01-11T23:59:00Z">
                  <w:rPr>
                    <w:ins w:id="3532" w:author="tao huang" w:date="2018-01-11T23:58:00Z"/>
                    <w:rFonts w:eastAsia="Times New Roman" w:cs="Times New Roman"/>
                    <w:color w:val="000000"/>
                    <w:sz w:val="22"/>
                  </w:rPr>
                </w:rPrChange>
              </w:rPr>
            </w:pPr>
            <w:ins w:id="3533" w:author="tao huang" w:date="2018-01-11T23:58:00Z">
              <w:r w:rsidRPr="000D534A">
                <w:rPr>
                  <w:rFonts w:eastAsia="Times New Roman" w:cs="Times New Roman"/>
                  <w:b w:val="0"/>
                  <w:sz w:val="22"/>
                  <w:rPrChange w:id="3534" w:author="tao huang" w:date="2018-01-11T23:59:00Z">
                    <w:rPr>
                      <w:rFonts w:eastAsia="Times New Roman" w:cs="Times New Roman"/>
                      <w:color w:val="000000"/>
                      <w:sz w:val="22"/>
                    </w:rPr>
                  </w:rPrChange>
                </w:rPr>
                <w:t>ADL-intra-EWC</w:t>
              </w:r>
            </w:ins>
          </w:p>
        </w:tc>
        <w:tc>
          <w:tcPr>
            <w:tcW w:w="2036" w:type="dxa"/>
            <w:gridSpan w:val="2"/>
            <w:shd w:val="clear" w:color="auto" w:fill="FFFFFF" w:themeFill="background1"/>
            <w:noWrap/>
            <w:hideMark/>
            <w:tcPrChange w:id="3535" w:author="tao huang" w:date="2018-01-12T00:00:00Z">
              <w:tcPr>
                <w:tcW w:w="2036" w:type="dxa"/>
                <w:gridSpan w:val="4"/>
                <w:tcBorders>
                  <w:top w:val="single" w:sz="8" w:space="0" w:color="666666"/>
                  <w:left w:val="nil"/>
                  <w:bottom w:val="nil"/>
                  <w:right w:val="single" w:sz="8" w:space="0" w:color="000000"/>
                </w:tcBorders>
                <w:shd w:val="clear" w:color="auto" w:fill="auto"/>
                <w:noWrap/>
                <w:vAlign w:val="center"/>
                <w:hideMark/>
              </w:tcPr>
            </w:tcPrChange>
          </w:tcPr>
          <w:p w14:paraId="21C29C1F" w14:textId="77777777" w:rsidR="000D534A" w:rsidRPr="000D534A" w:rsidRDefault="000D534A" w:rsidP="000D534A">
            <w:pPr>
              <w:spacing w:after="0" w:line="240" w:lineRule="auto"/>
              <w:jc w:val="center"/>
              <w:cnfStyle w:val="100000000000" w:firstRow="1" w:lastRow="0" w:firstColumn="0" w:lastColumn="0" w:oddVBand="0" w:evenVBand="0" w:oddHBand="0" w:evenHBand="0" w:firstRowFirstColumn="0" w:firstRowLastColumn="0" w:lastRowFirstColumn="0" w:lastRowLastColumn="0"/>
              <w:rPr>
                <w:ins w:id="3536" w:author="tao huang" w:date="2018-01-11T23:58:00Z"/>
                <w:rFonts w:eastAsia="Times New Roman" w:cs="Times New Roman"/>
                <w:b w:val="0"/>
                <w:sz w:val="22"/>
                <w:rPrChange w:id="3537" w:author="tao huang" w:date="2018-01-11T23:59:00Z">
                  <w:rPr>
                    <w:ins w:id="3538" w:author="tao huang" w:date="2018-01-11T23:58:00Z"/>
                    <w:rFonts w:eastAsia="Times New Roman" w:cs="Times New Roman"/>
                    <w:color w:val="000000"/>
                    <w:sz w:val="22"/>
                  </w:rPr>
                </w:rPrChange>
              </w:rPr>
            </w:pPr>
            <w:ins w:id="3539" w:author="tao huang" w:date="2018-01-11T23:58:00Z">
              <w:r w:rsidRPr="000D534A">
                <w:rPr>
                  <w:rFonts w:eastAsia="Times New Roman" w:cs="Times New Roman"/>
                  <w:b w:val="0"/>
                  <w:sz w:val="22"/>
                  <w:rPrChange w:id="3540" w:author="tao huang" w:date="2018-01-11T23:59:00Z">
                    <w:rPr>
                      <w:rFonts w:eastAsia="Times New Roman" w:cs="Times New Roman"/>
                      <w:color w:val="000000"/>
                      <w:sz w:val="22"/>
                    </w:rPr>
                  </w:rPrChange>
                </w:rPr>
                <w:t>ADL-own-EWC</w:t>
              </w:r>
            </w:ins>
          </w:p>
        </w:tc>
        <w:tc>
          <w:tcPr>
            <w:tcW w:w="1936" w:type="dxa"/>
            <w:gridSpan w:val="2"/>
            <w:shd w:val="clear" w:color="auto" w:fill="FFFFFF" w:themeFill="background1"/>
            <w:noWrap/>
            <w:hideMark/>
            <w:tcPrChange w:id="3541" w:author="tao huang" w:date="2018-01-12T00:00:00Z">
              <w:tcPr>
                <w:tcW w:w="1936" w:type="dxa"/>
                <w:gridSpan w:val="4"/>
                <w:tcBorders>
                  <w:top w:val="single" w:sz="8" w:space="0" w:color="666666"/>
                  <w:left w:val="nil"/>
                  <w:bottom w:val="nil"/>
                  <w:right w:val="single" w:sz="8" w:space="0" w:color="000000"/>
                </w:tcBorders>
                <w:shd w:val="clear" w:color="auto" w:fill="auto"/>
                <w:noWrap/>
                <w:vAlign w:val="center"/>
                <w:hideMark/>
              </w:tcPr>
            </w:tcPrChange>
          </w:tcPr>
          <w:p w14:paraId="41EC2209" w14:textId="77777777" w:rsidR="000D534A" w:rsidRPr="000D534A" w:rsidRDefault="000D534A" w:rsidP="000D534A">
            <w:pPr>
              <w:spacing w:after="0" w:line="240" w:lineRule="auto"/>
              <w:jc w:val="center"/>
              <w:cnfStyle w:val="100000000000" w:firstRow="1" w:lastRow="0" w:firstColumn="0" w:lastColumn="0" w:oddVBand="0" w:evenVBand="0" w:oddHBand="0" w:evenHBand="0" w:firstRowFirstColumn="0" w:firstRowLastColumn="0" w:lastRowFirstColumn="0" w:lastRowLastColumn="0"/>
              <w:rPr>
                <w:ins w:id="3542" w:author="tao huang" w:date="2018-01-11T23:58:00Z"/>
                <w:rFonts w:eastAsia="Times New Roman" w:cs="Times New Roman"/>
                <w:b w:val="0"/>
                <w:sz w:val="22"/>
                <w:rPrChange w:id="3543" w:author="tao huang" w:date="2018-01-11T23:59:00Z">
                  <w:rPr>
                    <w:ins w:id="3544" w:author="tao huang" w:date="2018-01-11T23:58:00Z"/>
                    <w:rFonts w:eastAsia="Times New Roman" w:cs="Times New Roman"/>
                    <w:color w:val="000000"/>
                    <w:sz w:val="22"/>
                  </w:rPr>
                </w:rPrChange>
              </w:rPr>
            </w:pPr>
            <w:ins w:id="3545" w:author="tao huang" w:date="2018-01-11T23:58:00Z">
              <w:r w:rsidRPr="000D534A">
                <w:rPr>
                  <w:rFonts w:eastAsia="Times New Roman" w:cs="Times New Roman"/>
                  <w:b w:val="0"/>
                  <w:sz w:val="22"/>
                  <w:rPrChange w:id="3546" w:author="tao huang" w:date="2018-01-11T23:59:00Z">
                    <w:rPr>
                      <w:rFonts w:eastAsia="Times New Roman" w:cs="Times New Roman"/>
                      <w:color w:val="000000"/>
                      <w:sz w:val="22"/>
                    </w:rPr>
                  </w:rPrChange>
                </w:rPr>
                <w:t>ADL-intra-IC</w:t>
              </w:r>
            </w:ins>
          </w:p>
        </w:tc>
        <w:tc>
          <w:tcPr>
            <w:tcW w:w="1936" w:type="dxa"/>
            <w:gridSpan w:val="2"/>
            <w:shd w:val="clear" w:color="auto" w:fill="FFFFFF" w:themeFill="background1"/>
            <w:noWrap/>
            <w:hideMark/>
            <w:tcPrChange w:id="3547" w:author="tao huang" w:date="2018-01-12T00:00:00Z">
              <w:tcPr>
                <w:tcW w:w="1936" w:type="dxa"/>
                <w:gridSpan w:val="4"/>
                <w:tcBorders>
                  <w:top w:val="single" w:sz="8" w:space="0" w:color="666666"/>
                  <w:left w:val="nil"/>
                  <w:bottom w:val="nil"/>
                  <w:right w:val="nil"/>
                </w:tcBorders>
                <w:shd w:val="clear" w:color="auto" w:fill="auto"/>
                <w:noWrap/>
                <w:vAlign w:val="center"/>
                <w:hideMark/>
              </w:tcPr>
            </w:tcPrChange>
          </w:tcPr>
          <w:p w14:paraId="1AE285C5" w14:textId="77777777" w:rsidR="000D534A" w:rsidRPr="000D534A" w:rsidRDefault="000D534A" w:rsidP="000D534A">
            <w:pPr>
              <w:spacing w:after="0" w:line="240" w:lineRule="auto"/>
              <w:jc w:val="center"/>
              <w:cnfStyle w:val="100000000000" w:firstRow="1" w:lastRow="0" w:firstColumn="0" w:lastColumn="0" w:oddVBand="0" w:evenVBand="0" w:oddHBand="0" w:evenHBand="0" w:firstRowFirstColumn="0" w:firstRowLastColumn="0" w:lastRowFirstColumn="0" w:lastRowLastColumn="0"/>
              <w:rPr>
                <w:ins w:id="3548" w:author="tao huang" w:date="2018-01-11T23:58:00Z"/>
                <w:rFonts w:eastAsia="Times New Roman" w:cs="Times New Roman"/>
                <w:b w:val="0"/>
                <w:sz w:val="22"/>
                <w:rPrChange w:id="3549" w:author="tao huang" w:date="2018-01-11T23:59:00Z">
                  <w:rPr>
                    <w:ins w:id="3550" w:author="tao huang" w:date="2018-01-11T23:58:00Z"/>
                    <w:rFonts w:eastAsia="Times New Roman" w:cs="Times New Roman"/>
                    <w:color w:val="000000"/>
                    <w:sz w:val="22"/>
                  </w:rPr>
                </w:rPrChange>
              </w:rPr>
            </w:pPr>
            <w:ins w:id="3551" w:author="tao huang" w:date="2018-01-11T23:58:00Z">
              <w:r w:rsidRPr="000D534A">
                <w:rPr>
                  <w:rFonts w:eastAsia="Times New Roman" w:cs="Times New Roman"/>
                  <w:b w:val="0"/>
                  <w:sz w:val="22"/>
                  <w:rPrChange w:id="3552" w:author="tao huang" w:date="2018-01-11T23:59:00Z">
                    <w:rPr>
                      <w:rFonts w:eastAsia="Times New Roman" w:cs="Times New Roman"/>
                      <w:color w:val="000000"/>
                      <w:sz w:val="22"/>
                    </w:rPr>
                  </w:rPrChange>
                </w:rPr>
                <w:t>ADL-own-IC</w:t>
              </w:r>
            </w:ins>
          </w:p>
        </w:tc>
        <w:tc>
          <w:tcPr>
            <w:tcW w:w="1936" w:type="dxa"/>
            <w:gridSpan w:val="2"/>
            <w:shd w:val="clear" w:color="auto" w:fill="FFFFFF" w:themeFill="background1"/>
            <w:noWrap/>
            <w:hideMark/>
            <w:tcPrChange w:id="3553" w:author="tao huang" w:date="2018-01-12T00:00:00Z">
              <w:tcPr>
                <w:tcW w:w="1936" w:type="dxa"/>
                <w:gridSpan w:val="4"/>
                <w:tcBorders>
                  <w:top w:val="single" w:sz="8" w:space="0" w:color="000000"/>
                  <w:left w:val="single" w:sz="4" w:space="0" w:color="C1C1C1"/>
                  <w:bottom w:val="single" w:sz="8" w:space="0" w:color="666666"/>
                  <w:right w:val="single" w:sz="8" w:space="0" w:color="000000"/>
                </w:tcBorders>
                <w:shd w:val="clear" w:color="auto" w:fill="auto"/>
                <w:noWrap/>
                <w:vAlign w:val="center"/>
                <w:hideMark/>
              </w:tcPr>
            </w:tcPrChange>
          </w:tcPr>
          <w:p w14:paraId="7F328984" w14:textId="77777777" w:rsidR="000D534A" w:rsidRPr="000D534A" w:rsidRDefault="000D534A" w:rsidP="000D534A">
            <w:pPr>
              <w:spacing w:after="0" w:line="240" w:lineRule="auto"/>
              <w:jc w:val="center"/>
              <w:cnfStyle w:val="100000000000" w:firstRow="1" w:lastRow="0" w:firstColumn="0" w:lastColumn="0" w:oddVBand="0" w:evenVBand="0" w:oddHBand="0" w:evenHBand="0" w:firstRowFirstColumn="0" w:firstRowLastColumn="0" w:lastRowFirstColumn="0" w:lastRowLastColumn="0"/>
              <w:rPr>
                <w:ins w:id="3554" w:author="tao huang" w:date="2018-01-11T23:58:00Z"/>
                <w:rFonts w:eastAsia="Times New Roman" w:cs="Times New Roman"/>
                <w:b w:val="0"/>
                <w:sz w:val="22"/>
                <w:rPrChange w:id="3555" w:author="tao huang" w:date="2018-01-11T23:59:00Z">
                  <w:rPr>
                    <w:ins w:id="3556" w:author="tao huang" w:date="2018-01-11T23:58:00Z"/>
                    <w:rFonts w:eastAsia="Times New Roman" w:cs="Times New Roman"/>
                    <w:color w:val="000000"/>
                    <w:sz w:val="22"/>
                  </w:rPr>
                </w:rPrChange>
              </w:rPr>
            </w:pPr>
            <w:ins w:id="3557" w:author="tao huang" w:date="2018-01-11T23:58:00Z">
              <w:r w:rsidRPr="000D534A">
                <w:rPr>
                  <w:rFonts w:eastAsia="Times New Roman" w:cs="Times New Roman"/>
                  <w:b w:val="0"/>
                  <w:sz w:val="22"/>
                  <w:rPrChange w:id="3558" w:author="tao huang" w:date="2018-01-11T23:59:00Z">
                    <w:rPr>
                      <w:rFonts w:eastAsia="Times New Roman" w:cs="Times New Roman"/>
                      <w:color w:val="000000"/>
                      <w:sz w:val="22"/>
                    </w:rPr>
                  </w:rPrChange>
                </w:rPr>
                <w:t>ADL-EWC-IC</w:t>
              </w:r>
            </w:ins>
          </w:p>
        </w:tc>
        <w:tc>
          <w:tcPr>
            <w:tcW w:w="1936" w:type="dxa"/>
            <w:gridSpan w:val="2"/>
            <w:shd w:val="clear" w:color="auto" w:fill="FFFFFF" w:themeFill="background1"/>
            <w:noWrap/>
            <w:hideMark/>
            <w:tcPrChange w:id="3559" w:author="tao huang" w:date="2018-01-12T00:00:00Z">
              <w:tcPr>
                <w:tcW w:w="1936" w:type="dxa"/>
                <w:gridSpan w:val="4"/>
                <w:tcBorders>
                  <w:top w:val="single" w:sz="8" w:space="0" w:color="000000"/>
                  <w:left w:val="single" w:sz="4" w:space="0" w:color="C1C1C1"/>
                  <w:bottom w:val="single" w:sz="8" w:space="0" w:color="666666"/>
                  <w:right w:val="single" w:sz="8" w:space="0" w:color="000000"/>
                </w:tcBorders>
                <w:shd w:val="clear" w:color="auto" w:fill="auto"/>
                <w:noWrap/>
                <w:vAlign w:val="center"/>
                <w:hideMark/>
              </w:tcPr>
            </w:tcPrChange>
          </w:tcPr>
          <w:p w14:paraId="50D27A93" w14:textId="77777777" w:rsidR="000D534A" w:rsidRPr="000D534A" w:rsidRDefault="000D534A" w:rsidP="000D534A">
            <w:pPr>
              <w:spacing w:after="0" w:line="240" w:lineRule="auto"/>
              <w:jc w:val="center"/>
              <w:cnfStyle w:val="100000000000" w:firstRow="1" w:lastRow="0" w:firstColumn="0" w:lastColumn="0" w:oddVBand="0" w:evenVBand="0" w:oddHBand="0" w:evenHBand="0" w:firstRowFirstColumn="0" w:firstRowLastColumn="0" w:lastRowFirstColumn="0" w:lastRowLastColumn="0"/>
              <w:rPr>
                <w:ins w:id="3560" w:author="tao huang" w:date="2018-01-11T23:58:00Z"/>
                <w:rFonts w:eastAsia="Times New Roman" w:cs="Times New Roman"/>
                <w:b w:val="0"/>
                <w:sz w:val="22"/>
                <w:rPrChange w:id="3561" w:author="tao huang" w:date="2018-01-11T23:59:00Z">
                  <w:rPr>
                    <w:ins w:id="3562" w:author="tao huang" w:date="2018-01-11T23:58:00Z"/>
                    <w:rFonts w:eastAsia="Times New Roman" w:cs="Times New Roman"/>
                    <w:color w:val="000000"/>
                    <w:sz w:val="22"/>
                  </w:rPr>
                </w:rPrChange>
              </w:rPr>
            </w:pPr>
            <w:ins w:id="3563" w:author="tao huang" w:date="2018-01-11T23:58:00Z">
              <w:r w:rsidRPr="000D534A">
                <w:rPr>
                  <w:rFonts w:eastAsia="Times New Roman" w:cs="Times New Roman"/>
                  <w:b w:val="0"/>
                  <w:sz w:val="22"/>
                  <w:rPrChange w:id="3564" w:author="tao huang" w:date="2018-01-11T23:59:00Z">
                    <w:rPr>
                      <w:rFonts w:eastAsia="Times New Roman" w:cs="Times New Roman"/>
                      <w:color w:val="000000"/>
                      <w:sz w:val="22"/>
                    </w:rPr>
                  </w:rPrChange>
                </w:rPr>
                <w:t>IC versus EWC</w:t>
              </w:r>
            </w:ins>
          </w:p>
        </w:tc>
      </w:tr>
      <w:tr w:rsidR="000D534A" w:rsidRPr="000D534A" w14:paraId="4FD73CCE" w14:textId="77777777" w:rsidTr="000D534A">
        <w:tblPrEx>
          <w:tblPrExChange w:id="3565" w:author="tao huang" w:date="2018-01-12T00:00:00Z">
            <w:tblPrEx>
              <w:tblW w:w="14835" w:type="dxa"/>
            </w:tblPrEx>
          </w:tblPrExChange>
        </w:tblPrEx>
        <w:trPr>
          <w:cnfStyle w:val="000000100000" w:firstRow="0" w:lastRow="0" w:firstColumn="0" w:lastColumn="0" w:oddVBand="0" w:evenVBand="0" w:oddHBand="1" w:evenHBand="0" w:firstRowFirstColumn="0" w:firstRowLastColumn="0" w:lastRowFirstColumn="0" w:lastRowLastColumn="0"/>
          <w:trHeight w:val="20"/>
          <w:ins w:id="3566" w:author="tao huang" w:date="2018-01-11T23:58:00Z"/>
          <w:trPrChange w:id="3567" w:author="tao huang" w:date="2018-01-12T00:00:00Z">
            <w:trPr>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3568" w:author="tao huang" w:date="2018-01-12T00:00:00Z">
              <w:tcPr>
                <w:tcW w:w="3119" w:type="dxa"/>
                <w:gridSpan w:val="2"/>
                <w:shd w:val="clear" w:color="auto" w:fill="auto"/>
                <w:noWrap/>
                <w:hideMark/>
              </w:tcPr>
            </w:tcPrChange>
          </w:tcPr>
          <w:p w14:paraId="02003445" w14:textId="77777777" w:rsidR="000D534A" w:rsidRPr="000D534A" w:rsidRDefault="000D534A" w:rsidP="000D534A">
            <w:pPr>
              <w:spacing w:after="0" w:line="240" w:lineRule="auto"/>
              <w:jc w:val="center"/>
              <w:cnfStyle w:val="001000100000" w:firstRow="0" w:lastRow="0" w:firstColumn="1" w:lastColumn="0" w:oddVBand="0" w:evenVBand="0" w:oddHBand="1" w:evenHBand="0" w:firstRowFirstColumn="0" w:firstRowLastColumn="0" w:lastRowFirstColumn="0" w:lastRowLastColumn="0"/>
              <w:rPr>
                <w:ins w:id="3569" w:author="tao huang" w:date="2018-01-11T23:58:00Z"/>
                <w:rFonts w:eastAsia="Times New Roman" w:cs="Times New Roman"/>
                <w:b w:val="0"/>
                <w:sz w:val="22"/>
                <w:rPrChange w:id="3570" w:author="tao huang" w:date="2018-01-11T23:59:00Z">
                  <w:rPr>
                    <w:ins w:id="3571" w:author="tao huang" w:date="2018-01-11T23:58:00Z"/>
                    <w:rFonts w:eastAsia="Times New Roman" w:cs="Times New Roman"/>
                    <w:color w:val="000000"/>
                    <w:sz w:val="22"/>
                  </w:rPr>
                </w:rPrChange>
              </w:rPr>
            </w:pPr>
            <w:ins w:id="3572" w:author="tao huang" w:date="2018-01-11T23:58:00Z">
              <w:r w:rsidRPr="000D534A">
                <w:rPr>
                  <w:rFonts w:eastAsia="Times New Roman" w:cs="Times New Roman"/>
                  <w:b w:val="0"/>
                  <w:sz w:val="22"/>
                  <w:rPrChange w:id="3573" w:author="tao huang" w:date="2018-01-11T23:59:00Z">
                    <w:rPr>
                      <w:rFonts w:eastAsia="Times New Roman" w:cs="Times New Roman"/>
                      <w:color w:val="000000"/>
                      <w:sz w:val="22"/>
                    </w:rPr>
                  </w:rPrChange>
                </w:rPr>
                <w:t>Parameter/estimate and p-values</w:t>
              </w:r>
            </w:ins>
          </w:p>
        </w:tc>
        <w:tc>
          <w:tcPr>
            <w:tcW w:w="1026" w:type="dxa"/>
            <w:shd w:val="clear" w:color="auto" w:fill="FFFFFF" w:themeFill="background1"/>
            <w:noWrap/>
            <w:hideMark/>
            <w:tcPrChange w:id="3574" w:author="tao huang" w:date="2018-01-12T00:00:00Z">
              <w:tcPr>
                <w:tcW w:w="1026" w:type="dxa"/>
                <w:gridSpan w:val="2"/>
                <w:shd w:val="clear" w:color="auto" w:fill="auto"/>
                <w:noWrap/>
                <w:hideMark/>
              </w:tcPr>
            </w:tcPrChange>
          </w:tcPr>
          <w:p w14:paraId="5CE1F4FC" w14:textId="77777777" w:rsidR="000D534A" w:rsidRPr="000D534A" w:rsidRDefault="000D534A" w:rsidP="000D534A">
            <w:pPr>
              <w:spacing w:after="0" w:line="240" w:lineRule="auto"/>
              <w:cnfStyle w:val="000000100000" w:firstRow="0" w:lastRow="0" w:firstColumn="0" w:lastColumn="0" w:oddVBand="0" w:evenVBand="0" w:oddHBand="1" w:evenHBand="0" w:firstRowFirstColumn="0" w:firstRowLastColumn="0" w:lastRowFirstColumn="0" w:lastRowLastColumn="0"/>
              <w:rPr>
                <w:ins w:id="3575" w:author="tao huang" w:date="2018-01-11T23:58:00Z"/>
                <w:rFonts w:eastAsia="Times New Roman" w:cs="Times New Roman"/>
                <w:sz w:val="22"/>
                <w:rPrChange w:id="3576" w:author="tao huang" w:date="2018-01-11T23:59:00Z">
                  <w:rPr>
                    <w:ins w:id="3577" w:author="tao huang" w:date="2018-01-11T23:58:00Z"/>
                    <w:rFonts w:eastAsia="Times New Roman" w:cs="Times New Roman"/>
                    <w:color w:val="000000"/>
                    <w:sz w:val="22"/>
                  </w:rPr>
                </w:rPrChange>
              </w:rPr>
            </w:pPr>
            <w:ins w:id="3578" w:author="tao huang" w:date="2018-01-11T23:58:00Z">
              <w:r w:rsidRPr="000D534A">
                <w:rPr>
                  <w:rFonts w:eastAsia="Times New Roman" w:cs="Times New Roman"/>
                  <w:sz w:val="22"/>
                  <w:rPrChange w:id="3579" w:author="tao huang" w:date="2018-01-11T23:59:00Z">
                    <w:rPr>
                      <w:rFonts w:eastAsia="Times New Roman" w:cs="Times New Roman"/>
                      <w:color w:val="000000"/>
                      <w:sz w:val="22"/>
                    </w:rPr>
                  </w:rPrChange>
                </w:rPr>
                <w:t>Estimate</w:t>
              </w:r>
            </w:ins>
          </w:p>
        </w:tc>
        <w:tc>
          <w:tcPr>
            <w:tcW w:w="910" w:type="dxa"/>
            <w:shd w:val="clear" w:color="auto" w:fill="FFFFFF" w:themeFill="background1"/>
            <w:noWrap/>
            <w:hideMark/>
            <w:tcPrChange w:id="3580" w:author="tao huang" w:date="2018-01-12T00:00:00Z">
              <w:tcPr>
                <w:tcW w:w="910" w:type="dxa"/>
                <w:gridSpan w:val="2"/>
                <w:shd w:val="clear" w:color="auto" w:fill="auto"/>
                <w:noWrap/>
                <w:hideMark/>
              </w:tcPr>
            </w:tcPrChange>
          </w:tcPr>
          <w:p w14:paraId="6380510C" w14:textId="77777777" w:rsidR="000D534A" w:rsidRPr="000D534A" w:rsidRDefault="000D534A" w:rsidP="000D534A">
            <w:pPr>
              <w:spacing w:after="0" w:line="240" w:lineRule="auto"/>
              <w:cnfStyle w:val="000000100000" w:firstRow="0" w:lastRow="0" w:firstColumn="0" w:lastColumn="0" w:oddVBand="0" w:evenVBand="0" w:oddHBand="1" w:evenHBand="0" w:firstRowFirstColumn="0" w:firstRowLastColumn="0" w:lastRowFirstColumn="0" w:lastRowLastColumn="0"/>
              <w:rPr>
                <w:ins w:id="3581" w:author="tao huang" w:date="2018-01-11T23:58:00Z"/>
                <w:rFonts w:eastAsia="Times New Roman" w:cs="Times New Roman"/>
                <w:sz w:val="22"/>
                <w:rPrChange w:id="3582" w:author="tao huang" w:date="2018-01-11T23:59:00Z">
                  <w:rPr>
                    <w:ins w:id="3583" w:author="tao huang" w:date="2018-01-11T23:58:00Z"/>
                    <w:rFonts w:eastAsia="Times New Roman" w:cs="Times New Roman"/>
                    <w:color w:val="000000"/>
                    <w:sz w:val="22"/>
                  </w:rPr>
                </w:rPrChange>
              </w:rPr>
            </w:pPr>
            <w:ins w:id="3584" w:author="tao huang" w:date="2018-01-11T23:58:00Z">
              <w:r w:rsidRPr="000D534A">
                <w:rPr>
                  <w:rFonts w:eastAsia="Times New Roman" w:cs="Times New Roman"/>
                  <w:sz w:val="22"/>
                  <w:rPrChange w:id="3585" w:author="tao huang" w:date="2018-01-11T23:59:00Z">
                    <w:rPr>
                      <w:rFonts w:eastAsia="Times New Roman" w:cs="Times New Roman"/>
                      <w:color w:val="000000"/>
                      <w:sz w:val="22"/>
                    </w:rPr>
                  </w:rPrChange>
                </w:rPr>
                <w:t>P-value</w:t>
              </w:r>
            </w:ins>
          </w:p>
        </w:tc>
        <w:tc>
          <w:tcPr>
            <w:tcW w:w="1085" w:type="dxa"/>
            <w:shd w:val="clear" w:color="auto" w:fill="FFFFFF" w:themeFill="background1"/>
            <w:noWrap/>
            <w:hideMark/>
            <w:tcPrChange w:id="3586" w:author="tao huang" w:date="2018-01-12T00:00:00Z">
              <w:tcPr>
                <w:tcW w:w="1085" w:type="dxa"/>
                <w:gridSpan w:val="2"/>
                <w:shd w:val="clear" w:color="auto" w:fill="auto"/>
                <w:noWrap/>
                <w:hideMark/>
              </w:tcPr>
            </w:tcPrChange>
          </w:tcPr>
          <w:p w14:paraId="4CB2209C" w14:textId="77777777" w:rsidR="000D534A" w:rsidRPr="000D534A" w:rsidRDefault="000D534A" w:rsidP="000D534A">
            <w:pPr>
              <w:spacing w:after="0" w:line="240" w:lineRule="auto"/>
              <w:cnfStyle w:val="000000100000" w:firstRow="0" w:lastRow="0" w:firstColumn="0" w:lastColumn="0" w:oddVBand="0" w:evenVBand="0" w:oddHBand="1" w:evenHBand="0" w:firstRowFirstColumn="0" w:firstRowLastColumn="0" w:lastRowFirstColumn="0" w:lastRowLastColumn="0"/>
              <w:rPr>
                <w:ins w:id="3587" w:author="tao huang" w:date="2018-01-11T23:58:00Z"/>
                <w:rFonts w:eastAsia="Times New Roman" w:cs="Times New Roman"/>
                <w:sz w:val="22"/>
                <w:rPrChange w:id="3588" w:author="tao huang" w:date="2018-01-11T23:59:00Z">
                  <w:rPr>
                    <w:ins w:id="3589" w:author="tao huang" w:date="2018-01-11T23:58:00Z"/>
                    <w:rFonts w:eastAsia="Times New Roman" w:cs="Times New Roman"/>
                    <w:color w:val="000000"/>
                    <w:sz w:val="22"/>
                  </w:rPr>
                </w:rPrChange>
              </w:rPr>
            </w:pPr>
            <w:ins w:id="3590" w:author="tao huang" w:date="2018-01-11T23:58:00Z">
              <w:r w:rsidRPr="000D534A">
                <w:rPr>
                  <w:rFonts w:eastAsia="Times New Roman" w:cs="Times New Roman"/>
                  <w:sz w:val="22"/>
                  <w:rPrChange w:id="3591" w:author="tao huang" w:date="2018-01-11T23:59:00Z">
                    <w:rPr>
                      <w:rFonts w:eastAsia="Times New Roman" w:cs="Times New Roman"/>
                      <w:color w:val="000000"/>
                      <w:sz w:val="22"/>
                    </w:rPr>
                  </w:rPrChange>
                </w:rPr>
                <w:t>Estimate</w:t>
              </w:r>
            </w:ins>
          </w:p>
        </w:tc>
        <w:tc>
          <w:tcPr>
            <w:tcW w:w="951" w:type="dxa"/>
            <w:shd w:val="clear" w:color="auto" w:fill="FFFFFF" w:themeFill="background1"/>
            <w:noWrap/>
            <w:hideMark/>
            <w:tcPrChange w:id="3592" w:author="tao huang" w:date="2018-01-12T00:00:00Z">
              <w:tcPr>
                <w:tcW w:w="951" w:type="dxa"/>
                <w:gridSpan w:val="2"/>
                <w:shd w:val="clear" w:color="auto" w:fill="auto"/>
                <w:noWrap/>
                <w:hideMark/>
              </w:tcPr>
            </w:tcPrChange>
          </w:tcPr>
          <w:p w14:paraId="6899E60C" w14:textId="77777777" w:rsidR="000D534A" w:rsidRPr="000D534A" w:rsidRDefault="000D534A" w:rsidP="000D534A">
            <w:pPr>
              <w:spacing w:after="0" w:line="240" w:lineRule="auto"/>
              <w:cnfStyle w:val="000000100000" w:firstRow="0" w:lastRow="0" w:firstColumn="0" w:lastColumn="0" w:oddVBand="0" w:evenVBand="0" w:oddHBand="1" w:evenHBand="0" w:firstRowFirstColumn="0" w:firstRowLastColumn="0" w:lastRowFirstColumn="0" w:lastRowLastColumn="0"/>
              <w:rPr>
                <w:ins w:id="3593" w:author="tao huang" w:date="2018-01-11T23:58:00Z"/>
                <w:rFonts w:eastAsia="Times New Roman" w:cs="Times New Roman"/>
                <w:sz w:val="22"/>
                <w:rPrChange w:id="3594" w:author="tao huang" w:date="2018-01-11T23:59:00Z">
                  <w:rPr>
                    <w:ins w:id="3595" w:author="tao huang" w:date="2018-01-11T23:58:00Z"/>
                    <w:rFonts w:eastAsia="Times New Roman" w:cs="Times New Roman"/>
                    <w:color w:val="000000"/>
                    <w:sz w:val="22"/>
                  </w:rPr>
                </w:rPrChange>
              </w:rPr>
            </w:pPr>
            <w:ins w:id="3596" w:author="tao huang" w:date="2018-01-11T23:58:00Z">
              <w:r w:rsidRPr="000D534A">
                <w:rPr>
                  <w:rFonts w:eastAsia="Times New Roman" w:cs="Times New Roman"/>
                  <w:sz w:val="22"/>
                  <w:rPrChange w:id="3597" w:author="tao huang" w:date="2018-01-11T23:59:00Z">
                    <w:rPr>
                      <w:rFonts w:eastAsia="Times New Roman" w:cs="Times New Roman"/>
                      <w:color w:val="000000"/>
                      <w:sz w:val="22"/>
                    </w:rPr>
                  </w:rPrChange>
                </w:rPr>
                <w:t>P-value</w:t>
              </w:r>
            </w:ins>
          </w:p>
        </w:tc>
        <w:tc>
          <w:tcPr>
            <w:tcW w:w="1032" w:type="dxa"/>
            <w:shd w:val="clear" w:color="auto" w:fill="FFFFFF" w:themeFill="background1"/>
            <w:noWrap/>
            <w:hideMark/>
            <w:tcPrChange w:id="3598" w:author="tao huang" w:date="2018-01-12T00:00:00Z">
              <w:tcPr>
                <w:tcW w:w="1032" w:type="dxa"/>
                <w:gridSpan w:val="2"/>
                <w:shd w:val="clear" w:color="auto" w:fill="auto"/>
                <w:noWrap/>
                <w:hideMark/>
              </w:tcPr>
            </w:tcPrChange>
          </w:tcPr>
          <w:p w14:paraId="731B5158" w14:textId="77777777" w:rsidR="000D534A" w:rsidRPr="000D534A" w:rsidRDefault="000D534A" w:rsidP="000D534A">
            <w:pPr>
              <w:spacing w:after="0" w:line="240" w:lineRule="auto"/>
              <w:cnfStyle w:val="000000100000" w:firstRow="0" w:lastRow="0" w:firstColumn="0" w:lastColumn="0" w:oddVBand="0" w:evenVBand="0" w:oddHBand="1" w:evenHBand="0" w:firstRowFirstColumn="0" w:firstRowLastColumn="0" w:lastRowFirstColumn="0" w:lastRowLastColumn="0"/>
              <w:rPr>
                <w:ins w:id="3599" w:author="tao huang" w:date="2018-01-11T23:58:00Z"/>
                <w:rFonts w:eastAsia="Times New Roman" w:cs="Times New Roman"/>
                <w:sz w:val="22"/>
                <w:rPrChange w:id="3600" w:author="tao huang" w:date="2018-01-11T23:59:00Z">
                  <w:rPr>
                    <w:ins w:id="3601" w:author="tao huang" w:date="2018-01-11T23:58:00Z"/>
                    <w:rFonts w:eastAsia="Times New Roman" w:cs="Times New Roman"/>
                    <w:color w:val="000000"/>
                    <w:sz w:val="22"/>
                  </w:rPr>
                </w:rPrChange>
              </w:rPr>
            </w:pPr>
            <w:ins w:id="3602" w:author="tao huang" w:date="2018-01-11T23:58:00Z">
              <w:r w:rsidRPr="000D534A">
                <w:rPr>
                  <w:rFonts w:eastAsia="Times New Roman" w:cs="Times New Roman"/>
                  <w:sz w:val="22"/>
                  <w:rPrChange w:id="3603" w:author="tao huang" w:date="2018-01-11T23:59:00Z">
                    <w:rPr>
                      <w:rFonts w:eastAsia="Times New Roman" w:cs="Times New Roman"/>
                      <w:color w:val="000000"/>
                      <w:sz w:val="22"/>
                    </w:rPr>
                  </w:rPrChange>
                </w:rPr>
                <w:t>Estimate</w:t>
              </w:r>
            </w:ins>
          </w:p>
        </w:tc>
        <w:tc>
          <w:tcPr>
            <w:tcW w:w="904" w:type="dxa"/>
            <w:shd w:val="clear" w:color="auto" w:fill="FFFFFF" w:themeFill="background1"/>
            <w:noWrap/>
            <w:hideMark/>
            <w:tcPrChange w:id="3604" w:author="tao huang" w:date="2018-01-12T00:00:00Z">
              <w:tcPr>
                <w:tcW w:w="904" w:type="dxa"/>
                <w:gridSpan w:val="2"/>
                <w:shd w:val="clear" w:color="auto" w:fill="auto"/>
                <w:noWrap/>
                <w:hideMark/>
              </w:tcPr>
            </w:tcPrChange>
          </w:tcPr>
          <w:p w14:paraId="7A0C87E3" w14:textId="77777777" w:rsidR="000D534A" w:rsidRPr="000D534A" w:rsidRDefault="000D534A" w:rsidP="000D534A">
            <w:pPr>
              <w:spacing w:after="0" w:line="240" w:lineRule="auto"/>
              <w:cnfStyle w:val="000000100000" w:firstRow="0" w:lastRow="0" w:firstColumn="0" w:lastColumn="0" w:oddVBand="0" w:evenVBand="0" w:oddHBand="1" w:evenHBand="0" w:firstRowFirstColumn="0" w:firstRowLastColumn="0" w:lastRowFirstColumn="0" w:lastRowLastColumn="0"/>
              <w:rPr>
                <w:ins w:id="3605" w:author="tao huang" w:date="2018-01-11T23:58:00Z"/>
                <w:rFonts w:eastAsia="Times New Roman" w:cs="Times New Roman"/>
                <w:sz w:val="22"/>
                <w:rPrChange w:id="3606" w:author="tao huang" w:date="2018-01-11T23:59:00Z">
                  <w:rPr>
                    <w:ins w:id="3607" w:author="tao huang" w:date="2018-01-11T23:58:00Z"/>
                    <w:rFonts w:eastAsia="Times New Roman" w:cs="Times New Roman"/>
                    <w:color w:val="000000"/>
                    <w:sz w:val="22"/>
                  </w:rPr>
                </w:rPrChange>
              </w:rPr>
            </w:pPr>
            <w:ins w:id="3608" w:author="tao huang" w:date="2018-01-11T23:58:00Z">
              <w:r w:rsidRPr="000D534A">
                <w:rPr>
                  <w:rFonts w:eastAsia="Times New Roman" w:cs="Times New Roman"/>
                  <w:sz w:val="22"/>
                  <w:rPrChange w:id="3609" w:author="tao huang" w:date="2018-01-11T23:59:00Z">
                    <w:rPr>
                      <w:rFonts w:eastAsia="Times New Roman" w:cs="Times New Roman"/>
                      <w:color w:val="000000"/>
                      <w:sz w:val="22"/>
                    </w:rPr>
                  </w:rPrChange>
                </w:rPr>
                <w:t>P-value</w:t>
              </w:r>
            </w:ins>
          </w:p>
        </w:tc>
        <w:tc>
          <w:tcPr>
            <w:tcW w:w="1039" w:type="dxa"/>
            <w:shd w:val="clear" w:color="auto" w:fill="FFFFFF" w:themeFill="background1"/>
            <w:noWrap/>
            <w:hideMark/>
            <w:tcPrChange w:id="3610" w:author="tao huang" w:date="2018-01-12T00:00:00Z">
              <w:tcPr>
                <w:tcW w:w="1039" w:type="dxa"/>
                <w:gridSpan w:val="2"/>
                <w:shd w:val="clear" w:color="auto" w:fill="auto"/>
                <w:noWrap/>
                <w:hideMark/>
              </w:tcPr>
            </w:tcPrChange>
          </w:tcPr>
          <w:p w14:paraId="4DC61776" w14:textId="77777777" w:rsidR="000D534A" w:rsidRPr="000D534A" w:rsidRDefault="000D534A" w:rsidP="000D534A">
            <w:pPr>
              <w:spacing w:after="0" w:line="240" w:lineRule="auto"/>
              <w:cnfStyle w:val="000000100000" w:firstRow="0" w:lastRow="0" w:firstColumn="0" w:lastColumn="0" w:oddVBand="0" w:evenVBand="0" w:oddHBand="1" w:evenHBand="0" w:firstRowFirstColumn="0" w:firstRowLastColumn="0" w:lastRowFirstColumn="0" w:lastRowLastColumn="0"/>
              <w:rPr>
                <w:ins w:id="3611" w:author="tao huang" w:date="2018-01-11T23:58:00Z"/>
                <w:rFonts w:eastAsia="Times New Roman" w:cs="Times New Roman"/>
                <w:sz w:val="22"/>
                <w:rPrChange w:id="3612" w:author="tao huang" w:date="2018-01-11T23:59:00Z">
                  <w:rPr>
                    <w:ins w:id="3613" w:author="tao huang" w:date="2018-01-11T23:58:00Z"/>
                    <w:rFonts w:eastAsia="Times New Roman" w:cs="Times New Roman"/>
                    <w:color w:val="000000"/>
                    <w:sz w:val="22"/>
                  </w:rPr>
                </w:rPrChange>
              </w:rPr>
            </w:pPr>
            <w:ins w:id="3614" w:author="tao huang" w:date="2018-01-11T23:58:00Z">
              <w:r w:rsidRPr="000D534A">
                <w:rPr>
                  <w:rFonts w:eastAsia="Times New Roman" w:cs="Times New Roman"/>
                  <w:sz w:val="22"/>
                  <w:rPrChange w:id="3615" w:author="tao huang" w:date="2018-01-11T23:59:00Z">
                    <w:rPr>
                      <w:rFonts w:eastAsia="Times New Roman" w:cs="Times New Roman"/>
                      <w:color w:val="000000"/>
                      <w:sz w:val="22"/>
                    </w:rPr>
                  </w:rPrChange>
                </w:rPr>
                <w:t>Estimate</w:t>
              </w:r>
            </w:ins>
          </w:p>
        </w:tc>
        <w:tc>
          <w:tcPr>
            <w:tcW w:w="897" w:type="dxa"/>
            <w:shd w:val="clear" w:color="auto" w:fill="FFFFFF" w:themeFill="background1"/>
            <w:noWrap/>
            <w:hideMark/>
            <w:tcPrChange w:id="3616" w:author="tao huang" w:date="2018-01-12T00:00:00Z">
              <w:tcPr>
                <w:tcW w:w="897" w:type="dxa"/>
                <w:gridSpan w:val="2"/>
                <w:shd w:val="clear" w:color="auto" w:fill="auto"/>
                <w:noWrap/>
                <w:hideMark/>
              </w:tcPr>
            </w:tcPrChange>
          </w:tcPr>
          <w:p w14:paraId="437ED76B" w14:textId="77777777" w:rsidR="000D534A" w:rsidRPr="000D534A" w:rsidRDefault="000D534A" w:rsidP="000D534A">
            <w:pPr>
              <w:spacing w:after="0" w:line="240" w:lineRule="auto"/>
              <w:cnfStyle w:val="000000100000" w:firstRow="0" w:lastRow="0" w:firstColumn="0" w:lastColumn="0" w:oddVBand="0" w:evenVBand="0" w:oddHBand="1" w:evenHBand="0" w:firstRowFirstColumn="0" w:firstRowLastColumn="0" w:lastRowFirstColumn="0" w:lastRowLastColumn="0"/>
              <w:rPr>
                <w:ins w:id="3617" w:author="tao huang" w:date="2018-01-11T23:58:00Z"/>
                <w:rFonts w:eastAsia="Times New Roman" w:cs="Times New Roman"/>
                <w:sz w:val="22"/>
                <w:rPrChange w:id="3618" w:author="tao huang" w:date="2018-01-11T23:59:00Z">
                  <w:rPr>
                    <w:ins w:id="3619" w:author="tao huang" w:date="2018-01-11T23:58:00Z"/>
                    <w:rFonts w:eastAsia="Times New Roman" w:cs="Times New Roman"/>
                    <w:color w:val="000000"/>
                    <w:sz w:val="22"/>
                  </w:rPr>
                </w:rPrChange>
              </w:rPr>
            </w:pPr>
            <w:ins w:id="3620" w:author="tao huang" w:date="2018-01-11T23:58:00Z">
              <w:r w:rsidRPr="000D534A">
                <w:rPr>
                  <w:rFonts w:eastAsia="Times New Roman" w:cs="Times New Roman"/>
                  <w:sz w:val="22"/>
                  <w:rPrChange w:id="3621" w:author="tao huang" w:date="2018-01-11T23:59:00Z">
                    <w:rPr>
                      <w:rFonts w:eastAsia="Times New Roman" w:cs="Times New Roman"/>
                      <w:color w:val="000000"/>
                      <w:sz w:val="22"/>
                    </w:rPr>
                  </w:rPrChange>
                </w:rPr>
                <w:t>P-value</w:t>
              </w:r>
            </w:ins>
          </w:p>
        </w:tc>
        <w:tc>
          <w:tcPr>
            <w:tcW w:w="993" w:type="dxa"/>
            <w:shd w:val="clear" w:color="auto" w:fill="FFFFFF" w:themeFill="background1"/>
            <w:noWrap/>
            <w:hideMark/>
            <w:tcPrChange w:id="3622" w:author="tao huang" w:date="2018-01-12T00:00:00Z">
              <w:tcPr>
                <w:tcW w:w="993" w:type="dxa"/>
                <w:gridSpan w:val="2"/>
                <w:shd w:val="clear" w:color="auto" w:fill="auto"/>
                <w:noWrap/>
                <w:hideMark/>
              </w:tcPr>
            </w:tcPrChange>
          </w:tcPr>
          <w:p w14:paraId="741AFDA2"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623" w:author="tao huang" w:date="2018-01-11T23:58:00Z"/>
                <w:rFonts w:eastAsia="Times New Roman" w:cs="Times New Roman"/>
                <w:sz w:val="22"/>
                <w:rPrChange w:id="3624" w:author="tao huang" w:date="2018-01-11T23:59:00Z">
                  <w:rPr>
                    <w:ins w:id="3625" w:author="tao huang" w:date="2018-01-11T23:58:00Z"/>
                    <w:rFonts w:eastAsia="Times New Roman" w:cs="Times New Roman"/>
                    <w:color w:val="000000"/>
                    <w:sz w:val="22"/>
                  </w:rPr>
                </w:rPrChange>
              </w:rPr>
            </w:pPr>
            <w:ins w:id="3626" w:author="tao huang" w:date="2018-01-11T23:58:00Z">
              <w:r w:rsidRPr="000D534A">
                <w:rPr>
                  <w:rFonts w:eastAsia="Times New Roman" w:cs="Times New Roman"/>
                  <w:sz w:val="22"/>
                  <w:rPrChange w:id="3627" w:author="tao huang" w:date="2018-01-11T23:59:00Z">
                    <w:rPr>
                      <w:rFonts w:eastAsia="Times New Roman" w:cs="Times New Roman"/>
                      <w:color w:val="000000"/>
                      <w:sz w:val="22"/>
                    </w:rPr>
                  </w:rPrChange>
                </w:rPr>
                <w:t>Estimate</w:t>
              </w:r>
            </w:ins>
          </w:p>
        </w:tc>
        <w:tc>
          <w:tcPr>
            <w:tcW w:w="943" w:type="dxa"/>
            <w:shd w:val="clear" w:color="auto" w:fill="FFFFFF" w:themeFill="background1"/>
            <w:noWrap/>
            <w:hideMark/>
            <w:tcPrChange w:id="3628" w:author="tao huang" w:date="2018-01-12T00:00:00Z">
              <w:tcPr>
                <w:tcW w:w="943" w:type="dxa"/>
                <w:gridSpan w:val="2"/>
                <w:shd w:val="clear" w:color="auto" w:fill="auto"/>
                <w:noWrap/>
                <w:hideMark/>
              </w:tcPr>
            </w:tcPrChange>
          </w:tcPr>
          <w:p w14:paraId="4A8120EB"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629" w:author="tao huang" w:date="2018-01-11T23:58:00Z"/>
                <w:rFonts w:eastAsia="Times New Roman" w:cs="Times New Roman"/>
                <w:sz w:val="22"/>
                <w:rPrChange w:id="3630" w:author="tao huang" w:date="2018-01-11T23:59:00Z">
                  <w:rPr>
                    <w:ins w:id="3631" w:author="tao huang" w:date="2018-01-11T23:58:00Z"/>
                    <w:rFonts w:eastAsia="Times New Roman" w:cs="Times New Roman"/>
                    <w:color w:val="000000"/>
                    <w:sz w:val="22"/>
                  </w:rPr>
                </w:rPrChange>
              </w:rPr>
            </w:pPr>
            <w:ins w:id="3632" w:author="tao huang" w:date="2018-01-11T23:58:00Z">
              <w:r w:rsidRPr="000D534A">
                <w:rPr>
                  <w:rFonts w:eastAsia="Times New Roman" w:cs="Times New Roman"/>
                  <w:sz w:val="22"/>
                  <w:rPrChange w:id="3633" w:author="tao huang" w:date="2018-01-11T23:59:00Z">
                    <w:rPr>
                      <w:rFonts w:eastAsia="Times New Roman" w:cs="Times New Roman"/>
                      <w:color w:val="000000"/>
                      <w:sz w:val="22"/>
                    </w:rPr>
                  </w:rPrChange>
                </w:rPr>
                <w:t>P-value</w:t>
              </w:r>
            </w:ins>
          </w:p>
        </w:tc>
        <w:tc>
          <w:tcPr>
            <w:tcW w:w="996" w:type="dxa"/>
            <w:shd w:val="clear" w:color="auto" w:fill="FFFFFF" w:themeFill="background1"/>
            <w:noWrap/>
            <w:hideMark/>
            <w:tcPrChange w:id="3634" w:author="tao huang" w:date="2018-01-12T00:00:00Z">
              <w:tcPr>
                <w:tcW w:w="996" w:type="dxa"/>
                <w:gridSpan w:val="2"/>
                <w:shd w:val="clear" w:color="auto" w:fill="auto"/>
                <w:noWrap/>
                <w:hideMark/>
              </w:tcPr>
            </w:tcPrChange>
          </w:tcPr>
          <w:p w14:paraId="56D8B4F5"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635" w:author="tao huang" w:date="2018-01-11T23:58:00Z"/>
                <w:rFonts w:eastAsia="Times New Roman" w:cs="Times New Roman"/>
                <w:sz w:val="22"/>
                <w:rPrChange w:id="3636" w:author="tao huang" w:date="2018-01-11T23:59:00Z">
                  <w:rPr>
                    <w:ins w:id="3637" w:author="tao huang" w:date="2018-01-11T23:58:00Z"/>
                    <w:rFonts w:eastAsia="Times New Roman" w:cs="Times New Roman"/>
                    <w:color w:val="000000"/>
                    <w:sz w:val="22"/>
                  </w:rPr>
                </w:rPrChange>
              </w:rPr>
            </w:pPr>
            <w:ins w:id="3638" w:author="tao huang" w:date="2018-01-11T23:58:00Z">
              <w:r w:rsidRPr="000D534A">
                <w:rPr>
                  <w:rFonts w:eastAsia="Times New Roman" w:cs="Times New Roman"/>
                  <w:sz w:val="22"/>
                  <w:rPrChange w:id="3639" w:author="tao huang" w:date="2018-01-11T23:59:00Z">
                    <w:rPr>
                      <w:rFonts w:eastAsia="Times New Roman" w:cs="Times New Roman"/>
                      <w:color w:val="000000"/>
                      <w:sz w:val="22"/>
                    </w:rPr>
                  </w:rPrChange>
                </w:rPr>
                <w:t>Estimate</w:t>
              </w:r>
            </w:ins>
          </w:p>
        </w:tc>
        <w:tc>
          <w:tcPr>
            <w:tcW w:w="940" w:type="dxa"/>
            <w:shd w:val="clear" w:color="auto" w:fill="FFFFFF" w:themeFill="background1"/>
            <w:noWrap/>
            <w:hideMark/>
            <w:tcPrChange w:id="3640" w:author="tao huang" w:date="2018-01-12T00:00:00Z">
              <w:tcPr>
                <w:tcW w:w="940" w:type="dxa"/>
                <w:gridSpan w:val="2"/>
                <w:shd w:val="clear" w:color="auto" w:fill="auto"/>
                <w:noWrap/>
                <w:hideMark/>
              </w:tcPr>
            </w:tcPrChange>
          </w:tcPr>
          <w:p w14:paraId="52A2EFD2"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641" w:author="tao huang" w:date="2018-01-11T23:58:00Z"/>
                <w:rFonts w:eastAsia="Times New Roman" w:cs="Times New Roman"/>
                <w:sz w:val="22"/>
                <w:rPrChange w:id="3642" w:author="tao huang" w:date="2018-01-11T23:59:00Z">
                  <w:rPr>
                    <w:ins w:id="3643" w:author="tao huang" w:date="2018-01-11T23:58:00Z"/>
                    <w:rFonts w:eastAsia="Times New Roman" w:cs="Times New Roman"/>
                    <w:color w:val="000000"/>
                    <w:sz w:val="22"/>
                  </w:rPr>
                </w:rPrChange>
              </w:rPr>
            </w:pPr>
            <w:ins w:id="3644" w:author="tao huang" w:date="2018-01-11T23:58:00Z">
              <w:r w:rsidRPr="000D534A">
                <w:rPr>
                  <w:rFonts w:eastAsia="Times New Roman" w:cs="Times New Roman"/>
                  <w:sz w:val="22"/>
                  <w:rPrChange w:id="3645" w:author="tao huang" w:date="2018-01-11T23:59:00Z">
                    <w:rPr>
                      <w:rFonts w:eastAsia="Times New Roman" w:cs="Times New Roman"/>
                      <w:color w:val="000000"/>
                      <w:sz w:val="22"/>
                    </w:rPr>
                  </w:rPrChange>
                </w:rPr>
                <w:t>P-value</w:t>
              </w:r>
            </w:ins>
          </w:p>
        </w:tc>
      </w:tr>
      <w:tr w:rsidR="000D534A" w:rsidRPr="000D534A" w14:paraId="4D609AE5" w14:textId="77777777" w:rsidTr="000D534A">
        <w:trPr>
          <w:trHeight w:val="20"/>
          <w:ins w:id="3646" w:author="tao huang" w:date="2018-01-11T23:58:00Z"/>
          <w:trPrChange w:id="3647" w:author="tao huang" w:date="2018-01-12T00:00: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3648" w:author="tao huang" w:date="2018-01-12T00:00:00Z">
              <w:tcPr>
                <w:tcW w:w="2859" w:type="dxa"/>
                <w:tcBorders>
                  <w:top w:val="nil"/>
                  <w:left w:val="nil"/>
                  <w:bottom w:val="nil"/>
                  <w:right w:val="nil"/>
                </w:tcBorders>
                <w:shd w:val="clear" w:color="auto" w:fill="auto"/>
                <w:noWrap/>
                <w:vAlign w:val="center"/>
                <w:hideMark/>
              </w:tcPr>
            </w:tcPrChange>
          </w:tcPr>
          <w:p w14:paraId="0F448BCC" w14:textId="77777777" w:rsidR="000D534A" w:rsidRPr="00E064CA" w:rsidRDefault="000D534A" w:rsidP="000D534A">
            <w:pPr>
              <w:spacing w:after="0" w:line="240" w:lineRule="auto"/>
              <w:rPr>
                <w:ins w:id="3649" w:author="tao huang" w:date="2018-01-11T23:58:00Z"/>
                <w:rFonts w:eastAsia="Times New Roman" w:cs="Times New Roman"/>
                <w:b w:val="0"/>
                <w:iCs/>
                <w:sz w:val="22"/>
                <w:rPrChange w:id="3650" w:author="tao huang" w:date="2018-01-12T00:25:00Z">
                  <w:rPr>
                    <w:ins w:id="3651" w:author="tao huang" w:date="2018-01-11T23:58:00Z"/>
                    <w:rFonts w:eastAsia="Times New Roman" w:cs="Times New Roman"/>
                    <w:i/>
                    <w:iCs/>
                    <w:color w:val="000000"/>
                    <w:sz w:val="22"/>
                  </w:rPr>
                </w:rPrChange>
              </w:rPr>
            </w:pPr>
            <w:ins w:id="3652" w:author="tao huang" w:date="2018-01-11T23:58:00Z">
              <w:r w:rsidRPr="00E064CA">
                <w:rPr>
                  <w:rFonts w:eastAsia="Times New Roman" w:cs="Times New Roman"/>
                  <w:b w:val="0"/>
                  <w:iCs/>
                  <w:sz w:val="22"/>
                  <w:rPrChange w:id="3653" w:author="tao huang" w:date="2018-01-12T00:25:00Z">
                    <w:rPr>
                      <w:rFonts w:eastAsia="Times New Roman" w:cs="Times New Roman"/>
                      <w:i/>
                      <w:iCs/>
                      <w:color w:val="000000"/>
                      <w:sz w:val="22"/>
                    </w:rPr>
                  </w:rPrChange>
                </w:rPr>
                <w:t>Outliers and general variations</w:t>
              </w:r>
              <w:r w:rsidRPr="00E064CA">
                <w:rPr>
                  <w:rFonts w:eastAsia="Times New Roman" w:cs="Times New Roman"/>
                  <w:b w:val="0"/>
                  <w:sz w:val="22"/>
                  <w:rPrChange w:id="3654" w:author="tao huang" w:date="2018-01-12T00:25:00Z">
                    <w:rPr>
                      <w:rFonts w:eastAsia="Times New Roman" w:cs="Times New Roman"/>
                      <w:color w:val="000000"/>
                      <w:sz w:val="16"/>
                      <w:szCs w:val="16"/>
                    </w:rPr>
                  </w:rPrChange>
                </w:rPr>
                <w:t> </w:t>
              </w:r>
            </w:ins>
          </w:p>
        </w:tc>
        <w:tc>
          <w:tcPr>
            <w:tcW w:w="1026" w:type="dxa"/>
            <w:shd w:val="clear" w:color="auto" w:fill="FFFFFF" w:themeFill="background1"/>
            <w:noWrap/>
            <w:hideMark/>
            <w:tcPrChange w:id="3655" w:author="tao huang" w:date="2018-01-12T00:00:00Z">
              <w:tcPr>
                <w:tcW w:w="1026" w:type="dxa"/>
                <w:gridSpan w:val="2"/>
                <w:tcBorders>
                  <w:top w:val="nil"/>
                  <w:left w:val="nil"/>
                  <w:bottom w:val="nil"/>
                  <w:right w:val="nil"/>
                </w:tcBorders>
                <w:shd w:val="clear" w:color="auto" w:fill="auto"/>
                <w:noWrap/>
                <w:vAlign w:val="center"/>
                <w:hideMark/>
              </w:tcPr>
            </w:tcPrChange>
          </w:tcPr>
          <w:p w14:paraId="53B3C63C" w14:textId="13EA35C6"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656" w:author="tao huang" w:date="2018-01-11T23:58:00Z"/>
                <w:rFonts w:eastAsia="Times New Roman" w:cs="Times New Roman"/>
                <w:sz w:val="22"/>
                <w:rPrChange w:id="3657" w:author="tao huang" w:date="2018-01-11T23:59:00Z">
                  <w:rPr>
                    <w:ins w:id="3658" w:author="tao huang" w:date="2018-01-11T23:58:00Z"/>
                    <w:rFonts w:eastAsia="Times New Roman" w:cs="Times New Roman"/>
                    <w:color w:val="000000"/>
                    <w:sz w:val="22"/>
                  </w:rPr>
                </w:rPrChange>
              </w:rPr>
            </w:pPr>
            <w:ins w:id="3659" w:author="tao huang" w:date="2018-01-11T23:58:00Z">
              <w:r w:rsidRPr="000D534A">
                <w:rPr>
                  <w:rFonts w:eastAsia="Times New Roman" w:cs="Times New Roman"/>
                  <w:sz w:val="22"/>
                  <w:rPrChange w:id="3660" w:author="tao huang" w:date="2018-01-11T23:59:00Z">
                    <w:rPr>
                      <w:rFonts w:eastAsia="Times New Roman" w:cs="Times New Roman"/>
                      <w:color w:val="000000"/>
                      <w:sz w:val="22"/>
                    </w:rPr>
                  </w:rPrChange>
                </w:rPr>
                <w:t>0.1</w:t>
              </w:r>
            </w:ins>
          </w:p>
        </w:tc>
        <w:tc>
          <w:tcPr>
            <w:tcW w:w="910" w:type="dxa"/>
            <w:shd w:val="clear" w:color="auto" w:fill="FFFFFF" w:themeFill="background1"/>
            <w:noWrap/>
            <w:hideMark/>
            <w:tcPrChange w:id="3661" w:author="tao huang" w:date="2018-01-12T00:00:00Z">
              <w:tcPr>
                <w:tcW w:w="910" w:type="dxa"/>
                <w:gridSpan w:val="2"/>
                <w:tcBorders>
                  <w:top w:val="nil"/>
                  <w:left w:val="nil"/>
                  <w:bottom w:val="nil"/>
                  <w:right w:val="single" w:sz="8" w:space="0" w:color="auto"/>
                </w:tcBorders>
                <w:shd w:val="clear" w:color="auto" w:fill="auto"/>
                <w:noWrap/>
                <w:vAlign w:val="center"/>
                <w:hideMark/>
              </w:tcPr>
            </w:tcPrChange>
          </w:tcPr>
          <w:p w14:paraId="32C8BD52"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662" w:author="tao huang" w:date="2018-01-11T23:58:00Z"/>
                <w:rFonts w:eastAsia="Times New Roman" w:cs="Times New Roman"/>
                <w:sz w:val="22"/>
                <w:rPrChange w:id="3663" w:author="tao huang" w:date="2018-01-11T23:59:00Z">
                  <w:rPr>
                    <w:ins w:id="3664" w:author="tao huang" w:date="2018-01-11T23:58:00Z"/>
                    <w:rFonts w:eastAsia="Times New Roman" w:cs="Times New Roman"/>
                    <w:color w:val="000000"/>
                    <w:sz w:val="22"/>
                  </w:rPr>
                </w:rPrChange>
              </w:rPr>
            </w:pPr>
            <w:ins w:id="3665" w:author="tao huang" w:date="2018-01-11T23:58:00Z">
              <w:r w:rsidRPr="000D534A">
                <w:rPr>
                  <w:rFonts w:eastAsia="Times New Roman" w:cs="Times New Roman"/>
                  <w:sz w:val="22"/>
                  <w:rPrChange w:id="3666" w:author="tao huang" w:date="2018-01-11T23:59:00Z">
                    <w:rPr>
                      <w:rFonts w:eastAsia="Times New Roman" w:cs="Times New Roman"/>
                      <w:color w:val="000000"/>
                      <w:sz w:val="22"/>
                    </w:rPr>
                  </w:rPrChange>
                </w:rPr>
                <w:t>0.319</w:t>
              </w:r>
            </w:ins>
          </w:p>
        </w:tc>
        <w:tc>
          <w:tcPr>
            <w:tcW w:w="1085" w:type="dxa"/>
            <w:shd w:val="clear" w:color="auto" w:fill="FFFFFF" w:themeFill="background1"/>
            <w:noWrap/>
            <w:hideMark/>
            <w:tcPrChange w:id="3667" w:author="tao huang" w:date="2018-01-12T00:00:00Z">
              <w:tcPr>
                <w:tcW w:w="1085" w:type="dxa"/>
                <w:gridSpan w:val="2"/>
                <w:tcBorders>
                  <w:top w:val="nil"/>
                  <w:left w:val="nil"/>
                  <w:bottom w:val="nil"/>
                  <w:right w:val="nil"/>
                </w:tcBorders>
                <w:shd w:val="clear" w:color="auto" w:fill="auto"/>
                <w:noWrap/>
                <w:vAlign w:val="center"/>
                <w:hideMark/>
              </w:tcPr>
            </w:tcPrChange>
          </w:tcPr>
          <w:p w14:paraId="5A13BE3E"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668" w:author="tao huang" w:date="2018-01-11T23:58:00Z"/>
                <w:rFonts w:eastAsia="Times New Roman" w:cs="Times New Roman"/>
                <w:sz w:val="22"/>
                <w:rPrChange w:id="3669" w:author="tao huang" w:date="2018-01-11T23:59:00Z">
                  <w:rPr>
                    <w:ins w:id="3670" w:author="tao huang" w:date="2018-01-11T23:58:00Z"/>
                    <w:rFonts w:eastAsia="Times New Roman" w:cs="Times New Roman"/>
                    <w:color w:val="000000"/>
                    <w:sz w:val="22"/>
                  </w:rPr>
                </w:rPrChange>
              </w:rPr>
            </w:pPr>
            <w:ins w:id="3671" w:author="tao huang" w:date="2018-01-11T23:58:00Z">
              <w:r w:rsidRPr="000D534A">
                <w:rPr>
                  <w:rFonts w:eastAsia="Times New Roman" w:cs="Times New Roman"/>
                  <w:sz w:val="22"/>
                  <w:rPrChange w:id="3672" w:author="tao huang" w:date="2018-01-11T23:59:00Z">
                    <w:rPr>
                      <w:rFonts w:eastAsia="Times New Roman" w:cs="Times New Roman"/>
                      <w:color w:val="000000"/>
                      <w:sz w:val="22"/>
                    </w:rPr>
                  </w:rPrChange>
                </w:rPr>
                <w:t>0.1</w:t>
              </w:r>
            </w:ins>
          </w:p>
        </w:tc>
        <w:tc>
          <w:tcPr>
            <w:tcW w:w="951" w:type="dxa"/>
            <w:shd w:val="clear" w:color="auto" w:fill="FFFFFF" w:themeFill="background1"/>
            <w:noWrap/>
            <w:hideMark/>
            <w:tcPrChange w:id="3673" w:author="tao huang" w:date="2018-01-12T00:00:00Z">
              <w:tcPr>
                <w:tcW w:w="951" w:type="dxa"/>
                <w:gridSpan w:val="2"/>
                <w:tcBorders>
                  <w:top w:val="nil"/>
                  <w:left w:val="nil"/>
                  <w:bottom w:val="nil"/>
                  <w:right w:val="single" w:sz="8" w:space="0" w:color="auto"/>
                </w:tcBorders>
                <w:shd w:val="clear" w:color="auto" w:fill="auto"/>
                <w:noWrap/>
                <w:vAlign w:val="center"/>
                <w:hideMark/>
              </w:tcPr>
            </w:tcPrChange>
          </w:tcPr>
          <w:p w14:paraId="427626FE"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674" w:author="tao huang" w:date="2018-01-11T23:58:00Z"/>
                <w:rFonts w:eastAsia="Times New Roman" w:cs="Times New Roman"/>
                <w:sz w:val="22"/>
                <w:rPrChange w:id="3675" w:author="tao huang" w:date="2018-01-11T23:59:00Z">
                  <w:rPr>
                    <w:ins w:id="3676" w:author="tao huang" w:date="2018-01-11T23:58:00Z"/>
                    <w:rFonts w:eastAsia="Times New Roman" w:cs="Times New Roman"/>
                    <w:color w:val="000000"/>
                    <w:sz w:val="22"/>
                  </w:rPr>
                </w:rPrChange>
              </w:rPr>
            </w:pPr>
            <w:ins w:id="3677" w:author="tao huang" w:date="2018-01-11T23:58:00Z">
              <w:r w:rsidRPr="000D534A">
                <w:rPr>
                  <w:rFonts w:eastAsia="Times New Roman" w:cs="Times New Roman"/>
                  <w:sz w:val="22"/>
                  <w:rPrChange w:id="3678" w:author="tao huang" w:date="2018-01-11T23:59:00Z">
                    <w:rPr>
                      <w:rFonts w:eastAsia="Times New Roman" w:cs="Times New Roman"/>
                      <w:color w:val="000000"/>
                      <w:sz w:val="22"/>
                    </w:rPr>
                  </w:rPrChange>
                </w:rPr>
                <w:t>0.321</w:t>
              </w:r>
            </w:ins>
          </w:p>
        </w:tc>
        <w:tc>
          <w:tcPr>
            <w:tcW w:w="1032" w:type="dxa"/>
            <w:shd w:val="clear" w:color="auto" w:fill="FFFFFF" w:themeFill="background1"/>
            <w:noWrap/>
            <w:hideMark/>
            <w:tcPrChange w:id="3679" w:author="tao huang" w:date="2018-01-12T00:00:00Z">
              <w:tcPr>
                <w:tcW w:w="1032" w:type="dxa"/>
                <w:gridSpan w:val="2"/>
                <w:tcBorders>
                  <w:top w:val="nil"/>
                  <w:left w:val="nil"/>
                  <w:bottom w:val="nil"/>
                  <w:right w:val="nil"/>
                </w:tcBorders>
                <w:shd w:val="clear" w:color="auto" w:fill="auto"/>
                <w:noWrap/>
                <w:vAlign w:val="center"/>
                <w:hideMark/>
              </w:tcPr>
            </w:tcPrChange>
          </w:tcPr>
          <w:p w14:paraId="49C2A947"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680" w:author="tao huang" w:date="2018-01-11T23:58:00Z"/>
                <w:rFonts w:eastAsia="Times New Roman" w:cs="Times New Roman"/>
                <w:sz w:val="22"/>
                <w:rPrChange w:id="3681" w:author="tao huang" w:date="2018-01-11T23:59:00Z">
                  <w:rPr>
                    <w:ins w:id="3682" w:author="tao huang" w:date="2018-01-11T23:58:00Z"/>
                    <w:rFonts w:eastAsia="Times New Roman" w:cs="Times New Roman"/>
                    <w:color w:val="000000"/>
                    <w:sz w:val="22"/>
                  </w:rPr>
                </w:rPrChange>
              </w:rPr>
            </w:pPr>
            <w:ins w:id="3683" w:author="tao huang" w:date="2018-01-11T23:58:00Z">
              <w:r w:rsidRPr="000D534A">
                <w:rPr>
                  <w:rFonts w:eastAsia="Times New Roman" w:cs="Times New Roman"/>
                  <w:sz w:val="22"/>
                  <w:rPrChange w:id="3684" w:author="tao huang" w:date="2018-01-11T23:59:00Z">
                    <w:rPr>
                      <w:rFonts w:eastAsia="Times New Roman" w:cs="Times New Roman"/>
                      <w:color w:val="000000"/>
                      <w:sz w:val="22"/>
                    </w:rPr>
                  </w:rPrChange>
                </w:rPr>
                <w:t>-1</w:t>
              </w:r>
            </w:ins>
          </w:p>
        </w:tc>
        <w:tc>
          <w:tcPr>
            <w:tcW w:w="904" w:type="dxa"/>
            <w:shd w:val="clear" w:color="auto" w:fill="FFFFFF" w:themeFill="background1"/>
            <w:noWrap/>
            <w:hideMark/>
            <w:tcPrChange w:id="3685" w:author="tao huang" w:date="2018-01-12T00:00:00Z">
              <w:tcPr>
                <w:tcW w:w="904" w:type="dxa"/>
                <w:gridSpan w:val="2"/>
                <w:tcBorders>
                  <w:top w:val="nil"/>
                  <w:left w:val="nil"/>
                  <w:bottom w:val="nil"/>
                  <w:right w:val="single" w:sz="8" w:space="0" w:color="auto"/>
                </w:tcBorders>
                <w:shd w:val="clear" w:color="auto" w:fill="auto"/>
                <w:noWrap/>
                <w:vAlign w:val="center"/>
                <w:hideMark/>
              </w:tcPr>
            </w:tcPrChange>
          </w:tcPr>
          <w:p w14:paraId="4BE4DBD0"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686" w:author="tao huang" w:date="2018-01-11T23:58:00Z"/>
                <w:rFonts w:eastAsia="Times New Roman" w:cs="Times New Roman"/>
                <w:sz w:val="22"/>
                <w:rPrChange w:id="3687" w:author="tao huang" w:date="2018-01-11T23:59:00Z">
                  <w:rPr>
                    <w:ins w:id="3688" w:author="tao huang" w:date="2018-01-11T23:58:00Z"/>
                    <w:rFonts w:eastAsia="Times New Roman" w:cs="Times New Roman"/>
                    <w:color w:val="000000"/>
                    <w:sz w:val="22"/>
                  </w:rPr>
                </w:rPrChange>
              </w:rPr>
            </w:pPr>
            <w:ins w:id="3689" w:author="tao huang" w:date="2018-01-11T23:58:00Z">
              <w:r w:rsidRPr="000D534A">
                <w:rPr>
                  <w:rFonts w:eastAsia="Times New Roman" w:cs="Times New Roman"/>
                  <w:sz w:val="22"/>
                  <w:rPrChange w:id="3690" w:author="tao huang" w:date="2018-01-11T23:59:00Z">
                    <w:rPr>
                      <w:rFonts w:eastAsia="Times New Roman" w:cs="Times New Roman"/>
                      <w:color w:val="000000"/>
                      <w:sz w:val="22"/>
                    </w:rPr>
                  </w:rPrChange>
                </w:rPr>
                <w:t>0.000</w:t>
              </w:r>
            </w:ins>
          </w:p>
        </w:tc>
        <w:tc>
          <w:tcPr>
            <w:tcW w:w="1039" w:type="dxa"/>
            <w:shd w:val="clear" w:color="auto" w:fill="FFFFFF" w:themeFill="background1"/>
            <w:noWrap/>
            <w:hideMark/>
            <w:tcPrChange w:id="3691" w:author="tao huang" w:date="2018-01-12T00:00:00Z">
              <w:tcPr>
                <w:tcW w:w="1039" w:type="dxa"/>
                <w:gridSpan w:val="2"/>
                <w:tcBorders>
                  <w:top w:val="nil"/>
                  <w:left w:val="nil"/>
                  <w:bottom w:val="nil"/>
                  <w:right w:val="nil"/>
                </w:tcBorders>
                <w:shd w:val="clear" w:color="auto" w:fill="auto"/>
                <w:noWrap/>
                <w:vAlign w:val="center"/>
                <w:hideMark/>
              </w:tcPr>
            </w:tcPrChange>
          </w:tcPr>
          <w:p w14:paraId="25D19E4B"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692" w:author="tao huang" w:date="2018-01-11T23:58:00Z"/>
                <w:rFonts w:eastAsia="Times New Roman" w:cs="Times New Roman"/>
                <w:sz w:val="22"/>
                <w:rPrChange w:id="3693" w:author="tao huang" w:date="2018-01-11T23:59:00Z">
                  <w:rPr>
                    <w:ins w:id="3694" w:author="tao huang" w:date="2018-01-11T23:58:00Z"/>
                    <w:rFonts w:eastAsia="Times New Roman" w:cs="Times New Roman"/>
                    <w:color w:val="000000"/>
                    <w:sz w:val="22"/>
                  </w:rPr>
                </w:rPrChange>
              </w:rPr>
            </w:pPr>
            <w:ins w:id="3695" w:author="tao huang" w:date="2018-01-11T23:58:00Z">
              <w:r w:rsidRPr="000D534A">
                <w:rPr>
                  <w:rFonts w:eastAsia="Times New Roman" w:cs="Times New Roman"/>
                  <w:sz w:val="22"/>
                  <w:rPrChange w:id="3696" w:author="tao huang" w:date="2018-01-11T23:59:00Z">
                    <w:rPr>
                      <w:rFonts w:eastAsia="Times New Roman" w:cs="Times New Roman"/>
                      <w:color w:val="000000"/>
                      <w:sz w:val="22"/>
                    </w:rPr>
                  </w:rPrChange>
                </w:rPr>
                <w:t>-1.4</w:t>
              </w:r>
            </w:ins>
          </w:p>
        </w:tc>
        <w:tc>
          <w:tcPr>
            <w:tcW w:w="897" w:type="dxa"/>
            <w:shd w:val="clear" w:color="auto" w:fill="FFFFFF" w:themeFill="background1"/>
            <w:noWrap/>
            <w:hideMark/>
            <w:tcPrChange w:id="3697" w:author="tao huang" w:date="2018-01-12T00:00:00Z">
              <w:tcPr>
                <w:tcW w:w="897" w:type="dxa"/>
                <w:gridSpan w:val="2"/>
                <w:tcBorders>
                  <w:top w:val="nil"/>
                  <w:left w:val="nil"/>
                  <w:bottom w:val="nil"/>
                  <w:right w:val="nil"/>
                </w:tcBorders>
                <w:shd w:val="clear" w:color="auto" w:fill="auto"/>
                <w:noWrap/>
                <w:vAlign w:val="center"/>
                <w:hideMark/>
              </w:tcPr>
            </w:tcPrChange>
          </w:tcPr>
          <w:p w14:paraId="75B27404"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698" w:author="tao huang" w:date="2018-01-11T23:58:00Z"/>
                <w:rFonts w:eastAsia="Times New Roman" w:cs="Times New Roman"/>
                <w:sz w:val="22"/>
                <w:rPrChange w:id="3699" w:author="tao huang" w:date="2018-01-11T23:59:00Z">
                  <w:rPr>
                    <w:ins w:id="3700" w:author="tao huang" w:date="2018-01-11T23:58:00Z"/>
                    <w:rFonts w:eastAsia="Times New Roman" w:cs="Times New Roman"/>
                    <w:color w:val="000000"/>
                    <w:sz w:val="22"/>
                  </w:rPr>
                </w:rPrChange>
              </w:rPr>
            </w:pPr>
            <w:ins w:id="3701" w:author="tao huang" w:date="2018-01-11T23:58:00Z">
              <w:r w:rsidRPr="000D534A">
                <w:rPr>
                  <w:rFonts w:eastAsia="Times New Roman" w:cs="Times New Roman"/>
                  <w:sz w:val="22"/>
                  <w:rPrChange w:id="3702" w:author="tao huang" w:date="2018-01-11T23:59:00Z">
                    <w:rPr>
                      <w:rFonts w:eastAsia="Times New Roman" w:cs="Times New Roman"/>
                      <w:color w:val="000000"/>
                      <w:sz w:val="22"/>
                    </w:rPr>
                  </w:rPrChange>
                </w:rPr>
                <w:t>0.000</w:t>
              </w:r>
            </w:ins>
          </w:p>
        </w:tc>
        <w:tc>
          <w:tcPr>
            <w:tcW w:w="993" w:type="dxa"/>
            <w:shd w:val="clear" w:color="auto" w:fill="FFFFFF" w:themeFill="background1"/>
            <w:hideMark/>
            <w:tcPrChange w:id="3703" w:author="tao huang" w:date="2018-01-12T00:00:00Z">
              <w:tcPr>
                <w:tcW w:w="993" w:type="dxa"/>
                <w:gridSpan w:val="2"/>
                <w:tcBorders>
                  <w:top w:val="single" w:sz="4" w:space="0" w:color="C1C1C1"/>
                  <w:left w:val="single" w:sz="4" w:space="0" w:color="C1C1C1"/>
                  <w:bottom w:val="single" w:sz="4" w:space="0" w:color="C1C1C1"/>
                  <w:right w:val="single" w:sz="4" w:space="0" w:color="C1C1C1"/>
                </w:tcBorders>
                <w:shd w:val="clear" w:color="auto" w:fill="auto"/>
                <w:vAlign w:val="center"/>
                <w:hideMark/>
              </w:tcPr>
            </w:tcPrChange>
          </w:tcPr>
          <w:p w14:paraId="5A19B650"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704" w:author="tao huang" w:date="2018-01-11T23:58:00Z"/>
                <w:rFonts w:eastAsia="Times New Roman" w:cs="Times New Roman"/>
                <w:sz w:val="22"/>
                <w:rPrChange w:id="3705" w:author="tao huang" w:date="2018-01-11T23:59:00Z">
                  <w:rPr>
                    <w:ins w:id="3706" w:author="tao huang" w:date="2018-01-11T23:58:00Z"/>
                    <w:rFonts w:ascii="Calibri" w:eastAsia="Times New Roman" w:hAnsi="Calibri" w:cs="Calibri"/>
                    <w:color w:val="9C0006"/>
                    <w:sz w:val="20"/>
                    <w:szCs w:val="20"/>
                  </w:rPr>
                </w:rPrChange>
              </w:rPr>
            </w:pPr>
            <w:ins w:id="3707" w:author="tao huang" w:date="2018-01-11T23:58:00Z">
              <w:r w:rsidRPr="000D534A">
                <w:rPr>
                  <w:rFonts w:eastAsia="Times New Roman" w:cs="Times New Roman"/>
                  <w:sz w:val="22"/>
                  <w:rPrChange w:id="3708" w:author="tao huang" w:date="2018-01-11T23:59:00Z">
                    <w:rPr>
                      <w:rFonts w:ascii="Calibri" w:eastAsia="Times New Roman" w:hAnsi="Calibri" w:cs="Calibri"/>
                      <w:color w:val="9C0006"/>
                      <w:sz w:val="20"/>
                      <w:szCs w:val="20"/>
                    </w:rPr>
                  </w:rPrChange>
                </w:rPr>
                <w:t>-1.1</w:t>
              </w:r>
            </w:ins>
          </w:p>
        </w:tc>
        <w:tc>
          <w:tcPr>
            <w:tcW w:w="943" w:type="dxa"/>
            <w:shd w:val="clear" w:color="auto" w:fill="FFFFFF" w:themeFill="background1"/>
            <w:hideMark/>
            <w:tcPrChange w:id="3709" w:author="tao huang" w:date="2018-01-12T00:00:00Z">
              <w:tcPr>
                <w:tcW w:w="943" w:type="dxa"/>
                <w:gridSpan w:val="2"/>
                <w:tcBorders>
                  <w:top w:val="single" w:sz="4" w:space="0" w:color="C1C1C1"/>
                  <w:left w:val="single" w:sz="4" w:space="0" w:color="C1C1C1"/>
                  <w:bottom w:val="single" w:sz="4" w:space="0" w:color="C1C1C1"/>
                  <w:right w:val="single" w:sz="4" w:space="0" w:color="C1C1C1"/>
                </w:tcBorders>
                <w:shd w:val="clear" w:color="auto" w:fill="auto"/>
                <w:vAlign w:val="center"/>
                <w:hideMark/>
              </w:tcPr>
            </w:tcPrChange>
          </w:tcPr>
          <w:p w14:paraId="2773F474"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710" w:author="tao huang" w:date="2018-01-11T23:58:00Z"/>
                <w:rFonts w:eastAsia="Times New Roman" w:cs="Times New Roman"/>
                <w:sz w:val="22"/>
                <w:rPrChange w:id="3711" w:author="tao huang" w:date="2018-01-11T23:59:00Z">
                  <w:rPr>
                    <w:ins w:id="3712" w:author="tao huang" w:date="2018-01-11T23:58:00Z"/>
                    <w:rFonts w:ascii="Calibri" w:eastAsia="Times New Roman" w:hAnsi="Calibri" w:cs="Calibri"/>
                    <w:color w:val="006100"/>
                    <w:sz w:val="20"/>
                    <w:szCs w:val="20"/>
                  </w:rPr>
                </w:rPrChange>
              </w:rPr>
            </w:pPr>
            <w:ins w:id="3713" w:author="tao huang" w:date="2018-01-11T23:58:00Z">
              <w:r w:rsidRPr="000D534A">
                <w:rPr>
                  <w:rFonts w:eastAsia="Times New Roman" w:cs="Times New Roman"/>
                  <w:sz w:val="22"/>
                  <w:rPrChange w:id="3714" w:author="tao huang" w:date="2018-01-11T23:59:00Z">
                    <w:rPr>
                      <w:rFonts w:ascii="Calibri" w:eastAsia="Times New Roman" w:hAnsi="Calibri" w:cs="Calibri"/>
                      <w:color w:val="006100"/>
                      <w:sz w:val="20"/>
                      <w:szCs w:val="20"/>
                    </w:rPr>
                  </w:rPrChange>
                </w:rPr>
                <w:t>0.000</w:t>
              </w:r>
            </w:ins>
          </w:p>
        </w:tc>
        <w:tc>
          <w:tcPr>
            <w:tcW w:w="996" w:type="dxa"/>
            <w:shd w:val="clear" w:color="auto" w:fill="FFFFFF" w:themeFill="background1"/>
            <w:noWrap/>
            <w:hideMark/>
            <w:tcPrChange w:id="3715" w:author="tao huang" w:date="2018-01-12T00:00:00Z">
              <w:tcPr>
                <w:tcW w:w="996" w:type="dxa"/>
                <w:gridSpan w:val="2"/>
                <w:tcBorders>
                  <w:top w:val="single" w:sz="4" w:space="0" w:color="C1C1C1"/>
                  <w:left w:val="nil"/>
                  <w:bottom w:val="single" w:sz="4" w:space="0" w:color="C1C1C1"/>
                  <w:right w:val="single" w:sz="4" w:space="0" w:color="C1C1C1"/>
                </w:tcBorders>
                <w:shd w:val="clear" w:color="auto" w:fill="auto"/>
                <w:noWrap/>
                <w:hideMark/>
              </w:tcPr>
            </w:tcPrChange>
          </w:tcPr>
          <w:p w14:paraId="2675D45E"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716" w:author="tao huang" w:date="2018-01-11T23:58:00Z"/>
                <w:rFonts w:eastAsia="Times New Roman" w:cs="Times New Roman"/>
                <w:sz w:val="22"/>
                <w:rPrChange w:id="3717" w:author="tao huang" w:date="2018-01-11T23:59:00Z">
                  <w:rPr>
                    <w:ins w:id="3718" w:author="tao huang" w:date="2018-01-11T23:58:00Z"/>
                    <w:rFonts w:ascii="Calibri" w:eastAsia="Times New Roman" w:hAnsi="Calibri" w:cs="Calibri"/>
                    <w:color w:val="000000"/>
                    <w:sz w:val="20"/>
                    <w:szCs w:val="20"/>
                  </w:rPr>
                </w:rPrChange>
              </w:rPr>
              <w:pPrChange w:id="3719" w:author="tao huang" w:date="2018-01-12T00:0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3720" w:author="tao huang" w:date="2018-01-11T23:58:00Z">
              <w:r w:rsidRPr="000D534A">
                <w:rPr>
                  <w:rFonts w:eastAsia="Times New Roman" w:cs="Times New Roman"/>
                  <w:sz w:val="22"/>
                  <w:rPrChange w:id="3721" w:author="tao huang" w:date="2018-01-11T23:59:00Z">
                    <w:rPr>
                      <w:rFonts w:ascii="Calibri" w:eastAsia="Times New Roman" w:hAnsi="Calibri" w:cs="Calibri"/>
                      <w:color w:val="000000"/>
                      <w:sz w:val="20"/>
                      <w:szCs w:val="20"/>
                    </w:rPr>
                  </w:rPrChange>
                </w:rPr>
                <w:t>-0.8</w:t>
              </w:r>
            </w:ins>
          </w:p>
        </w:tc>
        <w:tc>
          <w:tcPr>
            <w:tcW w:w="940" w:type="dxa"/>
            <w:shd w:val="clear" w:color="auto" w:fill="FFFFFF" w:themeFill="background1"/>
            <w:hideMark/>
            <w:tcPrChange w:id="3722" w:author="tao huang" w:date="2018-01-12T00:00:00Z">
              <w:tcPr>
                <w:tcW w:w="940" w:type="dxa"/>
                <w:gridSpan w:val="2"/>
                <w:tcBorders>
                  <w:top w:val="single" w:sz="4" w:space="0" w:color="C1C1C1"/>
                  <w:left w:val="nil"/>
                  <w:bottom w:val="single" w:sz="4" w:space="0" w:color="C1C1C1"/>
                  <w:right w:val="single" w:sz="4" w:space="0" w:color="C1C1C1"/>
                </w:tcBorders>
                <w:shd w:val="clear" w:color="auto" w:fill="auto"/>
                <w:hideMark/>
              </w:tcPr>
            </w:tcPrChange>
          </w:tcPr>
          <w:p w14:paraId="1160E5E7" w14:textId="77777777" w:rsidR="000D534A" w:rsidRPr="000D534A" w:rsidRDefault="000D534A" w:rsidP="000D534A">
            <w:pPr>
              <w:spacing w:after="0" w:line="240" w:lineRule="auto"/>
              <w:jc w:val="right"/>
              <w:cnfStyle w:val="000000000000" w:firstRow="0" w:lastRow="0" w:firstColumn="0" w:lastColumn="0" w:oddVBand="0" w:evenVBand="0" w:oddHBand="0" w:evenHBand="0" w:firstRowFirstColumn="0" w:firstRowLastColumn="0" w:lastRowFirstColumn="0" w:lastRowLastColumn="0"/>
              <w:rPr>
                <w:ins w:id="3723" w:author="tao huang" w:date="2018-01-11T23:58:00Z"/>
                <w:rFonts w:eastAsia="Times New Roman" w:cs="Times New Roman"/>
                <w:sz w:val="22"/>
                <w:rPrChange w:id="3724" w:author="tao huang" w:date="2018-01-11T23:59:00Z">
                  <w:rPr>
                    <w:ins w:id="3725" w:author="tao huang" w:date="2018-01-11T23:58:00Z"/>
                    <w:rFonts w:ascii="Calibri" w:eastAsia="Times New Roman" w:hAnsi="Calibri" w:cs="Calibri"/>
                    <w:color w:val="000000"/>
                    <w:sz w:val="20"/>
                    <w:szCs w:val="20"/>
                  </w:rPr>
                </w:rPrChange>
              </w:rPr>
            </w:pPr>
            <w:ins w:id="3726" w:author="tao huang" w:date="2018-01-11T23:58:00Z">
              <w:r w:rsidRPr="000D534A">
                <w:rPr>
                  <w:rFonts w:eastAsia="Times New Roman" w:cs="Times New Roman"/>
                  <w:sz w:val="22"/>
                  <w:rPrChange w:id="3727" w:author="tao huang" w:date="2018-01-11T23:59:00Z">
                    <w:rPr>
                      <w:rFonts w:ascii="Calibri" w:eastAsia="Times New Roman" w:hAnsi="Calibri" w:cs="Calibri"/>
                      <w:color w:val="000000"/>
                      <w:sz w:val="20"/>
                      <w:szCs w:val="20"/>
                    </w:rPr>
                  </w:rPrChange>
                </w:rPr>
                <w:t>0.000</w:t>
              </w:r>
            </w:ins>
          </w:p>
        </w:tc>
      </w:tr>
      <w:tr w:rsidR="000D534A" w:rsidRPr="000D534A" w14:paraId="042C1C57" w14:textId="77777777" w:rsidTr="000D534A">
        <w:tblPrEx>
          <w:tblPrExChange w:id="3728" w:author="tao huang" w:date="2018-01-12T00:00:00Z">
            <w:tblPrEx>
              <w:tblW w:w="14835" w:type="dxa"/>
            </w:tblPrEx>
          </w:tblPrExChange>
        </w:tblPrEx>
        <w:trPr>
          <w:cnfStyle w:val="000000100000" w:firstRow="0" w:lastRow="0" w:firstColumn="0" w:lastColumn="0" w:oddVBand="0" w:evenVBand="0" w:oddHBand="1" w:evenHBand="0" w:firstRowFirstColumn="0" w:firstRowLastColumn="0" w:lastRowFirstColumn="0" w:lastRowLastColumn="0"/>
          <w:trHeight w:val="20"/>
          <w:ins w:id="3729" w:author="tao huang" w:date="2018-01-11T23:58:00Z"/>
          <w:trPrChange w:id="3730" w:author="tao huang" w:date="2018-01-12T00:00:00Z">
            <w:trPr>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3731" w:author="tao huang" w:date="2018-01-12T00:00:00Z">
              <w:tcPr>
                <w:tcW w:w="3119" w:type="dxa"/>
                <w:gridSpan w:val="2"/>
                <w:shd w:val="clear" w:color="auto" w:fill="auto"/>
                <w:noWrap/>
                <w:hideMark/>
              </w:tcPr>
            </w:tcPrChange>
          </w:tcPr>
          <w:p w14:paraId="0E232414" w14:textId="77777777" w:rsidR="000D534A" w:rsidRPr="00E064CA" w:rsidRDefault="000D534A" w:rsidP="000D534A">
            <w:pPr>
              <w:spacing w:after="0" w:line="240" w:lineRule="auto"/>
              <w:cnfStyle w:val="001000100000" w:firstRow="0" w:lastRow="0" w:firstColumn="1" w:lastColumn="0" w:oddVBand="0" w:evenVBand="0" w:oddHBand="1" w:evenHBand="0" w:firstRowFirstColumn="0" w:firstRowLastColumn="0" w:lastRowFirstColumn="0" w:lastRowLastColumn="0"/>
              <w:rPr>
                <w:ins w:id="3732" w:author="tao huang" w:date="2018-01-11T23:58:00Z"/>
                <w:rFonts w:eastAsia="Times New Roman" w:cs="Times New Roman"/>
                <w:b w:val="0"/>
                <w:iCs/>
                <w:sz w:val="22"/>
                <w:rPrChange w:id="3733" w:author="tao huang" w:date="2018-01-12T00:25:00Z">
                  <w:rPr>
                    <w:ins w:id="3734" w:author="tao huang" w:date="2018-01-11T23:58:00Z"/>
                    <w:rFonts w:eastAsia="Times New Roman" w:cs="Times New Roman"/>
                    <w:i/>
                    <w:iCs/>
                    <w:color w:val="000000"/>
                    <w:sz w:val="22"/>
                  </w:rPr>
                </w:rPrChange>
              </w:rPr>
            </w:pPr>
            <w:ins w:id="3735" w:author="tao huang" w:date="2018-01-11T23:58:00Z">
              <w:r w:rsidRPr="00E064CA">
                <w:rPr>
                  <w:rFonts w:eastAsia="Times New Roman" w:cs="Times New Roman"/>
                  <w:b w:val="0"/>
                  <w:iCs/>
                  <w:sz w:val="22"/>
                  <w:rPrChange w:id="3736" w:author="tao huang" w:date="2018-01-12T00:25:00Z">
                    <w:rPr>
                      <w:rFonts w:eastAsia="Times New Roman" w:cs="Times New Roman"/>
                      <w:i/>
                      <w:iCs/>
                      <w:color w:val="000000"/>
                      <w:sz w:val="22"/>
                    </w:rPr>
                  </w:rPrChange>
                </w:rPr>
                <w:t>Sales level and variation</w:t>
              </w:r>
            </w:ins>
          </w:p>
        </w:tc>
        <w:tc>
          <w:tcPr>
            <w:tcW w:w="1026" w:type="dxa"/>
            <w:shd w:val="clear" w:color="auto" w:fill="FFFFFF" w:themeFill="background1"/>
            <w:noWrap/>
            <w:hideMark/>
            <w:tcPrChange w:id="3737" w:author="tao huang" w:date="2018-01-12T00:00:00Z">
              <w:tcPr>
                <w:tcW w:w="1026" w:type="dxa"/>
                <w:gridSpan w:val="2"/>
                <w:shd w:val="clear" w:color="auto" w:fill="auto"/>
                <w:noWrap/>
                <w:hideMark/>
              </w:tcPr>
            </w:tcPrChange>
          </w:tcPr>
          <w:p w14:paraId="752BC16B"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38" w:author="tao huang" w:date="2018-01-11T23:58:00Z"/>
                <w:rFonts w:eastAsia="Times New Roman" w:cs="Times New Roman"/>
                <w:sz w:val="22"/>
                <w:rPrChange w:id="3739" w:author="tao huang" w:date="2018-01-11T23:59:00Z">
                  <w:rPr>
                    <w:ins w:id="3740" w:author="tao huang" w:date="2018-01-11T23:58:00Z"/>
                    <w:rFonts w:eastAsia="Times New Roman" w:cs="Times New Roman"/>
                    <w:color w:val="000000"/>
                    <w:sz w:val="22"/>
                  </w:rPr>
                </w:rPrChange>
              </w:rPr>
            </w:pPr>
            <w:ins w:id="3741" w:author="tao huang" w:date="2018-01-11T23:58:00Z">
              <w:r w:rsidRPr="000D534A">
                <w:rPr>
                  <w:rFonts w:eastAsia="Times New Roman" w:cs="Times New Roman"/>
                  <w:sz w:val="22"/>
                  <w:rPrChange w:id="3742" w:author="tao huang" w:date="2018-01-11T23:59:00Z">
                    <w:rPr>
                      <w:rFonts w:eastAsia="Times New Roman" w:cs="Times New Roman"/>
                      <w:color w:val="000000"/>
                      <w:sz w:val="22"/>
                    </w:rPr>
                  </w:rPrChange>
                </w:rPr>
                <w:t>0.1</w:t>
              </w:r>
            </w:ins>
          </w:p>
        </w:tc>
        <w:tc>
          <w:tcPr>
            <w:tcW w:w="910" w:type="dxa"/>
            <w:shd w:val="clear" w:color="auto" w:fill="FFFFFF" w:themeFill="background1"/>
            <w:noWrap/>
            <w:hideMark/>
            <w:tcPrChange w:id="3743" w:author="tao huang" w:date="2018-01-12T00:00:00Z">
              <w:tcPr>
                <w:tcW w:w="910" w:type="dxa"/>
                <w:gridSpan w:val="2"/>
                <w:shd w:val="clear" w:color="auto" w:fill="auto"/>
                <w:noWrap/>
                <w:hideMark/>
              </w:tcPr>
            </w:tcPrChange>
          </w:tcPr>
          <w:p w14:paraId="2AA821E1"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44" w:author="tao huang" w:date="2018-01-11T23:58:00Z"/>
                <w:rFonts w:eastAsia="Times New Roman" w:cs="Times New Roman"/>
                <w:sz w:val="22"/>
                <w:rPrChange w:id="3745" w:author="tao huang" w:date="2018-01-11T23:59:00Z">
                  <w:rPr>
                    <w:ins w:id="3746" w:author="tao huang" w:date="2018-01-11T23:58:00Z"/>
                    <w:rFonts w:eastAsia="Times New Roman" w:cs="Times New Roman"/>
                    <w:color w:val="000000"/>
                    <w:sz w:val="22"/>
                  </w:rPr>
                </w:rPrChange>
              </w:rPr>
            </w:pPr>
            <w:ins w:id="3747" w:author="tao huang" w:date="2018-01-11T23:58:00Z">
              <w:r w:rsidRPr="000D534A">
                <w:rPr>
                  <w:rFonts w:eastAsia="Times New Roman" w:cs="Times New Roman"/>
                  <w:sz w:val="22"/>
                  <w:rPrChange w:id="3748" w:author="tao huang" w:date="2018-01-11T23:59:00Z">
                    <w:rPr>
                      <w:rFonts w:eastAsia="Times New Roman" w:cs="Times New Roman"/>
                      <w:color w:val="000000"/>
                      <w:sz w:val="22"/>
                    </w:rPr>
                  </w:rPrChange>
                </w:rPr>
                <w:t>0.134</w:t>
              </w:r>
            </w:ins>
          </w:p>
        </w:tc>
        <w:tc>
          <w:tcPr>
            <w:tcW w:w="1085" w:type="dxa"/>
            <w:shd w:val="clear" w:color="auto" w:fill="FFFFFF" w:themeFill="background1"/>
            <w:noWrap/>
            <w:hideMark/>
            <w:tcPrChange w:id="3749" w:author="tao huang" w:date="2018-01-12T00:00:00Z">
              <w:tcPr>
                <w:tcW w:w="1085" w:type="dxa"/>
                <w:gridSpan w:val="2"/>
                <w:shd w:val="clear" w:color="auto" w:fill="auto"/>
                <w:noWrap/>
                <w:hideMark/>
              </w:tcPr>
            </w:tcPrChange>
          </w:tcPr>
          <w:p w14:paraId="0F287FE5"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50" w:author="tao huang" w:date="2018-01-11T23:58:00Z"/>
                <w:rFonts w:eastAsia="Times New Roman" w:cs="Times New Roman"/>
                <w:sz w:val="22"/>
                <w:rPrChange w:id="3751" w:author="tao huang" w:date="2018-01-11T23:59:00Z">
                  <w:rPr>
                    <w:ins w:id="3752" w:author="tao huang" w:date="2018-01-11T23:58:00Z"/>
                    <w:rFonts w:eastAsia="Times New Roman" w:cs="Times New Roman"/>
                    <w:color w:val="000000"/>
                    <w:sz w:val="22"/>
                  </w:rPr>
                </w:rPrChange>
              </w:rPr>
            </w:pPr>
            <w:ins w:id="3753" w:author="tao huang" w:date="2018-01-11T23:58:00Z">
              <w:r w:rsidRPr="000D534A">
                <w:rPr>
                  <w:rFonts w:eastAsia="Times New Roman" w:cs="Times New Roman"/>
                  <w:sz w:val="22"/>
                  <w:rPrChange w:id="3754" w:author="tao huang" w:date="2018-01-11T23:59:00Z">
                    <w:rPr>
                      <w:rFonts w:eastAsia="Times New Roman" w:cs="Times New Roman"/>
                      <w:color w:val="000000"/>
                      <w:sz w:val="22"/>
                    </w:rPr>
                  </w:rPrChange>
                </w:rPr>
                <w:t>0.2</w:t>
              </w:r>
            </w:ins>
          </w:p>
        </w:tc>
        <w:tc>
          <w:tcPr>
            <w:tcW w:w="951" w:type="dxa"/>
            <w:shd w:val="clear" w:color="auto" w:fill="FFFFFF" w:themeFill="background1"/>
            <w:noWrap/>
            <w:hideMark/>
            <w:tcPrChange w:id="3755" w:author="tao huang" w:date="2018-01-12T00:00:00Z">
              <w:tcPr>
                <w:tcW w:w="951" w:type="dxa"/>
                <w:gridSpan w:val="2"/>
                <w:shd w:val="clear" w:color="auto" w:fill="auto"/>
                <w:noWrap/>
                <w:hideMark/>
              </w:tcPr>
            </w:tcPrChange>
          </w:tcPr>
          <w:p w14:paraId="1FBF2ECA"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56" w:author="tao huang" w:date="2018-01-11T23:58:00Z"/>
                <w:rFonts w:eastAsia="Times New Roman" w:cs="Times New Roman"/>
                <w:sz w:val="22"/>
                <w:rPrChange w:id="3757" w:author="tao huang" w:date="2018-01-11T23:59:00Z">
                  <w:rPr>
                    <w:ins w:id="3758" w:author="tao huang" w:date="2018-01-11T23:58:00Z"/>
                    <w:rFonts w:eastAsia="Times New Roman" w:cs="Times New Roman"/>
                    <w:color w:val="000000"/>
                    <w:sz w:val="22"/>
                  </w:rPr>
                </w:rPrChange>
              </w:rPr>
            </w:pPr>
            <w:ins w:id="3759" w:author="tao huang" w:date="2018-01-11T23:58:00Z">
              <w:r w:rsidRPr="000D534A">
                <w:rPr>
                  <w:rFonts w:eastAsia="Times New Roman" w:cs="Times New Roman"/>
                  <w:sz w:val="22"/>
                  <w:rPrChange w:id="3760" w:author="tao huang" w:date="2018-01-11T23:59:00Z">
                    <w:rPr>
                      <w:rFonts w:eastAsia="Times New Roman" w:cs="Times New Roman"/>
                      <w:color w:val="000000"/>
                      <w:sz w:val="22"/>
                    </w:rPr>
                  </w:rPrChange>
                </w:rPr>
                <w:t>0.085</w:t>
              </w:r>
            </w:ins>
          </w:p>
        </w:tc>
        <w:tc>
          <w:tcPr>
            <w:tcW w:w="1032" w:type="dxa"/>
            <w:shd w:val="clear" w:color="auto" w:fill="FFFFFF" w:themeFill="background1"/>
            <w:noWrap/>
            <w:hideMark/>
            <w:tcPrChange w:id="3761" w:author="tao huang" w:date="2018-01-12T00:00:00Z">
              <w:tcPr>
                <w:tcW w:w="1032" w:type="dxa"/>
                <w:gridSpan w:val="2"/>
                <w:shd w:val="clear" w:color="auto" w:fill="auto"/>
                <w:noWrap/>
                <w:hideMark/>
              </w:tcPr>
            </w:tcPrChange>
          </w:tcPr>
          <w:p w14:paraId="0472B083"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62" w:author="tao huang" w:date="2018-01-11T23:58:00Z"/>
                <w:rFonts w:eastAsia="Times New Roman" w:cs="Times New Roman"/>
                <w:sz w:val="22"/>
                <w:rPrChange w:id="3763" w:author="tao huang" w:date="2018-01-11T23:59:00Z">
                  <w:rPr>
                    <w:ins w:id="3764" w:author="tao huang" w:date="2018-01-11T23:58:00Z"/>
                    <w:rFonts w:eastAsia="Times New Roman" w:cs="Times New Roman"/>
                    <w:color w:val="000000"/>
                    <w:sz w:val="22"/>
                  </w:rPr>
                </w:rPrChange>
              </w:rPr>
            </w:pPr>
            <w:ins w:id="3765" w:author="tao huang" w:date="2018-01-11T23:58:00Z">
              <w:r w:rsidRPr="000D534A">
                <w:rPr>
                  <w:rFonts w:eastAsia="Times New Roman" w:cs="Times New Roman"/>
                  <w:sz w:val="22"/>
                  <w:rPrChange w:id="3766" w:author="tao huang" w:date="2018-01-11T23:59:00Z">
                    <w:rPr>
                      <w:rFonts w:eastAsia="Times New Roman" w:cs="Times New Roman"/>
                      <w:color w:val="000000"/>
                      <w:sz w:val="22"/>
                    </w:rPr>
                  </w:rPrChange>
                </w:rPr>
                <w:t>-0.2</w:t>
              </w:r>
            </w:ins>
          </w:p>
        </w:tc>
        <w:tc>
          <w:tcPr>
            <w:tcW w:w="904" w:type="dxa"/>
            <w:shd w:val="clear" w:color="auto" w:fill="FFFFFF" w:themeFill="background1"/>
            <w:noWrap/>
            <w:hideMark/>
            <w:tcPrChange w:id="3767" w:author="tao huang" w:date="2018-01-12T00:00:00Z">
              <w:tcPr>
                <w:tcW w:w="904" w:type="dxa"/>
                <w:gridSpan w:val="2"/>
                <w:shd w:val="clear" w:color="auto" w:fill="auto"/>
                <w:noWrap/>
                <w:hideMark/>
              </w:tcPr>
            </w:tcPrChange>
          </w:tcPr>
          <w:p w14:paraId="3EEA3CC0"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68" w:author="tao huang" w:date="2018-01-11T23:58:00Z"/>
                <w:rFonts w:eastAsia="Times New Roman" w:cs="Times New Roman"/>
                <w:sz w:val="22"/>
                <w:rPrChange w:id="3769" w:author="tao huang" w:date="2018-01-11T23:59:00Z">
                  <w:rPr>
                    <w:ins w:id="3770" w:author="tao huang" w:date="2018-01-11T23:58:00Z"/>
                    <w:rFonts w:eastAsia="Times New Roman" w:cs="Times New Roman"/>
                    <w:color w:val="000000"/>
                    <w:sz w:val="22"/>
                  </w:rPr>
                </w:rPrChange>
              </w:rPr>
            </w:pPr>
            <w:ins w:id="3771" w:author="tao huang" w:date="2018-01-11T23:58:00Z">
              <w:r w:rsidRPr="000D534A">
                <w:rPr>
                  <w:rFonts w:eastAsia="Times New Roman" w:cs="Times New Roman"/>
                  <w:sz w:val="22"/>
                  <w:rPrChange w:id="3772" w:author="tao huang" w:date="2018-01-11T23:59:00Z">
                    <w:rPr>
                      <w:rFonts w:eastAsia="Times New Roman" w:cs="Times New Roman"/>
                      <w:color w:val="000000"/>
                      <w:sz w:val="22"/>
                    </w:rPr>
                  </w:rPrChange>
                </w:rPr>
                <w:t>0.277</w:t>
              </w:r>
            </w:ins>
          </w:p>
        </w:tc>
        <w:tc>
          <w:tcPr>
            <w:tcW w:w="1039" w:type="dxa"/>
            <w:shd w:val="clear" w:color="auto" w:fill="FFFFFF" w:themeFill="background1"/>
            <w:noWrap/>
            <w:hideMark/>
            <w:tcPrChange w:id="3773" w:author="tao huang" w:date="2018-01-12T00:00:00Z">
              <w:tcPr>
                <w:tcW w:w="1039" w:type="dxa"/>
                <w:gridSpan w:val="2"/>
                <w:shd w:val="clear" w:color="auto" w:fill="auto"/>
                <w:noWrap/>
                <w:hideMark/>
              </w:tcPr>
            </w:tcPrChange>
          </w:tcPr>
          <w:p w14:paraId="3B295D34"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74" w:author="tao huang" w:date="2018-01-11T23:58:00Z"/>
                <w:rFonts w:eastAsia="Times New Roman" w:cs="Times New Roman"/>
                <w:sz w:val="22"/>
                <w:rPrChange w:id="3775" w:author="tao huang" w:date="2018-01-11T23:59:00Z">
                  <w:rPr>
                    <w:ins w:id="3776" w:author="tao huang" w:date="2018-01-11T23:58:00Z"/>
                    <w:rFonts w:eastAsia="Times New Roman" w:cs="Times New Roman"/>
                    <w:color w:val="000000"/>
                    <w:sz w:val="22"/>
                  </w:rPr>
                </w:rPrChange>
              </w:rPr>
            </w:pPr>
            <w:ins w:id="3777" w:author="tao huang" w:date="2018-01-11T23:58:00Z">
              <w:r w:rsidRPr="000D534A">
                <w:rPr>
                  <w:rFonts w:eastAsia="Times New Roman" w:cs="Times New Roman"/>
                  <w:sz w:val="22"/>
                  <w:rPrChange w:id="3778" w:author="tao huang" w:date="2018-01-11T23:59:00Z">
                    <w:rPr>
                      <w:rFonts w:eastAsia="Times New Roman" w:cs="Times New Roman"/>
                      <w:color w:val="000000"/>
                      <w:sz w:val="22"/>
                    </w:rPr>
                  </w:rPrChange>
                </w:rPr>
                <w:t>-1</w:t>
              </w:r>
            </w:ins>
          </w:p>
        </w:tc>
        <w:tc>
          <w:tcPr>
            <w:tcW w:w="897" w:type="dxa"/>
            <w:shd w:val="clear" w:color="auto" w:fill="FFFFFF" w:themeFill="background1"/>
            <w:noWrap/>
            <w:hideMark/>
            <w:tcPrChange w:id="3779" w:author="tao huang" w:date="2018-01-12T00:00:00Z">
              <w:tcPr>
                <w:tcW w:w="897" w:type="dxa"/>
                <w:gridSpan w:val="2"/>
                <w:shd w:val="clear" w:color="auto" w:fill="auto"/>
                <w:noWrap/>
                <w:hideMark/>
              </w:tcPr>
            </w:tcPrChange>
          </w:tcPr>
          <w:p w14:paraId="3CE96A5C"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80" w:author="tao huang" w:date="2018-01-11T23:58:00Z"/>
                <w:rFonts w:eastAsia="Times New Roman" w:cs="Times New Roman"/>
                <w:sz w:val="22"/>
                <w:rPrChange w:id="3781" w:author="tao huang" w:date="2018-01-11T23:59:00Z">
                  <w:rPr>
                    <w:ins w:id="3782" w:author="tao huang" w:date="2018-01-11T23:58:00Z"/>
                    <w:rFonts w:eastAsia="Times New Roman" w:cs="Times New Roman"/>
                    <w:color w:val="000000"/>
                    <w:sz w:val="22"/>
                  </w:rPr>
                </w:rPrChange>
              </w:rPr>
            </w:pPr>
            <w:ins w:id="3783" w:author="tao huang" w:date="2018-01-11T23:58:00Z">
              <w:r w:rsidRPr="000D534A">
                <w:rPr>
                  <w:rFonts w:eastAsia="Times New Roman" w:cs="Times New Roman"/>
                  <w:sz w:val="22"/>
                  <w:rPrChange w:id="3784" w:author="tao huang" w:date="2018-01-11T23:59:00Z">
                    <w:rPr>
                      <w:rFonts w:eastAsia="Times New Roman" w:cs="Times New Roman"/>
                      <w:color w:val="000000"/>
                      <w:sz w:val="22"/>
                    </w:rPr>
                  </w:rPrChange>
                </w:rPr>
                <w:t>0.000</w:t>
              </w:r>
            </w:ins>
          </w:p>
        </w:tc>
        <w:tc>
          <w:tcPr>
            <w:tcW w:w="993" w:type="dxa"/>
            <w:shd w:val="clear" w:color="auto" w:fill="FFFFFF" w:themeFill="background1"/>
            <w:hideMark/>
            <w:tcPrChange w:id="3785" w:author="tao huang" w:date="2018-01-12T00:00:00Z">
              <w:tcPr>
                <w:tcW w:w="993" w:type="dxa"/>
                <w:gridSpan w:val="2"/>
                <w:shd w:val="clear" w:color="auto" w:fill="auto"/>
                <w:hideMark/>
              </w:tcPr>
            </w:tcPrChange>
          </w:tcPr>
          <w:p w14:paraId="61A2166C"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86" w:author="tao huang" w:date="2018-01-11T23:58:00Z"/>
                <w:rFonts w:eastAsia="Times New Roman" w:cs="Times New Roman"/>
                <w:sz w:val="22"/>
                <w:rPrChange w:id="3787" w:author="tao huang" w:date="2018-01-11T23:59:00Z">
                  <w:rPr>
                    <w:ins w:id="3788" w:author="tao huang" w:date="2018-01-11T23:58:00Z"/>
                    <w:rFonts w:ascii="Calibri" w:eastAsia="Times New Roman" w:hAnsi="Calibri" w:cs="Calibri"/>
                    <w:color w:val="9C0006"/>
                    <w:sz w:val="20"/>
                    <w:szCs w:val="20"/>
                  </w:rPr>
                </w:rPrChange>
              </w:rPr>
            </w:pPr>
            <w:ins w:id="3789" w:author="tao huang" w:date="2018-01-11T23:58:00Z">
              <w:r w:rsidRPr="000D534A">
                <w:rPr>
                  <w:rFonts w:eastAsia="Times New Roman" w:cs="Times New Roman"/>
                  <w:sz w:val="22"/>
                  <w:rPrChange w:id="3790" w:author="tao huang" w:date="2018-01-11T23:59:00Z">
                    <w:rPr>
                      <w:rFonts w:ascii="Calibri" w:eastAsia="Times New Roman" w:hAnsi="Calibri" w:cs="Calibri"/>
                      <w:color w:val="9C0006"/>
                      <w:sz w:val="20"/>
                      <w:szCs w:val="20"/>
                    </w:rPr>
                  </w:rPrChange>
                </w:rPr>
                <w:t>-0.4</w:t>
              </w:r>
            </w:ins>
          </w:p>
        </w:tc>
        <w:tc>
          <w:tcPr>
            <w:tcW w:w="943" w:type="dxa"/>
            <w:shd w:val="clear" w:color="auto" w:fill="FFFFFF" w:themeFill="background1"/>
            <w:hideMark/>
            <w:tcPrChange w:id="3791" w:author="tao huang" w:date="2018-01-12T00:00:00Z">
              <w:tcPr>
                <w:tcW w:w="943" w:type="dxa"/>
                <w:gridSpan w:val="2"/>
                <w:shd w:val="clear" w:color="auto" w:fill="auto"/>
                <w:hideMark/>
              </w:tcPr>
            </w:tcPrChange>
          </w:tcPr>
          <w:p w14:paraId="2243269F"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92" w:author="tao huang" w:date="2018-01-11T23:58:00Z"/>
                <w:rFonts w:eastAsia="Times New Roman" w:cs="Times New Roman"/>
                <w:sz w:val="22"/>
                <w:rPrChange w:id="3793" w:author="tao huang" w:date="2018-01-11T23:59:00Z">
                  <w:rPr>
                    <w:ins w:id="3794" w:author="tao huang" w:date="2018-01-11T23:58:00Z"/>
                    <w:rFonts w:ascii="Calibri" w:eastAsia="Times New Roman" w:hAnsi="Calibri" w:cs="Calibri"/>
                    <w:color w:val="000000"/>
                    <w:sz w:val="20"/>
                    <w:szCs w:val="20"/>
                  </w:rPr>
                </w:rPrChange>
              </w:rPr>
            </w:pPr>
            <w:ins w:id="3795" w:author="tao huang" w:date="2018-01-11T23:58:00Z">
              <w:r w:rsidRPr="000D534A">
                <w:rPr>
                  <w:rFonts w:eastAsia="Times New Roman" w:cs="Times New Roman"/>
                  <w:sz w:val="22"/>
                  <w:rPrChange w:id="3796" w:author="tao huang" w:date="2018-01-11T23:59:00Z">
                    <w:rPr>
                      <w:rFonts w:ascii="Calibri" w:eastAsia="Times New Roman" w:hAnsi="Calibri" w:cs="Calibri"/>
                      <w:color w:val="000000"/>
                      <w:sz w:val="20"/>
                      <w:szCs w:val="20"/>
                    </w:rPr>
                  </w:rPrChange>
                </w:rPr>
                <w:t>0.082</w:t>
              </w:r>
            </w:ins>
          </w:p>
        </w:tc>
        <w:tc>
          <w:tcPr>
            <w:tcW w:w="996" w:type="dxa"/>
            <w:shd w:val="clear" w:color="auto" w:fill="FFFFFF" w:themeFill="background1"/>
            <w:hideMark/>
            <w:tcPrChange w:id="3797" w:author="tao huang" w:date="2018-01-12T00:00:00Z">
              <w:tcPr>
                <w:tcW w:w="996" w:type="dxa"/>
                <w:gridSpan w:val="2"/>
                <w:shd w:val="clear" w:color="auto" w:fill="auto"/>
                <w:hideMark/>
              </w:tcPr>
            </w:tcPrChange>
          </w:tcPr>
          <w:p w14:paraId="052D5F22"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798" w:author="tao huang" w:date="2018-01-11T23:58:00Z"/>
                <w:rFonts w:eastAsia="Times New Roman" w:cs="Times New Roman"/>
                <w:sz w:val="22"/>
                <w:rPrChange w:id="3799" w:author="tao huang" w:date="2018-01-11T23:59:00Z">
                  <w:rPr>
                    <w:ins w:id="3800" w:author="tao huang" w:date="2018-01-11T23:58:00Z"/>
                    <w:rFonts w:ascii="Calibri" w:eastAsia="Times New Roman" w:hAnsi="Calibri" w:cs="Calibri"/>
                    <w:color w:val="000000"/>
                    <w:sz w:val="20"/>
                    <w:szCs w:val="20"/>
                  </w:rPr>
                </w:rPrChange>
              </w:rPr>
              <w:pPrChange w:id="3801" w:author="tao huang" w:date="2018-01-12T00:0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3802" w:author="tao huang" w:date="2018-01-11T23:58:00Z">
              <w:r w:rsidRPr="000D534A">
                <w:rPr>
                  <w:rFonts w:eastAsia="Times New Roman" w:cs="Times New Roman"/>
                  <w:sz w:val="22"/>
                  <w:rPrChange w:id="3803" w:author="tao huang" w:date="2018-01-11T23:59:00Z">
                    <w:rPr>
                      <w:rFonts w:ascii="Calibri" w:eastAsia="Times New Roman" w:hAnsi="Calibri" w:cs="Calibri"/>
                      <w:color w:val="000000"/>
                      <w:sz w:val="20"/>
                      <w:szCs w:val="20"/>
                    </w:rPr>
                  </w:rPrChange>
                </w:rPr>
                <w:t>0.0</w:t>
              </w:r>
            </w:ins>
          </w:p>
        </w:tc>
        <w:tc>
          <w:tcPr>
            <w:tcW w:w="940" w:type="dxa"/>
            <w:shd w:val="clear" w:color="auto" w:fill="FFFFFF" w:themeFill="background1"/>
            <w:hideMark/>
            <w:tcPrChange w:id="3804" w:author="tao huang" w:date="2018-01-12T00:00:00Z">
              <w:tcPr>
                <w:tcW w:w="940" w:type="dxa"/>
                <w:gridSpan w:val="2"/>
                <w:shd w:val="clear" w:color="auto" w:fill="auto"/>
                <w:hideMark/>
              </w:tcPr>
            </w:tcPrChange>
          </w:tcPr>
          <w:p w14:paraId="38A745C3" w14:textId="77777777" w:rsidR="000D534A" w:rsidRPr="000D534A" w:rsidRDefault="000D534A" w:rsidP="000D534A">
            <w:pPr>
              <w:spacing w:after="0" w:line="240" w:lineRule="auto"/>
              <w:jc w:val="right"/>
              <w:cnfStyle w:val="000000100000" w:firstRow="0" w:lastRow="0" w:firstColumn="0" w:lastColumn="0" w:oddVBand="0" w:evenVBand="0" w:oddHBand="1" w:evenHBand="0" w:firstRowFirstColumn="0" w:firstRowLastColumn="0" w:lastRowFirstColumn="0" w:lastRowLastColumn="0"/>
              <w:rPr>
                <w:ins w:id="3805" w:author="tao huang" w:date="2018-01-11T23:58:00Z"/>
                <w:rFonts w:eastAsia="Times New Roman" w:cs="Times New Roman"/>
                <w:sz w:val="22"/>
                <w:rPrChange w:id="3806" w:author="tao huang" w:date="2018-01-11T23:59:00Z">
                  <w:rPr>
                    <w:ins w:id="3807" w:author="tao huang" w:date="2018-01-11T23:58:00Z"/>
                    <w:rFonts w:ascii="Calibri" w:eastAsia="Times New Roman" w:hAnsi="Calibri" w:cs="Calibri"/>
                    <w:color w:val="000000"/>
                    <w:sz w:val="20"/>
                    <w:szCs w:val="20"/>
                  </w:rPr>
                </w:rPrChange>
              </w:rPr>
            </w:pPr>
            <w:ins w:id="3808" w:author="tao huang" w:date="2018-01-11T23:58:00Z">
              <w:r w:rsidRPr="000D534A">
                <w:rPr>
                  <w:rFonts w:eastAsia="Times New Roman" w:cs="Times New Roman"/>
                  <w:sz w:val="22"/>
                  <w:rPrChange w:id="3809" w:author="tao huang" w:date="2018-01-11T23:59:00Z">
                    <w:rPr>
                      <w:rFonts w:ascii="Calibri" w:eastAsia="Times New Roman" w:hAnsi="Calibri" w:cs="Calibri"/>
                      <w:color w:val="000000"/>
                      <w:sz w:val="20"/>
                      <w:szCs w:val="20"/>
                    </w:rPr>
                  </w:rPrChange>
                </w:rPr>
                <w:t>0.898</w:t>
              </w:r>
            </w:ins>
          </w:p>
        </w:tc>
      </w:tr>
      <w:tr w:rsidR="000D534A" w:rsidRPr="000D534A" w14:paraId="15335D51" w14:textId="77777777" w:rsidTr="000D534A">
        <w:trPr>
          <w:trHeight w:val="20"/>
          <w:ins w:id="3810" w:author="tao huang" w:date="2018-01-11T23:58:00Z"/>
          <w:trPrChange w:id="3811" w:author="tao huang" w:date="2018-01-12T00:00: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3812" w:author="tao huang" w:date="2018-01-12T00:00:00Z">
              <w:tcPr>
                <w:tcW w:w="2859" w:type="dxa"/>
                <w:tcBorders>
                  <w:top w:val="nil"/>
                  <w:left w:val="nil"/>
                  <w:bottom w:val="nil"/>
                  <w:right w:val="nil"/>
                </w:tcBorders>
                <w:shd w:val="clear" w:color="auto" w:fill="auto"/>
                <w:noWrap/>
                <w:vAlign w:val="center"/>
                <w:hideMark/>
              </w:tcPr>
            </w:tcPrChange>
          </w:tcPr>
          <w:p w14:paraId="2B47E88F" w14:textId="77777777" w:rsidR="000D534A" w:rsidRPr="00E064CA" w:rsidRDefault="000D534A" w:rsidP="000D534A">
            <w:pPr>
              <w:spacing w:after="0" w:line="240" w:lineRule="auto"/>
              <w:rPr>
                <w:ins w:id="3813" w:author="tao huang" w:date="2018-01-11T23:58:00Z"/>
                <w:rFonts w:eastAsia="DengXian" w:cs="Times New Roman"/>
                <w:b w:val="0"/>
                <w:iCs/>
                <w:sz w:val="22"/>
                <w:rPrChange w:id="3814" w:author="tao huang" w:date="2018-01-12T00:25:00Z">
                  <w:rPr>
                    <w:ins w:id="3815" w:author="tao huang" w:date="2018-01-11T23:58:00Z"/>
                    <w:rFonts w:ascii="DengXian" w:eastAsia="DengXian" w:hAnsi="DengXian" w:cs="Calibri"/>
                    <w:i/>
                    <w:iCs/>
                    <w:color w:val="000000"/>
                    <w:sz w:val="22"/>
                  </w:rPr>
                </w:rPrChange>
              </w:rPr>
            </w:pPr>
            <w:ins w:id="3816" w:author="tao huang" w:date="2018-01-11T23:58:00Z">
              <w:r w:rsidRPr="00E064CA">
                <w:rPr>
                  <w:rFonts w:eastAsia="DengXian" w:cs="Times New Roman"/>
                  <w:b w:val="0"/>
                  <w:iCs/>
                  <w:sz w:val="22"/>
                  <w:rPrChange w:id="3817" w:author="tao huang" w:date="2018-01-12T00:25:00Z">
                    <w:rPr>
                      <w:rFonts w:ascii="DengXian" w:eastAsia="DengXian" w:hAnsi="DengXian" w:cs="Calibri" w:hint="eastAsia"/>
                      <w:i/>
                      <w:iCs/>
                      <w:color w:val="000000"/>
                      <w:sz w:val="22"/>
                    </w:rPr>
                  </w:rPrChange>
                </w:rPr>
                <w:t>Central</w:t>
              </w:r>
              <w:r w:rsidRPr="00E064CA">
                <w:rPr>
                  <w:rFonts w:eastAsia="DengXian" w:cs="Times New Roman"/>
                  <w:b w:val="0"/>
                  <w:iCs/>
                  <w:sz w:val="22"/>
                  <w:rPrChange w:id="3818" w:author="tao huang" w:date="2018-01-12T00:25:00Z">
                    <w:rPr>
                      <w:rFonts w:eastAsia="DengXian" w:cs="Times New Roman"/>
                      <w:i/>
                      <w:iCs/>
                      <w:color w:val="000000"/>
                      <w:sz w:val="22"/>
                    </w:rPr>
                  </w:rPrChange>
                </w:rPr>
                <w:t xml:space="preserve"> tendency of sales</w:t>
              </w:r>
            </w:ins>
          </w:p>
        </w:tc>
        <w:tc>
          <w:tcPr>
            <w:tcW w:w="1026" w:type="dxa"/>
            <w:shd w:val="clear" w:color="auto" w:fill="FFFFFF" w:themeFill="background1"/>
            <w:noWrap/>
            <w:hideMark/>
            <w:tcPrChange w:id="3819" w:author="tao huang" w:date="2018-01-12T00:00:00Z">
              <w:tcPr>
                <w:tcW w:w="1026" w:type="dxa"/>
                <w:gridSpan w:val="2"/>
                <w:tcBorders>
                  <w:top w:val="nil"/>
                  <w:left w:val="nil"/>
                  <w:bottom w:val="nil"/>
                  <w:right w:val="nil"/>
                </w:tcBorders>
                <w:shd w:val="clear" w:color="auto" w:fill="auto"/>
                <w:noWrap/>
                <w:vAlign w:val="center"/>
                <w:hideMark/>
              </w:tcPr>
            </w:tcPrChange>
          </w:tcPr>
          <w:p w14:paraId="00B17D36"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20" w:author="tao huang" w:date="2018-01-11T23:58:00Z"/>
                <w:rFonts w:eastAsia="Times New Roman" w:cs="Times New Roman"/>
                <w:sz w:val="22"/>
                <w:rPrChange w:id="3821" w:author="tao huang" w:date="2018-01-11T23:59:00Z">
                  <w:rPr>
                    <w:ins w:id="3822" w:author="tao huang" w:date="2018-01-11T23:58:00Z"/>
                    <w:rFonts w:eastAsia="Times New Roman" w:cs="Times New Roman" w:hint="eastAsia"/>
                    <w:color w:val="000000"/>
                    <w:sz w:val="22"/>
                  </w:rPr>
                </w:rPrChange>
              </w:rPr>
            </w:pPr>
            <w:ins w:id="3823" w:author="tao huang" w:date="2018-01-11T23:58:00Z">
              <w:r w:rsidRPr="000D534A">
                <w:rPr>
                  <w:rFonts w:eastAsia="Times New Roman" w:cs="Times New Roman"/>
                  <w:sz w:val="22"/>
                  <w:rPrChange w:id="3824" w:author="tao huang" w:date="2018-01-11T23:59:00Z">
                    <w:rPr>
                      <w:rFonts w:eastAsia="Times New Roman" w:cs="Times New Roman"/>
                      <w:color w:val="000000"/>
                      <w:sz w:val="22"/>
                    </w:rPr>
                  </w:rPrChange>
                </w:rPr>
                <w:t>-0.1</w:t>
              </w:r>
            </w:ins>
          </w:p>
        </w:tc>
        <w:tc>
          <w:tcPr>
            <w:tcW w:w="910" w:type="dxa"/>
            <w:shd w:val="clear" w:color="auto" w:fill="FFFFFF" w:themeFill="background1"/>
            <w:noWrap/>
            <w:hideMark/>
            <w:tcPrChange w:id="3825" w:author="tao huang" w:date="2018-01-12T00:00:00Z">
              <w:tcPr>
                <w:tcW w:w="910" w:type="dxa"/>
                <w:gridSpan w:val="2"/>
                <w:tcBorders>
                  <w:top w:val="nil"/>
                  <w:left w:val="nil"/>
                  <w:bottom w:val="nil"/>
                  <w:right w:val="single" w:sz="8" w:space="0" w:color="auto"/>
                </w:tcBorders>
                <w:shd w:val="clear" w:color="auto" w:fill="auto"/>
                <w:noWrap/>
                <w:vAlign w:val="center"/>
                <w:hideMark/>
              </w:tcPr>
            </w:tcPrChange>
          </w:tcPr>
          <w:p w14:paraId="341D2A21"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26" w:author="tao huang" w:date="2018-01-11T23:58:00Z"/>
                <w:rFonts w:eastAsia="Times New Roman" w:cs="Times New Roman"/>
                <w:sz w:val="22"/>
                <w:rPrChange w:id="3827" w:author="tao huang" w:date="2018-01-11T23:59:00Z">
                  <w:rPr>
                    <w:ins w:id="3828" w:author="tao huang" w:date="2018-01-11T23:58:00Z"/>
                    <w:rFonts w:eastAsia="Times New Roman" w:cs="Times New Roman"/>
                    <w:color w:val="000000"/>
                    <w:sz w:val="22"/>
                  </w:rPr>
                </w:rPrChange>
              </w:rPr>
            </w:pPr>
            <w:ins w:id="3829" w:author="tao huang" w:date="2018-01-11T23:58:00Z">
              <w:r w:rsidRPr="000D534A">
                <w:rPr>
                  <w:rFonts w:eastAsia="Times New Roman" w:cs="Times New Roman"/>
                  <w:sz w:val="22"/>
                  <w:rPrChange w:id="3830" w:author="tao huang" w:date="2018-01-11T23:59:00Z">
                    <w:rPr>
                      <w:rFonts w:eastAsia="Times New Roman" w:cs="Times New Roman"/>
                      <w:color w:val="000000"/>
                      <w:sz w:val="22"/>
                    </w:rPr>
                  </w:rPrChange>
                </w:rPr>
                <w:t>0.508</w:t>
              </w:r>
            </w:ins>
          </w:p>
        </w:tc>
        <w:tc>
          <w:tcPr>
            <w:tcW w:w="1085" w:type="dxa"/>
            <w:shd w:val="clear" w:color="auto" w:fill="FFFFFF" w:themeFill="background1"/>
            <w:noWrap/>
            <w:hideMark/>
            <w:tcPrChange w:id="3831" w:author="tao huang" w:date="2018-01-12T00:00:00Z">
              <w:tcPr>
                <w:tcW w:w="1085" w:type="dxa"/>
                <w:gridSpan w:val="2"/>
                <w:tcBorders>
                  <w:top w:val="nil"/>
                  <w:left w:val="nil"/>
                  <w:bottom w:val="nil"/>
                  <w:right w:val="nil"/>
                </w:tcBorders>
                <w:shd w:val="clear" w:color="auto" w:fill="auto"/>
                <w:noWrap/>
                <w:vAlign w:val="center"/>
                <w:hideMark/>
              </w:tcPr>
            </w:tcPrChange>
          </w:tcPr>
          <w:p w14:paraId="5DE5FF97"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32" w:author="tao huang" w:date="2018-01-11T23:58:00Z"/>
                <w:rFonts w:eastAsia="Times New Roman" w:cs="Times New Roman"/>
                <w:sz w:val="22"/>
                <w:rPrChange w:id="3833" w:author="tao huang" w:date="2018-01-11T23:59:00Z">
                  <w:rPr>
                    <w:ins w:id="3834" w:author="tao huang" w:date="2018-01-11T23:58:00Z"/>
                    <w:rFonts w:eastAsia="Times New Roman" w:cs="Times New Roman"/>
                    <w:color w:val="000000"/>
                    <w:sz w:val="22"/>
                  </w:rPr>
                </w:rPrChange>
              </w:rPr>
            </w:pPr>
            <w:ins w:id="3835" w:author="tao huang" w:date="2018-01-11T23:58:00Z">
              <w:r w:rsidRPr="000D534A">
                <w:rPr>
                  <w:rFonts w:eastAsia="Times New Roman" w:cs="Times New Roman"/>
                  <w:sz w:val="22"/>
                  <w:rPrChange w:id="3836" w:author="tao huang" w:date="2018-01-11T23:59:00Z">
                    <w:rPr>
                      <w:rFonts w:eastAsia="Times New Roman" w:cs="Times New Roman"/>
                      <w:color w:val="000000"/>
                      <w:sz w:val="22"/>
                    </w:rPr>
                  </w:rPrChange>
                </w:rPr>
                <w:t>-0.1</w:t>
              </w:r>
            </w:ins>
          </w:p>
        </w:tc>
        <w:tc>
          <w:tcPr>
            <w:tcW w:w="951" w:type="dxa"/>
            <w:shd w:val="clear" w:color="auto" w:fill="FFFFFF" w:themeFill="background1"/>
            <w:noWrap/>
            <w:hideMark/>
            <w:tcPrChange w:id="3837" w:author="tao huang" w:date="2018-01-12T00:00:00Z">
              <w:tcPr>
                <w:tcW w:w="951" w:type="dxa"/>
                <w:gridSpan w:val="2"/>
                <w:tcBorders>
                  <w:top w:val="nil"/>
                  <w:left w:val="nil"/>
                  <w:bottom w:val="nil"/>
                  <w:right w:val="single" w:sz="8" w:space="0" w:color="auto"/>
                </w:tcBorders>
                <w:shd w:val="clear" w:color="auto" w:fill="auto"/>
                <w:noWrap/>
                <w:vAlign w:val="center"/>
                <w:hideMark/>
              </w:tcPr>
            </w:tcPrChange>
          </w:tcPr>
          <w:p w14:paraId="5B8B33C2"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38" w:author="tao huang" w:date="2018-01-11T23:58:00Z"/>
                <w:rFonts w:eastAsia="Times New Roman" w:cs="Times New Roman"/>
                <w:sz w:val="22"/>
                <w:rPrChange w:id="3839" w:author="tao huang" w:date="2018-01-11T23:59:00Z">
                  <w:rPr>
                    <w:ins w:id="3840" w:author="tao huang" w:date="2018-01-11T23:58:00Z"/>
                    <w:rFonts w:eastAsia="Times New Roman" w:cs="Times New Roman"/>
                    <w:color w:val="000000"/>
                    <w:sz w:val="22"/>
                  </w:rPr>
                </w:rPrChange>
              </w:rPr>
            </w:pPr>
            <w:ins w:id="3841" w:author="tao huang" w:date="2018-01-11T23:58:00Z">
              <w:r w:rsidRPr="000D534A">
                <w:rPr>
                  <w:rFonts w:eastAsia="Times New Roman" w:cs="Times New Roman"/>
                  <w:sz w:val="22"/>
                  <w:rPrChange w:id="3842" w:author="tao huang" w:date="2018-01-11T23:59:00Z">
                    <w:rPr>
                      <w:rFonts w:eastAsia="Times New Roman" w:cs="Times New Roman"/>
                      <w:color w:val="000000"/>
                      <w:sz w:val="22"/>
                    </w:rPr>
                  </w:rPrChange>
                </w:rPr>
                <w:t>0.530</w:t>
              </w:r>
            </w:ins>
          </w:p>
        </w:tc>
        <w:tc>
          <w:tcPr>
            <w:tcW w:w="1032" w:type="dxa"/>
            <w:shd w:val="clear" w:color="auto" w:fill="FFFFFF" w:themeFill="background1"/>
            <w:noWrap/>
            <w:hideMark/>
            <w:tcPrChange w:id="3843" w:author="tao huang" w:date="2018-01-12T00:00:00Z">
              <w:tcPr>
                <w:tcW w:w="1032" w:type="dxa"/>
                <w:gridSpan w:val="2"/>
                <w:tcBorders>
                  <w:top w:val="nil"/>
                  <w:left w:val="nil"/>
                  <w:bottom w:val="nil"/>
                  <w:right w:val="nil"/>
                </w:tcBorders>
                <w:shd w:val="clear" w:color="auto" w:fill="auto"/>
                <w:noWrap/>
                <w:vAlign w:val="center"/>
                <w:hideMark/>
              </w:tcPr>
            </w:tcPrChange>
          </w:tcPr>
          <w:p w14:paraId="064D9137"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44" w:author="tao huang" w:date="2018-01-11T23:58:00Z"/>
                <w:rFonts w:eastAsia="Times New Roman" w:cs="Times New Roman"/>
                <w:sz w:val="22"/>
                <w:rPrChange w:id="3845" w:author="tao huang" w:date="2018-01-11T23:59:00Z">
                  <w:rPr>
                    <w:ins w:id="3846" w:author="tao huang" w:date="2018-01-11T23:58:00Z"/>
                    <w:rFonts w:eastAsia="Times New Roman" w:cs="Times New Roman"/>
                    <w:color w:val="000000"/>
                    <w:sz w:val="22"/>
                  </w:rPr>
                </w:rPrChange>
              </w:rPr>
            </w:pPr>
            <w:ins w:id="3847" w:author="tao huang" w:date="2018-01-11T23:58:00Z">
              <w:r w:rsidRPr="000D534A">
                <w:rPr>
                  <w:rFonts w:eastAsia="Times New Roman" w:cs="Times New Roman"/>
                  <w:sz w:val="22"/>
                  <w:rPrChange w:id="3848" w:author="tao huang" w:date="2018-01-11T23:59:00Z">
                    <w:rPr>
                      <w:rFonts w:eastAsia="Times New Roman" w:cs="Times New Roman"/>
                      <w:color w:val="000000"/>
                      <w:sz w:val="22"/>
                    </w:rPr>
                  </w:rPrChange>
                </w:rPr>
                <w:t>-0.7</w:t>
              </w:r>
            </w:ins>
          </w:p>
        </w:tc>
        <w:tc>
          <w:tcPr>
            <w:tcW w:w="904" w:type="dxa"/>
            <w:shd w:val="clear" w:color="auto" w:fill="FFFFFF" w:themeFill="background1"/>
            <w:noWrap/>
            <w:hideMark/>
            <w:tcPrChange w:id="3849" w:author="tao huang" w:date="2018-01-12T00:00:00Z">
              <w:tcPr>
                <w:tcW w:w="904" w:type="dxa"/>
                <w:gridSpan w:val="2"/>
                <w:tcBorders>
                  <w:top w:val="nil"/>
                  <w:left w:val="nil"/>
                  <w:bottom w:val="nil"/>
                  <w:right w:val="single" w:sz="8" w:space="0" w:color="auto"/>
                </w:tcBorders>
                <w:shd w:val="clear" w:color="auto" w:fill="auto"/>
                <w:noWrap/>
                <w:vAlign w:val="center"/>
                <w:hideMark/>
              </w:tcPr>
            </w:tcPrChange>
          </w:tcPr>
          <w:p w14:paraId="68C8A87F"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50" w:author="tao huang" w:date="2018-01-11T23:58:00Z"/>
                <w:rFonts w:eastAsia="Times New Roman" w:cs="Times New Roman"/>
                <w:sz w:val="22"/>
                <w:rPrChange w:id="3851" w:author="tao huang" w:date="2018-01-11T23:59:00Z">
                  <w:rPr>
                    <w:ins w:id="3852" w:author="tao huang" w:date="2018-01-11T23:58:00Z"/>
                    <w:rFonts w:eastAsia="Times New Roman" w:cs="Times New Roman"/>
                    <w:color w:val="000000"/>
                    <w:sz w:val="22"/>
                  </w:rPr>
                </w:rPrChange>
              </w:rPr>
            </w:pPr>
            <w:ins w:id="3853" w:author="tao huang" w:date="2018-01-11T23:58:00Z">
              <w:r w:rsidRPr="000D534A">
                <w:rPr>
                  <w:rFonts w:eastAsia="Times New Roman" w:cs="Times New Roman"/>
                  <w:sz w:val="22"/>
                  <w:rPrChange w:id="3854" w:author="tao huang" w:date="2018-01-11T23:59:00Z">
                    <w:rPr>
                      <w:rFonts w:eastAsia="Times New Roman" w:cs="Times New Roman"/>
                      <w:color w:val="000000"/>
                      <w:sz w:val="22"/>
                    </w:rPr>
                  </w:rPrChange>
                </w:rPr>
                <w:t>0.001</w:t>
              </w:r>
            </w:ins>
          </w:p>
        </w:tc>
        <w:tc>
          <w:tcPr>
            <w:tcW w:w="1039" w:type="dxa"/>
            <w:shd w:val="clear" w:color="auto" w:fill="FFFFFF" w:themeFill="background1"/>
            <w:noWrap/>
            <w:hideMark/>
            <w:tcPrChange w:id="3855" w:author="tao huang" w:date="2018-01-12T00:00:00Z">
              <w:tcPr>
                <w:tcW w:w="1039" w:type="dxa"/>
                <w:gridSpan w:val="2"/>
                <w:tcBorders>
                  <w:top w:val="nil"/>
                  <w:left w:val="nil"/>
                  <w:bottom w:val="nil"/>
                  <w:right w:val="nil"/>
                </w:tcBorders>
                <w:shd w:val="clear" w:color="auto" w:fill="auto"/>
                <w:noWrap/>
                <w:vAlign w:val="center"/>
                <w:hideMark/>
              </w:tcPr>
            </w:tcPrChange>
          </w:tcPr>
          <w:p w14:paraId="74F4EED8"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56" w:author="tao huang" w:date="2018-01-11T23:58:00Z"/>
                <w:rFonts w:eastAsia="Times New Roman" w:cs="Times New Roman"/>
                <w:sz w:val="22"/>
                <w:rPrChange w:id="3857" w:author="tao huang" w:date="2018-01-11T23:59:00Z">
                  <w:rPr>
                    <w:ins w:id="3858" w:author="tao huang" w:date="2018-01-11T23:58:00Z"/>
                    <w:rFonts w:eastAsia="Times New Roman" w:cs="Times New Roman"/>
                    <w:color w:val="000000"/>
                    <w:sz w:val="22"/>
                  </w:rPr>
                </w:rPrChange>
              </w:rPr>
            </w:pPr>
            <w:ins w:id="3859" w:author="tao huang" w:date="2018-01-11T23:58:00Z">
              <w:r w:rsidRPr="000D534A">
                <w:rPr>
                  <w:rFonts w:eastAsia="Times New Roman" w:cs="Times New Roman"/>
                  <w:sz w:val="22"/>
                  <w:rPrChange w:id="3860" w:author="tao huang" w:date="2018-01-11T23:59:00Z">
                    <w:rPr>
                      <w:rFonts w:eastAsia="Times New Roman" w:cs="Times New Roman"/>
                      <w:color w:val="000000"/>
                      <w:sz w:val="22"/>
                    </w:rPr>
                  </w:rPrChange>
                </w:rPr>
                <w:t>-0.8</w:t>
              </w:r>
            </w:ins>
          </w:p>
        </w:tc>
        <w:tc>
          <w:tcPr>
            <w:tcW w:w="897" w:type="dxa"/>
            <w:shd w:val="clear" w:color="auto" w:fill="FFFFFF" w:themeFill="background1"/>
            <w:noWrap/>
            <w:hideMark/>
            <w:tcPrChange w:id="3861" w:author="tao huang" w:date="2018-01-12T00:00:00Z">
              <w:tcPr>
                <w:tcW w:w="897" w:type="dxa"/>
                <w:gridSpan w:val="2"/>
                <w:tcBorders>
                  <w:top w:val="nil"/>
                  <w:left w:val="nil"/>
                  <w:bottom w:val="nil"/>
                  <w:right w:val="nil"/>
                </w:tcBorders>
                <w:shd w:val="clear" w:color="auto" w:fill="auto"/>
                <w:noWrap/>
                <w:vAlign w:val="center"/>
                <w:hideMark/>
              </w:tcPr>
            </w:tcPrChange>
          </w:tcPr>
          <w:p w14:paraId="737BC515"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62" w:author="tao huang" w:date="2018-01-11T23:58:00Z"/>
                <w:rFonts w:eastAsia="Times New Roman" w:cs="Times New Roman"/>
                <w:sz w:val="22"/>
                <w:rPrChange w:id="3863" w:author="tao huang" w:date="2018-01-11T23:59:00Z">
                  <w:rPr>
                    <w:ins w:id="3864" w:author="tao huang" w:date="2018-01-11T23:58:00Z"/>
                    <w:rFonts w:eastAsia="Times New Roman" w:cs="Times New Roman"/>
                    <w:color w:val="000000"/>
                    <w:sz w:val="22"/>
                  </w:rPr>
                </w:rPrChange>
              </w:rPr>
            </w:pPr>
            <w:ins w:id="3865" w:author="tao huang" w:date="2018-01-11T23:58:00Z">
              <w:r w:rsidRPr="000D534A">
                <w:rPr>
                  <w:rFonts w:eastAsia="Times New Roman" w:cs="Times New Roman"/>
                  <w:sz w:val="22"/>
                  <w:rPrChange w:id="3866" w:author="tao huang" w:date="2018-01-11T23:59:00Z">
                    <w:rPr>
                      <w:rFonts w:eastAsia="Times New Roman" w:cs="Times New Roman"/>
                      <w:color w:val="000000"/>
                      <w:sz w:val="22"/>
                    </w:rPr>
                  </w:rPrChange>
                </w:rPr>
                <w:t>0.001</w:t>
              </w:r>
            </w:ins>
          </w:p>
        </w:tc>
        <w:tc>
          <w:tcPr>
            <w:tcW w:w="993" w:type="dxa"/>
            <w:shd w:val="clear" w:color="auto" w:fill="FFFFFF" w:themeFill="background1"/>
            <w:hideMark/>
            <w:tcPrChange w:id="3867" w:author="tao huang" w:date="2018-01-12T00:00:00Z">
              <w:tcPr>
                <w:tcW w:w="993" w:type="dxa"/>
                <w:gridSpan w:val="2"/>
                <w:tcBorders>
                  <w:top w:val="single" w:sz="4" w:space="0" w:color="C1C1C1"/>
                  <w:left w:val="single" w:sz="4" w:space="0" w:color="C1C1C1"/>
                  <w:bottom w:val="single" w:sz="4" w:space="0" w:color="C1C1C1"/>
                  <w:right w:val="single" w:sz="4" w:space="0" w:color="C1C1C1"/>
                </w:tcBorders>
                <w:shd w:val="clear" w:color="auto" w:fill="auto"/>
                <w:vAlign w:val="center"/>
                <w:hideMark/>
              </w:tcPr>
            </w:tcPrChange>
          </w:tcPr>
          <w:p w14:paraId="6E44B721"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68" w:author="tao huang" w:date="2018-01-11T23:58:00Z"/>
                <w:rFonts w:eastAsia="Times New Roman" w:cs="Times New Roman"/>
                <w:sz w:val="22"/>
                <w:rPrChange w:id="3869" w:author="tao huang" w:date="2018-01-11T23:59:00Z">
                  <w:rPr>
                    <w:ins w:id="3870" w:author="tao huang" w:date="2018-01-11T23:58:00Z"/>
                    <w:rFonts w:ascii="Calibri" w:eastAsia="Times New Roman" w:hAnsi="Calibri" w:cs="Calibri"/>
                    <w:color w:val="9C0006"/>
                    <w:sz w:val="20"/>
                    <w:szCs w:val="20"/>
                  </w:rPr>
                </w:rPrChange>
              </w:rPr>
            </w:pPr>
            <w:ins w:id="3871" w:author="tao huang" w:date="2018-01-11T23:58:00Z">
              <w:r w:rsidRPr="000D534A">
                <w:rPr>
                  <w:rFonts w:eastAsia="Times New Roman" w:cs="Times New Roman"/>
                  <w:sz w:val="22"/>
                  <w:rPrChange w:id="3872" w:author="tao huang" w:date="2018-01-11T23:59:00Z">
                    <w:rPr>
                      <w:rFonts w:ascii="Calibri" w:eastAsia="Times New Roman" w:hAnsi="Calibri" w:cs="Calibri"/>
                      <w:color w:val="9C0006"/>
                      <w:sz w:val="20"/>
                      <w:szCs w:val="20"/>
                    </w:rPr>
                  </w:rPrChange>
                </w:rPr>
                <w:t>-0.7</w:t>
              </w:r>
            </w:ins>
          </w:p>
        </w:tc>
        <w:tc>
          <w:tcPr>
            <w:tcW w:w="943" w:type="dxa"/>
            <w:shd w:val="clear" w:color="auto" w:fill="FFFFFF" w:themeFill="background1"/>
            <w:hideMark/>
            <w:tcPrChange w:id="3873" w:author="tao huang" w:date="2018-01-12T00:00:00Z">
              <w:tcPr>
                <w:tcW w:w="943" w:type="dxa"/>
                <w:gridSpan w:val="2"/>
                <w:tcBorders>
                  <w:top w:val="single" w:sz="4" w:space="0" w:color="C1C1C1"/>
                  <w:left w:val="single" w:sz="4" w:space="0" w:color="C1C1C1"/>
                  <w:bottom w:val="single" w:sz="4" w:space="0" w:color="C1C1C1"/>
                  <w:right w:val="single" w:sz="4" w:space="0" w:color="C1C1C1"/>
                </w:tcBorders>
                <w:shd w:val="clear" w:color="auto" w:fill="auto"/>
                <w:vAlign w:val="center"/>
                <w:hideMark/>
              </w:tcPr>
            </w:tcPrChange>
          </w:tcPr>
          <w:p w14:paraId="5D325A9B"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74" w:author="tao huang" w:date="2018-01-11T23:58:00Z"/>
                <w:rFonts w:eastAsia="Times New Roman" w:cs="Times New Roman"/>
                <w:sz w:val="22"/>
                <w:rPrChange w:id="3875" w:author="tao huang" w:date="2018-01-11T23:59:00Z">
                  <w:rPr>
                    <w:ins w:id="3876" w:author="tao huang" w:date="2018-01-11T23:58:00Z"/>
                    <w:rFonts w:ascii="Calibri" w:eastAsia="Times New Roman" w:hAnsi="Calibri" w:cs="Calibri"/>
                    <w:color w:val="006100"/>
                    <w:sz w:val="20"/>
                    <w:szCs w:val="20"/>
                  </w:rPr>
                </w:rPrChange>
              </w:rPr>
            </w:pPr>
            <w:ins w:id="3877" w:author="tao huang" w:date="2018-01-11T23:58:00Z">
              <w:r w:rsidRPr="000D534A">
                <w:rPr>
                  <w:rFonts w:eastAsia="Times New Roman" w:cs="Times New Roman"/>
                  <w:sz w:val="22"/>
                  <w:rPrChange w:id="3878" w:author="tao huang" w:date="2018-01-11T23:59:00Z">
                    <w:rPr>
                      <w:rFonts w:ascii="Calibri" w:eastAsia="Times New Roman" w:hAnsi="Calibri" w:cs="Calibri"/>
                      <w:color w:val="006100"/>
                      <w:sz w:val="20"/>
                      <w:szCs w:val="20"/>
                    </w:rPr>
                  </w:rPrChange>
                </w:rPr>
                <w:t>0.001</w:t>
              </w:r>
            </w:ins>
          </w:p>
        </w:tc>
        <w:tc>
          <w:tcPr>
            <w:tcW w:w="996" w:type="dxa"/>
            <w:shd w:val="clear" w:color="auto" w:fill="FFFFFF" w:themeFill="background1"/>
            <w:noWrap/>
            <w:hideMark/>
            <w:tcPrChange w:id="3879" w:author="tao huang" w:date="2018-01-12T00:00:00Z">
              <w:tcPr>
                <w:tcW w:w="996" w:type="dxa"/>
                <w:gridSpan w:val="2"/>
                <w:tcBorders>
                  <w:top w:val="nil"/>
                  <w:left w:val="nil"/>
                  <w:bottom w:val="single" w:sz="4" w:space="0" w:color="C1C1C1"/>
                  <w:right w:val="single" w:sz="4" w:space="0" w:color="C1C1C1"/>
                </w:tcBorders>
                <w:shd w:val="clear" w:color="auto" w:fill="auto"/>
                <w:noWrap/>
                <w:hideMark/>
              </w:tcPr>
            </w:tcPrChange>
          </w:tcPr>
          <w:p w14:paraId="6FCAE29E"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880" w:author="tao huang" w:date="2018-01-11T23:58:00Z"/>
                <w:rFonts w:eastAsia="Times New Roman" w:cs="Times New Roman"/>
                <w:sz w:val="22"/>
                <w:rPrChange w:id="3881" w:author="tao huang" w:date="2018-01-11T23:59:00Z">
                  <w:rPr>
                    <w:ins w:id="3882" w:author="tao huang" w:date="2018-01-11T23:58:00Z"/>
                    <w:rFonts w:ascii="Calibri" w:eastAsia="Times New Roman" w:hAnsi="Calibri" w:cs="Calibri"/>
                    <w:color w:val="000000"/>
                    <w:sz w:val="20"/>
                    <w:szCs w:val="20"/>
                  </w:rPr>
                </w:rPrChange>
              </w:rPr>
              <w:pPrChange w:id="3883" w:author="tao huang" w:date="2018-01-12T00:0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3884" w:author="tao huang" w:date="2018-01-11T23:58:00Z">
              <w:r w:rsidRPr="000D534A">
                <w:rPr>
                  <w:rFonts w:eastAsia="Times New Roman" w:cs="Times New Roman"/>
                  <w:sz w:val="22"/>
                  <w:rPrChange w:id="3885" w:author="tao huang" w:date="2018-01-11T23:59:00Z">
                    <w:rPr>
                      <w:rFonts w:ascii="Calibri" w:eastAsia="Times New Roman" w:hAnsi="Calibri" w:cs="Calibri"/>
                      <w:color w:val="000000"/>
                      <w:sz w:val="20"/>
                      <w:szCs w:val="20"/>
                    </w:rPr>
                  </w:rPrChange>
                </w:rPr>
                <w:t>-0.3</w:t>
              </w:r>
            </w:ins>
          </w:p>
        </w:tc>
        <w:tc>
          <w:tcPr>
            <w:tcW w:w="940" w:type="dxa"/>
            <w:shd w:val="clear" w:color="auto" w:fill="FFFFFF" w:themeFill="background1"/>
            <w:hideMark/>
            <w:tcPrChange w:id="3886" w:author="tao huang" w:date="2018-01-12T00:00:00Z">
              <w:tcPr>
                <w:tcW w:w="940" w:type="dxa"/>
                <w:gridSpan w:val="2"/>
                <w:tcBorders>
                  <w:top w:val="nil"/>
                  <w:left w:val="nil"/>
                  <w:bottom w:val="single" w:sz="4" w:space="0" w:color="C1C1C1"/>
                  <w:right w:val="single" w:sz="4" w:space="0" w:color="C1C1C1"/>
                </w:tcBorders>
                <w:shd w:val="clear" w:color="auto" w:fill="auto"/>
                <w:hideMark/>
              </w:tcPr>
            </w:tcPrChange>
          </w:tcPr>
          <w:p w14:paraId="5564C055" w14:textId="77777777" w:rsidR="000D534A" w:rsidRPr="000D534A" w:rsidRDefault="000D534A" w:rsidP="000D534A">
            <w:pPr>
              <w:spacing w:after="0" w:line="240" w:lineRule="auto"/>
              <w:jc w:val="right"/>
              <w:cnfStyle w:val="000000000000" w:firstRow="0" w:lastRow="0" w:firstColumn="0" w:lastColumn="0" w:oddVBand="0" w:evenVBand="0" w:oddHBand="0" w:evenHBand="0" w:firstRowFirstColumn="0" w:firstRowLastColumn="0" w:lastRowFirstColumn="0" w:lastRowLastColumn="0"/>
              <w:rPr>
                <w:ins w:id="3887" w:author="tao huang" w:date="2018-01-11T23:58:00Z"/>
                <w:rFonts w:eastAsia="Times New Roman" w:cs="Times New Roman"/>
                <w:sz w:val="22"/>
                <w:rPrChange w:id="3888" w:author="tao huang" w:date="2018-01-11T23:59:00Z">
                  <w:rPr>
                    <w:ins w:id="3889" w:author="tao huang" w:date="2018-01-11T23:58:00Z"/>
                    <w:rFonts w:ascii="Calibri" w:eastAsia="Times New Roman" w:hAnsi="Calibri" w:cs="Calibri"/>
                    <w:color w:val="000000"/>
                    <w:sz w:val="20"/>
                    <w:szCs w:val="20"/>
                  </w:rPr>
                </w:rPrChange>
              </w:rPr>
            </w:pPr>
            <w:ins w:id="3890" w:author="tao huang" w:date="2018-01-11T23:58:00Z">
              <w:r w:rsidRPr="000D534A">
                <w:rPr>
                  <w:rFonts w:eastAsia="Times New Roman" w:cs="Times New Roman"/>
                  <w:sz w:val="22"/>
                  <w:rPrChange w:id="3891" w:author="tao huang" w:date="2018-01-11T23:59:00Z">
                    <w:rPr>
                      <w:rFonts w:ascii="Calibri" w:eastAsia="Times New Roman" w:hAnsi="Calibri" w:cs="Calibri"/>
                      <w:color w:val="000000"/>
                      <w:sz w:val="20"/>
                      <w:szCs w:val="20"/>
                    </w:rPr>
                  </w:rPrChange>
                </w:rPr>
                <w:t>0.059</w:t>
              </w:r>
            </w:ins>
          </w:p>
        </w:tc>
      </w:tr>
      <w:tr w:rsidR="000D534A" w:rsidRPr="000D534A" w14:paraId="57F077D5" w14:textId="77777777" w:rsidTr="000D534A">
        <w:tblPrEx>
          <w:tblPrExChange w:id="3892" w:author="tao huang" w:date="2018-01-12T00:00:00Z">
            <w:tblPrEx>
              <w:tblW w:w="14835" w:type="dxa"/>
            </w:tblPrEx>
          </w:tblPrExChange>
        </w:tblPrEx>
        <w:trPr>
          <w:cnfStyle w:val="000000100000" w:firstRow="0" w:lastRow="0" w:firstColumn="0" w:lastColumn="0" w:oddVBand="0" w:evenVBand="0" w:oddHBand="1" w:evenHBand="0" w:firstRowFirstColumn="0" w:firstRowLastColumn="0" w:lastRowFirstColumn="0" w:lastRowLastColumn="0"/>
          <w:trHeight w:val="20"/>
          <w:ins w:id="3893" w:author="tao huang" w:date="2018-01-11T23:58:00Z"/>
          <w:trPrChange w:id="3894" w:author="tao huang" w:date="2018-01-12T00:00:00Z">
            <w:trPr>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3895" w:author="tao huang" w:date="2018-01-12T00:00:00Z">
              <w:tcPr>
                <w:tcW w:w="3119" w:type="dxa"/>
                <w:gridSpan w:val="2"/>
                <w:shd w:val="clear" w:color="auto" w:fill="auto"/>
                <w:noWrap/>
                <w:hideMark/>
              </w:tcPr>
            </w:tcPrChange>
          </w:tcPr>
          <w:p w14:paraId="6E8F9722" w14:textId="77777777" w:rsidR="000D534A" w:rsidRPr="00E064CA" w:rsidRDefault="000D534A" w:rsidP="000D534A">
            <w:pPr>
              <w:spacing w:after="0" w:line="240" w:lineRule="auto"/>
              <w:cnfStyle w:val="001000100000" w:firstRow="0" w:lastRow="0" w:firstColumn="1" w:lastColumn="0" w:oddVBand="0" w:evenVBand="0" w:oddHBand="1" w:evenHBand="0" w:firstRowFirstColumn="0" w:firstRowLastColumn="0" w:lastRowFirstColumn="0" w:lastRowLastColumn="0"/>
              <w:rPr>
                <w:ins w:id="3896" w:author="tao huang" w:date="2018-01-11T23:58:00Z"/>
                <w:rFonts w:eastAsia="Times New Roman" w:cs="Times New Roman"/>
                <w:b w:val="0"/>
                <w:iCs/>
                <w:sz w:val="22"/>
                <w:rPrChange w:id="3897" w:author="tao huang" w:date="2018-01-12T00:25:00Z">
                  <w:rPr>
                    <w:ins w:id="3898" w:author="tao huang" w:date="2018-01-11T23:58:00Z"/>
                    <w:rFonts w:eastAsia="Times New Roman" w:cs="Times New Roman"/>
                    <w:i/>
                    <w:iCs/>
                    <w:color w:val="000000"/>
                    <w:sz w:val="22"/>
                  </w:rPr>
                </w:rPrChange>
              </w:rPr>
            </w:pPr>
            <w:ins w:id="3899" w:author="tao huang" w:date="2018-01-11T23:58:00Z">
              <w:r w:rsidRPr="00E064CA">
                <w:rPr>
                  <w:rFonts w:eastAsia="Times New Roman" w:cs="Times New Roman"/>
                  <w:b w:val="0"/>
                  <w:iCs/>
                  <w:sz w:val="22"/>
                  <w:rPrChange w:id="3900" w:author="tao huang" w:date="2018-01-12T00:25:00Z">
                    <w:rPr>
                      <w:rFonts w:eastAsia="Times New Roman" w:cs="Times New Roman"/>
                      <w:i/>
                      <w:iCs/>
                      <w:color w:val="000000"/>
                      <w:sz w:val="22"/>
                    </w:rPr>
                  </w:rPrChange>
                </w:rPr>
                <w:t>Price level and variation</w:t>
              </w:r>
            </w:ins>
          </w:p>
        </w:tc>
        <w:tc>
          <w:tcPr>
            <w:tcW w:w="1026" w:type="dxa"/>
            <w:shd w:val="clear" w:color="auto" w:fill="FFFFFF" w:themeFill="background1"/>
            <w:noWrap/>
            <w:hideMark/>
            <w:tcPrChange w:id="3901" w:author="tao huang" w:date="2018-01-12T00:00:00Z">
              <w:tcPr>
                <w:tcW w:w="1026" w:type="dxa"/>
                <w:gridSpan w:val="2"/>
                <w:shd w:val="clear" w:color="auto" w:fill="auto"/>
                <w:noWrap/>
                <w:hideMark/>
              </w:tcPr>
            </w:tcPrChange>
          </w:tcPr>
          <w:p w14:paraId="15A5E1B9"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02" w:author="tao huang" w:date="2018-01-11T23:58:00Z"/>
                <w:rFonts w:eastAsia="Times New Roman" w:cs="Times New Roman"/>
                <w:sz w:val="22"/>
                <w:rPrChange w:id="3903" w:author="tao huang" w:date="2018-01-11T23:59:00Z">
                  <w:rPr>
                    <w:ins w:id="3904" w:author="tao huang" w:date="2018-01-11T23:58:00Z"/>
                    <w:rFonts w:eastAsia="Times New Roman" w:cs="Times New Roman"/>
                    <w:color w:val="000000"/>
                    <w:sz w:val="22"/>
                  </w:rPr>
                </w:rPrChange>
              </w:rPr>
            </w:pPr>
            <w:ins w:id="3905" w:author="tao huang" w:date="2018-01-11T23:58:00Z">
              <w:r w:rsidRPr="000D534A">
                <w:rPr>
                  <w:rFonts w:eastAsia="Times New Roman" w:cs="Times New Roman"/>
                  <w:sz w:val="22"/>
                  <w:rPrChange w:id="3906" w:author="tao huang" w:date="2018-01-11T23:59:00Z">
                    <w:rPr>
                      <w:rFonts w:eastAsia="Times New Roman" w:cs="Times New Roman"/>
                      <w:color w:val="000000"/>
                      <w:sz w:val="22"/>
                    </w:rPr>
                  </w:rPrChange>
                </w:rPr>
                <w:t>-0.1</w:t>
              </w:r>
            </w:ins>
          </w:p>
        </w:tc>
        <w:tc>
          <w:tcPr>
            <w:tcW w:w="910" w:type="dxa"/>
            <w:shd w:val="clear" w:color="auto" w:fill="FFFFFF" w:themeFill="background1"/>
            <w:noWrap/>
            <w:hideMark/>
            <w:tcPrChange w:id="3907" w:author="tao huang" w:date="2018-01-12T00:00:00Z">
              <w:tcPr>
                <w:tcW w:w="910" w:type="dxa"/>
                <w:gridSpan w:val="2"/>
                <w:shd w:val="clear" w:color="auto" w:fill="auto"/>
                <w:noWrap/>
                <w:hideMark/>
              </w:tcPr>
            </w:tcPrChange>
          </w:tcPr>
          <w:p w14:paraId="17D13F1D"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08" w:author="tao huang" w:date="2018-01-11T23:58:00Z"/>
                <w:rFonts w:eastAsia="Times New Roman" w:cs="Times New Roman"/>
                <w:sz w:val="22"/>
                <w:rPrChange w:id="3909" w:author="tao huang" w:date="2018-01-11T23:59:00Z">
                  <w:rPr>
                    <w:ins w:id="3910" w:author="tao huang" w:date="2018-01-11T23:58:00Z"/>
                    <w:rFonts w:eastAsia="Times New Roman" w:cs="Times New Roman"/>
                    <w:color w:val="000000"/>
                    <w:sz w:val="22"/>
                  </w:rPr>
                </w:rPrChange>
              </w:rPr>
            </w:pPr>
            <w:ins w:id="3911" w:author="tao huang" w:date="2018-01-11T23:58:00Z">
              <w:r w:rsidRPr="000D534A">
                <w:rPr>
                  <w:rFonts w:eastAsia="Times New Roman" w:cs="Times New Roman"/>
                  <w:sz w:val="22"/>
                  <w:rPrChange w:id="3912" w:author="tao huang" w:date="2018-01-11T23:59:00Z">
                    <w:rPr>
                      <w:rFonts w:eastAsia="Times New Roman" w:cs="Times New Roman"/>
                      <w:color w:val="000000"/>
                      <w:sz w:val="22"/>
                    </w:rPr>
                  </w:rPrChange>
                </w:rPr>
                <w:t>0.170</w:t>
              </w:r>
            </w:ins>
          </w:p>
        </w:tc>
        <w:tc>
          <w:tcPr>
            <w:tcW w:w="1085" w:type="dxa"/>
            <w:shd w:val="clear" w:color="auto" w:fill="FFFFFF" w:themeFill="background1"/>
            <w:noWrap/>
            <w:hideMark/>
            <w:tcPrChange w:id="3913" w:author="tao huang" w:date="2018-01-12T00:00:00Z">
              <w:tcPr>
                <w:tcW w:w="1085" w:type="dxa"/>
                <w:gridSpan w:val="2"/>
                <w:shd w:val="clear" w:color="auto" w:fill="auto"/>
                <w:noWrap/>
                <w:hideMark/>
              </w:tcPr>
            </w:tcPrChange>
          </w:tcPr>
          <w:p w14:paraId="516F0B42"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14" w:author="tao huang" w:date="2018-01-11T23:58:00Z"/>
                <w:rFonts w:eastAsia="Times New Roman" w:cs="Times New Roman"/>
                <w:sz w:val="22"/>
                <w:rPrChange w:id="3915" w:author="tao huang" w:date="2018-01-11T23:59:00Z">
                  <w:rPr>
                    <w:ins w:id="3916" w:author="tao huang" w:date="2018-01-11T23:58:00Z"/>
                    <w:rFonts w:eastAsia="Times New Roman" w:cs="Times New Roman"/>
                    <w:color w:val="000000"/>
                    <w:sz w:val="22"/>
                  </w:rPr>
                </w:rPrChange>
              </w:rPr>
            </w:pPr>
            <w:ins w:id="3917" w:author="tao huang" w:date="2018-01-11T23:58:00Z">
              <w:r w:rsidRPr="000D534A">
                <w:rPr>
                  <w:rFonts w:eastAsia="Times New Roman" w:cs="Times New Roman"/>
                  <w:sz w:val="22"/>
                  <w:rPrChange w:id="3918" w:author="tao huang" w:date="2018-01-11T23:59:00Z">
                    <w:rPr>
                      <w:rFonts w:eastAsia="Times New Roman" w:cs="Times New Roman"/>
                      <w:color w:val="000000"/>
                      <w:sz w:val="22"/>
                    </w:rPr>
                  </w:rPrChange>
                </w:rPr>
                <w:t>-0.2</w:t>
              </w:r>
            </w:ins>
          </w:p>
        </w:tc>
        <w:tc>
          <w:tcPr>
            <w:tcW w:w="951" w:type="dxa"/>
            <w:shd w:val="clear" w:color="auto" w:fill="FFFFFF" w:themeFill="background1"/>
            <w:noWrap/>
            <w:hideMark/>
            <w:tcPrChange w:id="3919" w:author="tao huang" w:date="2018-01-12T00:00:00Z">
              <w:tcPr>
                <w:tcW w:w="951" w:type="dxa"/>
                <w:gridSpan w:val="2"/>
                <w:shd w:val="clear" w:color="auto" w:fill="auto"/>
                <w:noWrap/>
                <w:hideMark/>
              </w:tcPr>
            </w:tcPrChange>
          </w:tcPr>
          <w:p w14:paraId="2C0FC702"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20" w:author="tao huang" w:date="2018-01-11T23:58:00Z"/>
                <w:rFonts w:eastAsia="Times New Roman" w:cs="Times New Roman"/>
                <w:sz w:val="22"/>
                <w:rPrChange w:id="3921" w:author="tao huang" w:date="2018-01-11T23:59:00Z">
                  <w:rPr>
                    <w:ins w:id="3922" w:author="tao huang" w:date="2018-01-11T23:58:00Z"/>
                    <w:rFonts w:eastAsia="Times New Roman" w:cs="Times New Roman"/>
                    <w:color w:val="000000"/>
                    <w:sz w:val="22"/>
                  </w:rPr>
                </w:rPrChange>
              </w:rPr>
            </w:pPr>
            <w:ins w:id="3923" w:author="tao huang" w:date="2018-01-11T23:58:00Z">
              <w:r w:rsidRPr="000D534A">
                <w:rPr>
                  <w:rFonts w:eastAsia="Times New Roman" w:cs="Times New Roman"/>
                  <w:sz w:val="22"/>
                  <w:rPrChange w:id="3924" w:author="tao huang" w:date="2018-01-11T23:59:00Z">
                    <w:rPr>
                      <w:rFonts w:eastAsia="Times New Roman" w:cs="Times New Roman"/>
                      <w:color w:val="000000"/>
                      <w:sz w:val="22"/>
                    </w:rPr>
                  </w:rPrChange>
                </w:rPr>
                <w:t>0.121</w:t>
              </w:r>
            </w:ins>
          </w:p>
        </w:tc>
        <w:tc>
          <w:tcPr>
            <w:tcW w:w="1032" w:type="dxa"/>
            <w:shd w:val="clear" w:color="auto" w:fill="FFFFFF" w:themeFill="background1"/>
            <w:noWrap/>
            <w:hideMark/>
            <w:tcPrChange w:id="3925" w:author="tao huang" w:date="2018-01-12T00:00:00Z">
              <w:tcPr>
                <w:tcW w:w="1032" w:type="dxa"/>
                <w:gridSpan w:val="2"/>
                <w:shd w:val="clear" w:color="auto" w:fill="auto"/>
                <w:noWrap/>
                <w:hideMark/>
              </w:tcPr>
            </w:tcPrChange>
          </w:tcPr>
          <w:p w14:paraId="74525E02"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26" w:author="tao huang" w:date="2018-01-11T23:58:00Z"/>
                <w:rFonts w:eastAsia="Times New Roman" w:cs="Times New Roman"/>
                <w:sz w:val="22"/>
                <w:rPrChange w:id="3927" w:author="tao huang" w:date="2018-01-11T23:59:00Z">
                  <w:rPr>
                    <w:ins w:id="3928" w:author="tao huang" w:date="2018-01-11T23:58:00Z"/>
                    <w:rFonts w:eastAsia="Times New Roman" w:cs="Times New Roman"/>
                    <w:color w:val="000000"/>
                    <w:sz w:val="22"/>
                  </w:rPr>
                </w:rPrChange>
              </w:rPr>
            </w:pPr>
            <w:ins w:id="3929" w:author="tao huang" w:date="2018-01-11T23:58:00Z">
              <w:r w:rsidRPr="000D534A">
                <w:rPr>
                  <w:rFonts w:eastAsia="Times New Roman" w:cs="Times New Roman"/>
                  <w:sz w:val="22"/>
                  <w:rPrChange w:id="3930" w:author="tao huang" w:date="2018-01-11T23:59:00Z">
                    <w:rPr>
                      <w:rFonts w:eastAsia="Times New Roman" w:cs="Times New Roman"/>
                      <w:color w:val="000000"/>
                      <w:sz w:val="22"/>
                    </w:rPr>
                  </w:rPrChange>
                </w:rPr>
                <w:t>0</w:t>
              </w:r>
            </w:ins>
          </w:p>
        </w:tc>
        <w:tc>
          <w:tcPr>
            <w:tcW w:w="904" w:type="dxa"/>
            <w:shd w:val="clear" w:color="auto" w:fill="FFFFFF" w:themeFill="background1"/>
            <w:noWrap/>
            <w:hideMark/>
            <w:tcPrChange w:id="3931" w:author="tao huang" w:date="2018-01-12T00:00:00Z">
              <w:tcPr>
                <w:tcW w:w="904" w:type="dxa"/>
                <w:gridSpan w:val="2"/>
                <w:shd w:val="clear" w:color="auto" w:fill="auto"/>
                <w:noWrap/>
                <w:hideMark/>
              </w:tcPr>
            </w:tcPrChange>
          </w:tcPr>
          <w:p w14:paraId="16ED5B1B"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32" w:author="tao huang" w:date="2018-01-11T23:58:00Z"/>
                <w:rFonts w:eastAsia="Times New Roman" w:cs="Times New Roman"/>
                <w:sz w:val="22"/>
                <w:rPrChange w:id="3933" w:author="tao huang" w:date="2018-01-11T23:59:00Z">
                  <w:rPr>
                    <w:ins w:id="3934" w:author="tao huang" w:date="2018-01-11T23:58:00Z"/>
                    <w:rFonts w:eastAsia="Times New Roman" w:cs="Times New Roman"/>
                    <w:color w:val="000000"/>
                    <w:sz w:val="22"/>
                  </w:rPr>
                </w:rPrChange>
              </w:rPr>
            </w:pPr>
            <w:ins w:id="3935" w:author="tao huang" w:date="2018-01-11T23:58:00Z">
              <w:r w:rsidRPr="000D534A">
                <w:rPr>
                  <w:rFonts w:eastAsia="Times New Roman" w:cs="Times New Roman"/>
                  <w:sz w:val="22"/>
                  <w:rPrChange w:id="3936" w:author="tao huang" w:date="2018-01-11T23:59:00Z">
                    <w:rPr>
                      <w:rFonts w:eastAsia="Times New Roman" w:cs="Times New Roman"/>
                      <w:color w:val="000000"/>
                      <w:sz w:val="22"/>
                    </w:rPr>
                  </w:rPrChange>
                </w:rPr>
                <w:t>0.824</w:t>
              </w:r>
            </w:ins>
          </w:p>
        </w:tc>
        <w:tc>
          <w:tcPr>
            <w:tcW w:w="1039" w:type="dxa"/>
            <w:shd w:val="clear" w:color="auto" w:fill="FFFFFF" w:themeFill="background1"/>
            <w:noWrap/>
            <w:hideMark/>
            <w:tcPrChange w:id="3937" w:author="tao huang" w:date="2018-01-12T00:00:00Z">
              <w:tcPr>
                <w:tcW w:w="1039" w:type="dxa"/>
                <w:gridSpan w:val="2"/>
                <w:shd w:val="clear" w:color="auto" w:fill="auto"/>
                <w:noWrap/>
                <w:hideMark/>
              </w:tcPr>
            </w:tcPrChange>
          </w:tcPr>
          <w:p w14:paraId="2ACCCF56"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38" w:author="tao huang" w:date="2018-01-11T23:58:00Z"/>
                <w:rFonts w:eastAsia="Times New Roman" w:cs="Times New Roman"/>
                <w:sz w:val="22"/>
                <w:rPrChange w:id="3939" w:author="tao huang" w:date="2018-01-11T23:59:00Z">
                  <w:rPr>
                    <w:ins w:id="3940" w:author="tao huang" w:date="2018-01-11T23:58:00Z"/>
                    <w:rFonts w:eastAsia="Times New Roman" w:cs="Times New Roman"/>
                    <w:color w:val="000000"/>
                    <w:sz w:val="22"/>
                  </w:rPr>
                </w:rPrChange>
              </w:rPr>
            </w:pPr>
            <w:ins w:id="3941" w:author="tao huang" w:date="2018-01-11T23:58:00Z">
              <w:r w:rsidRPr="000D534A">
                <w:rPr>
                  <w:rFonts w:eastAsia="Times New Roman" w:cs="Times New Roman"/>
                  <w:sz w:val="22"/>
                  <w:rPrChange w:id="3942" w:author="tao huang" w:date="2018-01-11T23:59:00Z">
                    <w:rPr>
                      <w:rFonts w:eastAsia="Times New Roman" w:cs="Times New Roman"/>
                      <w:color w:val="000000"/>
                      <w:sz w:val="22"/>
                    </w:rPr>
                  </w:rPrChange>
                </w:rPr>
                <w:t>-0.1</w:t>
              </w:r>
            </w:ins>
          </w:p>
        </w:tc>
        <w:tc>
          <w:tcPr>
            <w:tcW w:w="897" w:type="dxa"/>
            <w:shd w:val="clear" w:color="auto" w:fill="FFFFFF" w:themeFill="background1"/>
            <w:noWrap/>
            <w:hideMark/>
            <w:tcPrChange w:id="3943" w:author="tao huang" w:date="2018-01-12T00:00:00Z">
              <w:tcPr>
                <w:tcW w:w="897" w:type="dxa"/>
                <w:gridSpan w:val="2"/>
                <w:shd w:val="clear" w:color="auto" w:fill="auto"/>
                <w:noWrap/>
                <w:hideMark/>
              </w:tcPr>
            </w:tcPrChange>
          </w:tcPr>
          <w:p w14:paraId="0E3AD662"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44" w:author="tao huang" w:date="2018-01-11T23:58:00Z"/>
                <w:rFonts w:eastAsia="Times New Roman" w:cs="Times New Roman"/>
                <w:sz w:val="22"/>
                <w:rPrChange w:id="3945" w:author="tao huang" w:date="2018-01-11T23:59:00Z">
                  <w:rPr>
                    <w:ins w:id="3946" w:author="tao huang" w:date="2018-01-11T23:58:00Z"/>
                    <w:rFonts w:eastAsia="Times New Roman" w:cs="Times New Roman"/>
                    <w:color w:val="000000"/>
                    <w:sz w:val="22"/>
                  </w:rPr>
                </w:rPrChange>
              </w:rPr>
            </w:pPr>
            <w:ins w:id="3947" w:author="tao huang" w:date="2018-01-11T23:58:00Z">
              <w:r w:rsidRPr="000D534A">
                <w:rPr>
                  <w:rFonts w:eastAsia="Times New Roman" w:cs="Times New Roman"/>
                  <w:sz w:val="22"/>
                  <w:rPrChange w:id="3948" w:author="tao huang" w:date="2018-01-11T23:59:00Z">
                    <w:rPr>
                      <w:rFonts w:eastAsia="Times New Roman" w:cs="Times New Roman"/>
                      <w:color w:val="000000"/>
                      <w:sz w:val="22"/>
                    </w:rPr>
                  </w:rPrChange>
                </w:rPr>
                <w:t>0.761</w:t>
              </w:r>
            </w:ins>
          </w:p>
        </w:tc>
        <w:tc>
          <w:tcPr>
            <w:tcW w:w="993" w:type="dxa"/>
            <w:shd w:val="clear" w:color="auto" w:fill="FFFFFF" w:themeFill="background1"/>
            <w:hideMark/>
            <w:tcPrChange w:id="3949" w:author="tao huang" w:date="2018-01-12T00:00:00Z">
              <w:tcPr>
                <w:tcW w:w="993" w:type="dxa"/>
                <w:gridSpan w:val="2"/>
                <w:shd w:val="clear" w:color="auto" w:fill="auto"/>
                <w:hideMark/>
              </w:tcPr>
            </w:tcPrChange>
          </w:tcPr>
          <w:p w14:paraId="023F33AA"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50" w:author="tao huang" w:date="2018-01-11T23:58:00Z"/>
                <w:rFonts w:eastAsia="Times New Roman" w:cs="Times New Roman"/>
                <w:sz w:val="22"/>
                <w:rPrChange w:id="3951" w:author="tao huang" w:date="2018-01-11T23:59:00Z">
                  <w:rPr>
                    <w:ins w:id="3952" w:author="tao huang" w:date="2018-01-11T23:58:00Z"/>
                    <w:rFonts w:ascii="Calibri" w:eastAsia="Times New Roman" w:hAnsi="Calibri" w:cs="Calibri"/>
                    <w:color w:val="000000"/>
                    <w:sz w:val="20"/>
                    <w:szCs w:val="20"/>
                  </w:rPr>
                </w:rPrChange>
              </w:rPr>
            </w:pPr>
            <w:ins w:id="3953" w:author="tao huang" w:date="2018-01-11T23:58:00Z">
              <w:r w:rsidRPr="000D534A">
                <w:rPr>
                  <w:rFonts w:eastAsia="Times New Roman" w:cs="Times New Roman"/>
                  <w:sz w:val="22"/>
                  <w:rPrChange w:id="3954" w:author="tao huang" w:date="2018-01-11T23:59:00Z">
                    <w:rPr>
                      <w:rFonts w:ascii="Calibri" w:eastAsia="Times New Roman" w:hAnsi="Calibri" w:cs="Calibri"/>
                      <w:color w:val="000000"/>
                      <w:sz w:val="20"/>
                      <w:szCs w:val="20"/>
                    </w:rPr>
                  </w:rPrChange>
                </w:rPr>
                <w:t>0.2</w:t>
              </w:r>
            </w:ins>
          </w:p>
        </w:tc>
        <w:tc>
          <w:tcPr>
            <w:tcW w:w="943" w:type="dxa"/>
            <w:shd w:val="clear" w:color="auto" w:fill="FFFFFF" w:themeFill="background1"/>
            <w:hideMark/>
            <w:tcPrChange w:id="3955" w:author="tao huang" w:date="2018-01-12T00:00:00Z">
              <w:tcPr>
                <w:tcW w:w="943" w:type="dxa"/>
                <w:gridSpan w:val="2"/>
                <w:shd w:val="clear" w:color="auto" w:fill="auto"/>
                <w:hideMark/>
              </w:tcPr>
            </w:tcPrChange>
          </w:tcPr>
          <w:p w14:paraId="4DADADDD"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56" w:author="tao huang" w:date="2018-01-11T23:58:00Z"/>
                <w:rFonts w:eastAsia="Times New Roman" w:cs="Times New Roman"/>
                <w:sz w:val="22"/>
                <w:rPrChange w:id="3957" w:author="tao huang" w:date="2018-01-11T23:59:00Z">
                  <w:rPr>
                    <w:ins w:id="3958" w:author="tao huang" w:date="2018-01-11T23:58:00Z"/>
                    <w:rFonts w:ascii="Calibri" w:eastAsia="Times New Roman" w:hAnsi="Calibri" w:cs="Calibri"/>
                    <w:color w:val="000000"/>
                    <w:sz w:val="20"/>
                    <w:szCs w:val="20"/>
                  </w:rPr>
                </w:rPrChange>
              </w:rPr>
            </w:pPr>
            <w:ins w:id="3959" w:author="tao huang" w:date="2018-01-11T23:58:00Z">
              <w:r w:rsidRPr="000D534A">
                <w:rPr>
                  <w:rFonts w:eastAsia="Times New Roman" w:cs="Times New Roman"/>
                  <w:sz w:val="22"/>
                  <w:rPrChange w:id="3960" w:author="tao huang" w:date="2018-01-11T23:59:00Z">
                    <w:rPr>
                      <w:rFonts w:ascii="Calibri" w:eastAsia="Times New Roman" w:hAnsi="Calibri" w:cs="Calibri"/>
                      <w:color w:val="000000"/>
                      <w:sz w:val="20"/>
                      <w:szCs w:val="20"/>
                    </w:rPr>
                  </w:rPrChange>
                </w:rPr>
                <w:t>0.398</w:t>
              </w:r>
            </w:ins>
          </w:p>
        </w:tc>
        <w:tc>
          <w:tcPr>
            <w:tcW w:w="996" w:type="dxa"/>
            <w:shd w:val="clear" w:color="auto" w:fill="FFFFFF" w:themeFill="background1"/>
            <w:hideMark/>
            <w:tcPrChange w:id="3961" w:author="tao huang" w:date="2018-01-12T00:00:00Z">
              <w:tcPr>
                <w:tcW w:w="996" w:type="dxa"/>
                <w:gridSpan w:val="2"/>
                <w:shd w:val="clear" w:color="auto" w:fill="auto"/>
                <w:hideMark/>
              </w:tcPr>
            </w:tcPrChange>
          </w:tcPr>
          <w:p w14:paraId="1AF3DE77"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3962" w:author="tao huang" w:date="2018-01-11T23:58:00Z"/>
                <w:rFonts w:eastAsia="Times New Roman" w:cs="Times New Roman"/>
                <w:sz w:val="22"/>
                <w:rPrChange w:id="3963" w:author="tao huang" w:date="2018-01-11T23:59:00Z">
                  <w:rPr>
                    <w:ins w:id="3964" w:author="tao huang" w:date="2018-01-11T23:58:00Z"/>
                    <w:rFonts w:ascii="Calibri" w:eastAsia="Times New Roman" w:hAnsi="Calibri" w:cs="Calibri"/>
                    <w:color w:val="000000"/>
                    <w:sz w:val="20"/>
                    <w:szCs w:val="20"/>
                  </w:rPr>
                </w:rPrChange>
              </w:rPr>
              <w:pPrChange w:id="3965" w:author="tao huang" w:date="2018-01-12T00:0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3966" w:author="tao huang" w:date="2018-01-11T23:58:00Z">
              <w:r w:rsidRPr="000D534A">
                <w:rPr>
                  <w:rFonts w:eastAsia="Times New Roman" w:cs="Times New Roman"/>
                  <w:sz w:val="22"/>
                  <w:rPrChange w:id="3967" w:author="tao huang" w:date="2018-01-11T23:59:00Z">
                    <w:rPr>
                      <w:rFonts w:ascii="Calibri" w:eastAsia="Times New Roman" w:hAnsi="Calibri" w:cs="Calibri"/>
                      <w:color w:val="000000"/>
                      <w:sz w:val="20"/>
                      <w:szCs w:val="20"/>
                    </w:rPr>
                  </w:rPrChange>
                </w:rPr>
                <w:t>0.1</w:t>
              </w:r>
            </w:ins>
          </w:p>
        </w:tc>
        <w:tc>
          <w:tcPr>
            <w:tcW w:w="940" w:type="dxa"/>
            <w:shd w:val="clear" w:color="auto" w:fill="FFFFFF" w:themeFill="background1"/>
            <w:hideMark/>
            <w:tcPrChange w:id="3968" w:author="tao huang" w:date="2018-01-12T00:00:00Z">
              <w:tcPr>
                <w:tcW w:w="940" w:type="dxa"/>
                <w:gridSpan w:val="2"/>
                <w:shd w:val="clear" w:color="auto" w:fill="auto"/>
                <w:hideMark/>
              </w:tcPr>
            </w:tcPrChange>
          </w:tcPr>
          <w:p w14:paraId="18AA4A48" w14:textId="77777777" w:rsidR="000D534A" w:rsidRPr="000D534A" w:rsidRDefault="000D534A" w:rsidP="000D534A">
            <w:pPr>
              <w:spacing w:after="0" w:line="240" w:lineRule="auto"/>
              <w:jc w:val="right"/>
              <w:cnfStyle w:val="000000100000" w:firstRow="0" w:lastRow="0" w:firstColumn="0" w:lastColumn="0" w:oddVBand="0" w:evenVBand="0" w:oddHBand="1" w:evenHBand="0" w:firstRowFirstColumn="0" w:firstRowLastColumn="0" w:lastRowFirstColumn="0" w:lastRowLastColumn="0"/>
              <w:rPr>
                <w:ins w:id="3969" w:author="tao huang" w:date="2018-01-11T23:58:00Z"/>
                <w:rFonts w:eastAsia="Times New Roman" w:cs="Times New Roman"/>
                <w:sz w:val="22"/>
                <w:rPrChange w:id="3970" w:author="tao huang" w:date="2018-01-11T23:59:00Z">
                  <w:rPr>
                    <w:ins w:id="3971" w:author="tao huang" w:date="2018-01-11T23:58:00Z"/>
                    <w:rFonts w:ascii="Calibri" w:eastAsia="Times New Roman" w:hAnsi="Calibri" w:cs="Calibri"/>
                    <w:color w:val="000000"/>
                    <w:sz w:val="20"/>
                    <w:szCs w:val="20"/>
                  </w:rPr>
                </w:rPrChange>
              </w:rPr>
            </w:pPr>
            <w:ins w:id="3972" w:author="tao huang" w:date="2018-01-11T23:58:00Z">
              <w:r w:rsidRPr="000D534A">
                <w:rPr>
                  <w:rFonts w:eastAsia="Times New Roman" w:cs="Times New Roman"/>
                  <w:sz w:val="22"/>
                  <w:rPrChange w:id="3973" w:author="tao huang" w:date="2018-01-11T23:59:00Z">
                    <w:rPr>
                      <w:rFonts w:ascii="Calibri" w:eastAsia="Times New Roman" w:hAnsi="Calibri" w:cs="Calibri"/>
                      <w:color w:val="000000"/>
                      <w:sz w:val="20"/>
                      <w:szCs w:val="20"/>
                    </w:rPr>
                  </w:rPrChange>
                </w:rPr>
                <w:t>0.352</w:t>
              </w:r>
            </w:ins>
          </w:p>
        </w:tc>
      </w:tr>
      <w:tr w:rsidR="000D534A" w:rsidRPr="000D534A" w14:paraId="288BEDB7" w14:textId="77777777" w:rsidTr="000D534A">
        <w:trPr>
          <w:trHeight w:val="20"/>
          <w:ins w:id="3974" w:author="tao huang" w:date="2018-01-11T23:58:00Z"/>
          <w:trPrChange w:id="3975" w:author="tao huang" w:date="2018-01-12T00:00: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3976" w:author="tao huang" w:date="2018-01-12T00:00:00Z">
              <w:tcPr>
                <w:tcW w:w="2859" w:type="dxa"/>
                <w:tcBorders>
                  <w:top w:val="nil"/>
                  <w:left w:val="nil"/>
                  <w:bottom w:val="nil"/>
                  <w:right w:val="nil"/>
                </w:tcBorders>
                <w:shd w:val="clear" w:color="auto" w:fill="auto"/>
                <w:noWrap/>
                <w:vAlign w:val="center"/>
                <w:hideMark/>
              </w:tcPr>
            </w:tcPrChange>
          </w:tcPr>
          <w:p w14:paraId="3F3211C0" w14:textId="77777777" w:rsidR="000D534A" w:rsidRPr="00E064CA" w:rsidRDefault="000D534A" w:rsidP="000D534A">
            <w:pPr>
              <w:spacing w:after="0" w:line="240" w:lineRule="auto"/>
              <w:rPr>
                <w:ins w:id="3977" w:author="tao huang" w:date="2018-01-11T23:58:00Z"/>
                <w:rFonts w:eastAsia="Times New Roman" w:cs="Times New Roman"/>
                <w:b w:val="0"/>
                <w:iCs/>
                <w:sz w:val="22"/>
                <w:rPrChange w:id="3978" w:author="tao huang" w:date="2018-01-12T00:25:00Z">
                  <w:rPr>
                    <w:ins w:id="3979" w:author="tao huang" w:date="2018-01-11T23:58:00Z"/>
                    <w:rFonts w:eastAsia="Times New Roman" w:cs="Times New Roman"/>
                    <w:i/>
                    <w:iCs/>
                    <w:color w:val="000000"/>
                    <w:sz w:val="22"/>
                  </w:rPr>
                </w:rPrChange>
              </w:rPr>
            </w:pPr>
            <w:ins w:id="3980" w:author="tao huang" w:date="2018-01-11T23:58:00Z">
              <w:r w:rsidRPr="00E064CA">
                <w:rPr>
                  <w:rFonts w:eastAsia="Times New Roman" w:cs="Times New Roman"/>
                  <w:b w:val="0"/>
                  <w:iCs/>
                  <w:sz w:val="22"/>
                  <w:rPrChange w:id="3981" w:author="tao huang" w:date="2018-01-12T00:25:00Z">
                    <w:rPr>
                      <w:rFonts w:eastAsia="Times New Roman" w:cs="Times New Roman"/>
                      <w:i/>
                      <w:iCs/>
                      <w:color w:val="000000"/>
                      <w:sz w:val="22"/>
                    </w:rPr>
                  </w:rPrChange>
                </w:rPr>
                <w:t>Randomness and growth</w:t>
              </w:r>
            </w:ins>
          </w:p>
        </w:tc>
        <w:tc>
          <w:tcPr>
            <w:tcW w:w="1026" w:type="dxa"/>
            <w:shd w:val="clear" w:color="auto" w:fill="FFFFFF" w:themeFill="background1"/>
            <w:noWrap/>
            <w:hideMark/>
            <w:tcPrChange w:id="3982" w:author="tao huang" w:date="2018-01-12T00:00:00Z">
              <w:tcPr>
                <w:tcW w:w="1026" w:type="dxa"/>
                <w:gridSpan w:val="2"/>
                <w:tcBorders>
                  <w:top w:val="nil"/>
                  <w:left w:val="nil"/>
                  <w:bottom w:val="nil"/>
                  <w:right w:val="nil"/>
                </w:tcBorders>
                <w:shd w:val="clear" w:color="auto" w:fill="auto"/>
                <w:noWrap/>
                <w:vAlign w:val="center"/>
                <w:hideMark/>
              </w:tcPr>
            </w:tcPrChange>
          </w:tcPr>
          <w:p w14:paraId="7EDFD7C0"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983" w:author="tao huang" w:date="2018-01-11T23:58:00Z"/>
                <w:rFonts w:eastAsia="Times New Roman" w:cs="Times New Roman"/>
                <w:sz w:val="22"/>
                <w:rPrChange w:id="3984" w:author="tao huang" w:date="2018-01-11T23:59:00Z">
                  <w:rPr>
                    <w:ins w:id="3985" w:author="tao huang" w:date="2018-01-11T23:58:00Z"/>
                    <w:rFonts w:eastAsia="Times New Roman" w:cs="Times New Roman"/>
                    <w:color w:val="000000"/>
                    <w:sz w:val="22"/>
                  </w:rPr>
                </w:rPrChange>
              </w:rPr>
            </w:pPr>
            <w:ins w:id="3986" w:author="tao huang" w:date="2018-01-11T23:58:00Z">
              <w:r w:rsidRPr="000D534A">
                <w:rPr>
                  <w:rFonts w:eastAsia="Times New Roman" w:cs="Times New Roman"/>
                  <w:sz w:val="22"/>
                  <w:rPrChange w:id="3987" w:author="tao huang" w:date="2018-01-11T23:59:00Z">
                    <w:rPr>
                      <w:rFonts w:eastAsia="Times New Roman" w:cs="Times New Roman"/>
                      <w:color w:val="000000"/>
                      <w:sz w:val="22"/>
                    </w:rPr>
                  </w:rPrChange>
                </w:rPr>
                <w:t>0.4</w:t>
              </w:r>
            </w:ins>
          </w:p>
        </w:tc>
        <w:tc>
          <w:tcPr>
            <w:tcW w:w="910" w:type="dxa"/>
            <w:shd w:val="clear" w:color="auto" w:fill="FFFFFF" w:themeFill="background1"/>
            <w:noWrap/>
            <w:hideMark/>
            <w:tcPrChange w:id="3988" w:author="tao huang" w:date="2018-01-12T00:00:00Z">
              <w:tcPr>
                <w:tcW w:w="910" w:type="dxa"/>
                <w:gridSpan w:val="2"/>
                <w:tcBorders>
                  <w:top w:val="nil"/>
                  <w:left w:val="nil"/>
                  <w:bottom w:val="nil"/>
                  <w:right w:val="single" w:sz="8" w:space="0" w:color="auto"/>
                </w:tcBorders>
                <w:shd w:val="clear" w:color="auto" w:fill="auto"/>
                <w:noWrap/>
                <w:vAlign w:val="center"/>
                <w:hideMark/>
              </w:tcPr>
            </w:tcPrChange>
          </w:tcPr>
          <w:p w14:paraId="6C64DB41"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989" w:author="tao huang" w:date="2018-01-11T23:58:00Z"/>
                <w:rFonts w:eastAsia="Times New Roman" w:cs="Times New Roman"/>
                <w:sz w:val="22"/>
                <w:rPrChange w:id="3990" w:author="tao huang" w:date="2018-01-11T23:59:00Z">
                  <w:rPr>
                    <w:ins w:id="3991" w:author="tao huang" w:date="2018-01-11T23:58:00Z"/>
                    <w:rFonts w:eastAsia="Times New Roman" w:cs="Times New Roman"/>
                    <w:color w:val="000000"/>
                    <w:sz w:val="22"/>
                  </w:rPr>
                </w:rPrChange>
              </w:rPr>
            </w:pPr>
            <w:ins w:id="3992" w:author="tao huang" w:date="2018-01-11T23:58:00Z">
              <w:r w:rsidRPr="000D534A">
                <w:rPr>
                  <w:rFonts w:eastAsia="Times New Roman" w:cs="Times New Roman"/>
                  <w:sz w:val="22"/>
                  <w:rPrChange w:id="3993" w:author="tao huang" w:date="2018-01-11T23:59:00Z">
                    <w:rPr>
                      <w:rFonts w:eastAsia="Times New Roman" w:cs="Times New Roman"/>
                      <w:color w:val="000000"/>
                      <w:sz w:val="22"/>
                    </w:rPr>
                  </w:rPrChange>
                </w:rPr>
                <w:t>0.000</w:t>
              </w:r>
            </w:ins>
          </w:p>
        </w:tc>
        <w:tc>
          <w:tcPr>
            <w:tcW w:w="1085" w:type="dxa"/>
            <w:shd w:val="clear" w:color="auto" w:fill="FFFFFF" w:themeFill="background1"/>
            <w:noWrap/>
            <w:hideMark/>
            <w:tcPrChange w:id="3994" w:author="tao huang" w:date="2018-01-12T00:00:00Z">
              <w:tcPr>
                <w:tcW w:w="1085" w:type="dxa"/>
                <w:gridSpan w:val="2"/>
                <w:tcBorders>
                  <w:top w:val="nil"/>
                  <w:left w:val="nil"/>
                  <w:bottom w:val="nil"/>
                  <w:right w:val="nil"/>
                </w:tcBorders>
                <w:shd w:val="clear" w:color="auto" w:fill="auto"/>
                <w:noWrap/>
                <w:vAlign w:val="center"/>
                <w:hideMark/>
              </w:tcPr>
            </w:tcPrChange>
          </w:tcPr>
          <w:p w14:paraId="743C4C37"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3995" w:author="tao huang" w:date="2018-01-11T23:58:00Z"/>
                <w:rFonts w:eastAsia="Times New Roman" w:cs="Times New Roman"/>
                <w:sz w:val="22"/>
                <w:rPrChange w:id="3996" w:author="tao huang" w:date="2018-01-11T23:59:00Z">
                  <w:rPr>
                    <w:ins w:id="3997" w:author="tao huang" w:date="2018-01-11T23:58:00Z"/>
                    <w:rFonts w:eastAsia="Times New Roman" w:cs="Times New Roman"/>
                    <w:color w:val="000000"/>
                    <w:sz w:val="22"/>
                  </w:rPr>
                </w:rPrChange>
              </w:rPr>
            </w:pPr>
            <w:ins w:id="3998" w:author="tao huang" w:date="2018-01-11T23:58:00Z">
              <w:r w:rsidRPr="000D534A">
                <w:rPr>
                  <w:rFonts w:eastAsia="Times New Roman" w:cs="Times New Roman"/>
                  <w:sz w:val="22"/>
                  <w:rPrChange w:id="3999" w:author="tao huang" w:date="2018-01-11T23:59:00Z">
                    <w:rPr>
                      <w:rFonts w:eastAsia="Times New Roman" w:cs="Times New Roman"/>
                      <w:color w:val="000000"/>
                      <w:sz w:val="22"/>
                    </w:rPr>
                  </w:rPrChange>
                </w:rPr>
                <w:t>0.4</w:t>
              </w:r>
            </w:ins>
          </w:p>
        </w:tc>
        <w:tc>
          <w:tcPr>
            <w:tcW w:w="951" w:type="dxa"/>
            <w:shd w:val="clear" w:color="auto" w:fill="FFFFFF" w:themeFill="background1"/>
            <w:noWrap/>
            <w:hideMark/>
            <w:tcPrChange w:id="4000" w:author="tao huang" w:date="2018-01-12T00:00:00Z">
              <w:tcPr>
                <w:tcW w:w="951" w:type="dxa"/>
                <w:gridSpan w:val="2"/>
                <w:tcBorders>
                  <w:top w:val="nil"/>
                  <w:left w:val="nil"/>
                  <w:bottom w:val="nil"/>
                  <w:right w:val="single" w:sz="8" w:space="0" w:color="auto"/>
                </w:tcBorders>
                <w:shd w:val="clear" w:color="auto" w:fill="auto"/>
                <w:noWrap/>
                <w:vAlign w:val="center"/>
                <w:hideMark/>
              </w:tcPr>
            </w:tcPrChange>
          </w:tcPr>
          <w:p w14:paraId="4844C0B5"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001" w:author="tao huang" w:date="2018-01-11T23:58:00Z"/>
                <w:rFonts w:eastAsia="Times New Roman" w:cs="Times New Roman"/>
                <w:sz w:val="22"/>
                <w:rPrChange w:id="4002" w:author="tao huang" w:date="2018-01-11T23:59:00Z">
                  <w:rPr>
                    <w:ins w:id="4003" w:author="tao huang" w:date="2018-01-11T23:58:00Z"/>
                    <w:rFonts w:eastAsia="Times New Roman" w:cs="Times New Roman"/>
                    <w:color w:val="000000"/>
                    <w:sz w:val="22"/>
                  </w:rPr>
                </w:rPrChange>
              </w:rPr>
            </w:pPr>
            <w:ins w:id="4004" w:author="tao huang" w:date="2018-01-11T23:58:00Z">
              <w:r w:rsidRPr="000D534A">
                <w:rPr>
                  <w:rFonts w:eastAsia="Times New Roman" w:cs="Times New Roman"/>
                  <w:sz w:val="22"/>
                  <w:rPrChange w:id="4005" w:author="tao huang" w:date="2018-01-11T23:59:00Z">
                    <w:rPr>
                      <w:rFonts w:eastAsia="Times New Roman" w:cs="Times New Roman"/>
                      <w:color w:val="000000"/>
                      <w:sz w:val="22"/>
                    </w:rPr>
                  </w:rPrChange>
                </w:rPr>
                <w:t>0.000</w:t>
              </w:r>
            </w:ins>
          </w:p>
        </w:tc>
        <w:tc>
          <w:tcPr>
            <w:tcW w:w="1032" w:type="dxa"/>
            <w:shd w:val="clear" w:color="auto" w:fill="FFFFFF" w:themeFill="background1"/>
            <w:noWrap/>
            <w:hideMark/>
            <w:tcPrChange w:id="4006" w:author="tao huang" w:date="2018-01-12T00:00:00Z">
              <w:tcPr>
                <w:tcW w:w="1032" w:type="dxa"/>
                <w:gridSpan w:val="2"/>
                <w:tcBorders>
                  <w:top w:val="nil"/>
                  <w:left w:val="nil"/>
                  <w:bottom w:val="nil"/>
                  <w:right w:val="nil"/>
                </w:tcBorders>
                <w:shd w:val="clear" w:color="auto" w:fill="auto"/>
                <w:noWrap/>
                <w:vAlign w:val="center"/>
                <w:hideMark/>
              </w:tcPr>
            </w:tcPrChange>
          </w:tcPr>
          <w:p w14:paraId="10A1BACC"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007" w:author="tao huang" w:date="2018-01-11T23:58:00Z"/>
                <w:rFonts w:eastAsia="Times New Roman" w:cs="Times New Roman"/>
                <w:sz w:val="22"/>
                <w:rPrChange w:id="4008" w:author="tao huang" w:date="2018-01-11T23:59:00Z">
                  <w:rPr>
                    <w:ins w:id="4009" w:author="tao huang" w:date="2018-01-11T23:58:00Z"/>
                    <w:rFonts w:eastAsia="Times New Roman" w:cs="Times New Roman"/>
                    <w:color w:val="000000"/>
                    <w:sz w:val="22"/>
                  </w:rPr>
                </w:rPrChange>
              </w:rPr>
            </w:pPr>
            <w:ins w:id="4010" w:author="tao huang" w:date="2018-01-11T23:58:00Z">
              <w:r w:rsidRPr="000D534A">
                <w:rPr>
                  <w:rFonts w:eastAsia="Times New Roman" w:cs="Times New Roman"/>
                  <w:sz w:val="22"/>
                  <w:rPrChange w:id="4011" w:author="tao huang" w:date="2018-01-11T23:59:00Z">
                    <w:rPr>
                      <w:rFonts w:eastAsia="Times New Roman" w:cs="Times New Roman"/>
                      <w:color w:val="000000"/>
                      <w:sz w:val="22"/>
                    </w:rPr>
                  </w:rPrChange>
                </w:rPr>
                <w:t>0.6</w:t>
              </w:r>
            </w:ins>
          </w:p>
        </w:tc>
        <w:tc>
          <w:tcPr>
            <w:tcW w:w="904" w:type="dxa"/>
            <w:shd w:val="clear" w:color="auto" w:fill="FFFFFF" w:themeFill="background1"/>
            <w:noWrap/>
            <w:hideMark/>
            <w:tcPrChange w:id="4012" w:author="tao huang" w:date="2018-01-12T00:00:00Z">
              <w:tcPr>
                <w:tcW w:w="904" w:type="dxa"/>
                <w:gridSpan w:val="2"/>
                <w:tcBorders>
                  <w:top w:val="nil"/>
                  <w:left w:val="nil"/>
                  <w:bottom w:val="nil"/>
                  <w:right w:val="single" w:sz="8" w:space="0" w:color="auto"/>
                </w:tcBorders>
                <w:shd w:val="clear" w:color="auto" w:fill="auto"/>
                <w:noWrap/>
                <w:vAlign w:val="center"/>
                <w:hideMark/>
              </w:tcPr>
            </w:tcPrChange>
          </w:tcPr>
          <w:p w14:paraId="2787CBD3"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013" w:author="tao huang" w:date="2018-01-11T23:58:00Z"/>
                <w:rFonts w:eastAsia="Times New Roman" w:cs="Times New Roman"/>
                <w:sz w:val="22"/>
                <w:rPrChange w:id="4014" w:author="tao huang" w:date="2018-01-11T23:59:00Z">
                  <w:rPr>
                    <w:ins w:id="4015" w:author="tao huang" w:date="2018-01-11T23:58:00Z"/>
                    <w:rFonts w:eastAsia="Times New Roman" w:cs="Times New Roman"/>
                    <w:color w:val="000000"/>
                    <w:sz w:val="22"/>
                  </w:rPr>
                </w:rPrChange>
              </w:rPr>
            </w:pPr>
            <w:ins w:id="4016" w:author="tao huang" w:date="2018-01-11T23:58:00Z">
              <w:r w:rsidRPr="000D534A">
                <w:rPr>
                  <w:rFonts w:eastAsia="Times New Roman" w:cs="Times New Roman"/>
                  <w:sz w:val="22"/>
                  <w:rPrChange w:id="4017" w:author="tao huang" w:date="2018-01-11T23:59:00Z">
                    <w:rPr>
                      <w:rFonts w:eastAsia="Times New Roman" w:cs="Times New Roman"/>
                      <w:color w:val="000000"/>
                      <w:sz w:val="22"/>
                    </w:rPr>
                  </w:rPrChange>
                </w:rPr>
                <w:t>0.008</w:t>
              </w:r>
            </w:ins>
          </w:p>
        </w:tc>
        <w:tc>
          <w:tcPr>
            <w:tcW w:w="1039" w:type="dxa"/>
            <w:shd w:val="clear" w:color="auto" w:fill="FFFFFF" w:themeFill="background1"/>
            <w:noWrap/>
            <w:hideMark/>
            <w:tcPrChange w:id="4018" w:author="tao huang" w:date="2018-01-12T00:00:00Z">
              <w:tcPr>
                <w:tcW w:w="1039" w:type="dxa"/>
                <w:gridSpan w:val="2"/>
                <w:tcBorders>
                  <w:top w:val="nil"/>
                  <w:left w:val="nil"/>
                  <w:bottom w:val="nil"/>
                  <w:right w:val="nil"/>
                </w:tcBorders>
                <w:shd w:val="clear" w:color="auto" w:fill="auto"/>
                <w:noWrap/>
                <w:vAlign w:val="center"/>
                <w:hideMark/>
              </w:tcPr>
            </w:tcPrChange>
          </w:tcPr>
          <w:p w14:paraId="1FA31B78"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019" w:author="tao huang" w:date="2018-01-11T23:58:00Z"/>
                <w:rFonts w:eastAsia="Times New Roman" w:cs="Times New Roman"/>
                <w:sz w:val="22"/>
                <w:rPrChange w:id="4020" w:author="tao huang" w:date="2018-01-11T23:59:00Z">
                  <w:rPr>
                    <w:ins w:id="4021" w:author="tao huang" w:date="2018-01-11T23:58:00Z"/>
                    <w:rFonts w:eastAsia="Times New Roman" w:cs="Times New Roman"/>
                    <w:color w:val="000000"/>
                    <w:sz w:val="22"/>
                  </w:rPr>
                </w:rPrChange>
              </w:rPr>
            </w:pPr>
            <w:ins w:id="4022" w:author="tao huang" w:date="2018-01-11T23:58:00Z">
              <w:r w:rsidRPr="000D534A">
                <w:rPr>
                  <w:rFonts w:eastAsia="Times New Roman" w:cs="Times New Roman"/>
                  <w:sz w:val="22"/>
                  <w:rPrChange w:id="4023" w:author="tao huang" w:date="2018-01-11T23:59:00Z">
                    <w:rPr>
                      <w:rFonts w:eastAsia="Times New Roman" w:cs="Times New Roman"/>
                      <w:color w:val="000000"/>
                      <w:sz w:val="22"/>
                    </w:rPr>
                  </w:rPrChange>
                </w:rPr>
                <w:t>0.7</w:t>
              </w:r>
            </w:ins>
          </w:p>
        </w:tc>
        <w:tc>
          <w:tcPr>
            <w:tcW w:w="897" w:type="dxa"/>
            <w:shd w:val="clear" w:color="auto" w:fill="FFFFFF" w:themeFill="background1"/>
            <w:noWrap/>
            <w:hideMark/>
            <w:tcPrChange w:id="4024" w:author="tao huang" w:date="2018-01-12T00:00:00Z">
              <w:tcPr>
                <w:tcW w:w="897" w:type="dxa"/>
                <w:gridSpan w:val="2"/>
                <w:tcBorders>
                  <w:top w:val="nil"/>
                  <w:left w:val="nil"/>
                  <w:bottom w:val="nil"/>
                  <w:right w:val="nil"/>
                </w:tcBorders>
                <w:shd w:val="clear" w:color="auto" w:fill="auto"/>
                <w:noWrap/>
                <w:vAlign w:val="center"/>
                <w:hideMark/>
              </w:tcPr>
            </w:tcPrChange>
          </w:tcPr>
          <w:p w14:paraId="4F619ED0"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025" w:author="tao huang" w:date="2018-01-11T23:58:00Z"/>
                <w:rFonts w:eastAsia="Times New Roman" w:cs="Times New Roman"/>
                <w:sz w:val="22"/>
                <w:rPrChange w:id="4026" w:author="tao huang" w:date="2018-01-11T23:59:00Z">
                  <w:rPr>
                    <w:ins w:id="4027" w:author="tao huang" w:date="2018-01-11T23:58:00Z"/>
                    <w:rFonts w:eastAsia="Times New Roman" w:cs="Times New Roman"/>
                    <w:color w:val="000000"/>
                    <w:sz w:val="22"/>
                  </w:rPr>
                </w:rPrChange>
              </w:rPr>
            </w:pPr>
            <w:ins w:id="4028" w:author="tao huang" w:date="2018-01-11T23:58:00Z">
              <w:r w:rsidRPr="000D534A">
                <w:rPr>
                  <w:rFonts w:eastAsia="Times New Roman" w:cs="Times New Roman"/>
                  <w:sz w:val="22"/>
                  <w:rPrChange w:id="4029" w:author="tao huang" w:date="2018-01-11T23:59:00Z">
                    <w:rPr>
                      <w:rFonts w:eastAsia="Times New Roman" w:cs="Times New Roman"/>
                      <w:color w:val="000000"/>
                      <w:sz w:val="22"/>
                    </w:rPr>
                  </w:rPrChange>
                </w:rPr>
                <w:t>0.003</w:t>
              </w:r>
            </w:ins>
          </w:p>
        </w:tc>
        <w:tc>
          <w:tcPr>
            <w:tcW w:w="993" w:type="dxa"/>
            <w:shd w:val="clear" w:color="auto" w:fill="FFFFFF" w:themeFill="background1"/>
            <w:hideMark/>
            <w:tcPrChange w:id="4030" w:author="tao huang" w:date="2018-01-12T00:00:00Z">
              <w:tcPr>
                <w:tcW w:w="993" w:type="dxa"/>
                <w:gridSpan w:val="2"/>
                <w:tcBorders>
                  <w:top w:val="nil"/>
                  <w:left w:val="single" w:sz="4" w:space="0" w:color="C1C1C1"/>
                  <w:bottom w:val="single" w:sz="4" w:space="0" w:color="C1C1C1"/>
                  <w:right w:val="single" w:sz="4" w:space="0" w:color="C1C1C1"/>
                </w:tcBorders>
                <w:shd w:val="clear" w:color="auto" w:fill="auto"/>
                <w:vAlign w:val="center"/>
                <w:hideMark/>
              </w:tcPr>
            </w:tcPrChange>
          </w:tcPr>
          <w:p w14:paraId="6F1671B1"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031" w:author="tao huang" w:date="2018-01-11T23:58:00Z"/>
                <w:rFonts w:eastAsia="Times New Roman" w:cs="Times New Roman"/>
                <w:sz w:val="22"/>
                <w:rPrChange w:id="4032" w:author="tao huang" w:date="2018-01-11T23:59:00Z">
                  <w:rPr>
                    <w:ins w:id="4033" w:author="tao huang" w:date="2018-01-11T23:58:00Z"/>
                    <w:rFonts w:ascii="Calibri" w:eastAsia="Times New Roman" w:hAnsi="Calibri" w:cs="Calibri"/>
                    <w:color w:val="000000"/>
                    <w:sz w:val="20"/>
                    <w:szCs w:val="20"/>
                  </w:rPr>
                </w:rPrChange>
              </w:rPr>
            </w:pPr>
            <w:ins w:id="4034" w:author="tao huang" w:date="2018-01-11T23:58:00Z">
              <w:r w:rsidRPr="000D534A">
                <w:rPr>
                  <w:rFonts w:eastAsia="Times New Roman" w:cs="Times New Roman"/>
                  <w:sz w:val="22"/>
                  <w:rPrChange w:id="4035" w:author="tao huang" w:date="2018-01-11T23:59:00Z">
                    <w:rPr>
                      <w:rFonts w:ascii="Calibri" w:eastAsia="Times New Roman" w:hAnsi="Calibri" w:cs="Calibri"/>
                      <w:color w:val="000000"/>
                      <w:sz w:val="20"/>
                      <w:szCs w:val="20"/>
                    </w:rPr>
                  </w:rPrChange>
                </w:rPr>
                <w:t>0.2</w:t>
              </w:r>
            </w:ins>
          </w:p>
        </w:tc>
        <w:tc>
          <w:tcPr>
            <w:tcW w:w="943" w:type="dxa"/>
            <w:shd w:val="clear" w:color="auto" w:fill="FFFFFF" w:themeFill="background1"/>
            <w:hideMark/>
            <w:tcPrChange w:id="4036" w:author="tao huang" w:date="2018-01-12T00:00:00Z">
              <w:tcPr>
                <w:tcW w:w="943" w:type="dxa"/>
                <w:gridSpan w:val="2"/>
                <w:tcBorders>
                  <w:top w:val="nil"/>
                  <w:left w:val="nil"/>
                  <w:bottom w:val="single" w:sz="4" w:space="0" w:color="C1C1C1"/>
                  <w:right w:val="single" w:sz="4" w:space="0" w:color="C1C1C1"/>
                </w:tcBorders>
                <w:shd w:val="clear" w:color="auto" w:fill="auto"/>
                <w:vAlign w:val="center"/>
                <w:hideMark/>
              </w:tcPr>
            </w:tcPrChange>
          </w:tcPr>
          <w:p w14:paraId="4B14953A"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037" w:author="tao huang" w:date="2018-01-11T23:58:00Z"/>
                <w:rFonts w:eastAsia="Times New Roman" w:cs="Times New Roman"/>
                <w:sz w:val="22"/>
                <w:rPrChange w:id="4038" w:author="tao huang" w:date="2018-01-11T23:59:00Z">
                  <w:rPr>
                    <w:ins w:id="4039" w:author="tao huang" w:date="2018-01-11T23:58:00Z"/>
                    <w:rFonts w:ascii="Calibri" w:eastAsia="Times New Roman" w:hAnsi="Calibri" w:cs="Calibri"/>
                    <w:color w:val="000000"/>
                    <w:sz w:val="20"/>
                    <w:szCs w:val="20"/>
                  </w:rPr>
                </w:rPrChange>
              </w:rPr>
            </w:pPr>
            <w:ins w:id="4040" w:author="tao huang" w:date="2018-01-11T23:58:00Z">
              <w:r w:rsidRPr="000D534A">
                <w:rPr>
                  <w:rFonts w:eastAsia="Times New Roman" w:cs="Times New Roman"/>
                  <w:sz w:val="22"/>
                  <w:rPrChange w:id="4041" w:author="tao huang" w:date="2018-01-11T23:59:00Z">
                    <w:rPr>
                      <w:rFonts w:ascii="Calibri" w:eastAsia="Times New Roman" w:hAnsi="Calibri" w:cs="Calibri"/>
                      <w:color w:val="000000"/>
                      <w:sz w:val="20"/>
                      <w:szCs w:val="20"/>
                    </w:rPr>
                  </w:rPrChange>
                </w:rPr>
                <w:t>0.461</w:t>
              </w:r>
            </w:ins>
          </w:p>
        </w:tc>
        <w:tc>
          <w:tcPr>
            <w:tcW w:w="996" w:type="dxa"/>
            <w:shd w:val="clear" w:color="auto" w:fill="FFFFFF" w:themeFill="background1"/>
            <w:hideMark/>
            <w:tcPrChange w:id="4042" w:author="tao huang" w:date="2018-01-12T00:00:00Z">
              <w:tcPr>
                <w:tcW w:w="996" w:type="dxa"/>
                <w:gridSpan w:val="2"/>
                <w:tcBorders>
                  <w:top w:val="nil"/>
                  <w:left w:val="nil"/>
                  <w:bottom w:val="single" w:sz="8" w:space="0" w:color="000000"/>
                  <w:right w:val="single" w:sz="4" w:space="0" w:color="C1C1C1"/>
                </w:tcBorders>
                <w:shd w:val="clear" w:color="auto" w:fill="auto"/>
                <w:hideMark/>
              </w:tcPr>
            </w:tcPrChange>
          </w:tcPr>
          <w:p w14:paraId="6FADAAB5"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043" w:author="tao huang" w:date="2018-01-11T23:58:00Z"/>
                <w:rFonts w:eastAsia="Times New Roman" w:cs="Times New Roman"/>
                <w:sz w:val="22"/>
                <w:rPrChange w:id="4044" w:author="tao huang" w:date="2018-01-11T23:59:00Z">
                  <w:rPr>
                    <w:ins w:id="4045" w:author="tao huang" w:date="2018-01-11T23:58:00Z"/>
                    <w:rFonts w:ascii="Calibri" w:eastAsia="Times New Roman" w:hAnsi="Calibri" w:cs="Calibri"/>
                    <w:color w:val="000000"/>
                    <w:sz w:val="20"/>
                    <w:szCs w:val="20"/>
                  </w:rPr>
                </w:rPrChange>
              </w:rPr>
              <w:pPrChange w:id="4046" w:author="tao huang" w:date="2018-01-12T00:0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4047" w:author="tao huang" w:date="2018-01-11T23:58:00Z">
              <w:r w:rsidRPr="000D534A">
                <w:rPr>
                  <w:rFonts w:eastAsia="Times New Roman" w:cs="Times New Roman"/>
                  <w:sz w:val="22"/>
                  <w:rPrChange w:id="4048" w:author="tao huang" w:date="2018-01-11T23:59:00Z">
                    <w:rPr>
                      <w:rFonts w:ascii="Calibri" w:eastAsia="Times New Roman" w:hAnsi="Calibri" w:cs="Calibri"/>
                      <w:color w:val="000000"/>
                      <w:sz w:val="20"/>
                      <w:szCs w:val="20"/>
                    </w:rPr>
                  </w:rPrChange>
                </w:rPr>
                <w:t>0.6</w:t>
              </w:r>
            </w:ins>
          </w:p>
        </w:tc>
        <w:tc>
          <w:tcPr>
            <w:tcW w:w="940" w:type="dxa"/>
            <w:shd w:val="clear" w:color="auto" w:fill="FFFFFF" w:themeFill="background1"/>
            <w:hideMark/>
            <w:tcPrChange w:id="4049" w:author="tao huang" w:date="2018-01-12T00:00:00Z">
              <w:tcPr>
                <w:tcW w:w="940" w:type="dxa"/>
                <w:gridSpan w:val="2"/>
                <w:tcBorders>
                  <w:top w:val="nil"/>
                  <w:left w:val="nil"/>
                  <w:bottom w:val="single" w:sz="8" w:space="0" w:color="000000"/>
                  <w:right w:val="single" w:sz="4" w:space="0" w:color="C1C1C1"/>
                </w:tcBorders>
                <w:shd w:val="clear" w:color="auto" w:fill="auto"/>
                <w:hideMark/>
              </w:tcPr>
            </w:tcPrChange>
          </w:tcPr>
          <w:p w14:paraId="747ADD62" w14:textId="77777777" w:rsidR="000D534A" w:rsidRPr="000D534A" w:rsidRDefault="000D534A" w:rsidP="000D534A">
            <w:pPr>
              <w:spacing w:after="0" w:line="240" w:lineRule="auto"/>
              <w:jc w:val="right"/>
              <w:cnfStyle w:val="000000000000" w:firstRow="0" w:lastRow="0" w:firstColumn="0" w:lastColumn="0" w:oddVBand="0" w:evenVBand="0" w:oddHBand="0" w:evenHBand="0" w:firstRowFirstColumn="0" w:firstRowLastColumn="0" w:lastRowFirstColumn="0" w:lastRowLastColumn="0"/>
              <w:rPr>
                <w:ins w:id="4050" w:author="tao huang" w:date="2018-01-11T23:58:00Z"/>
                <w:rFonts w:eastAsia="Times New Roman" w:cs="Times New Roman"/>
                <w:sz w:val="22"/>
                <w:rPrChange w:id="4051" w:author="tao huang" w:date="2018-01-11T23:59:00Z">
                  <w:rPr>
                    <w:ins w:id="4052" w:author="tao huang" w:date="2018-01-11T23:58:00Z"/>
                    <w:rFonts w:ascii="Calibri" w:eastAsia="Times New Roman" w:hAnsi="Calibri" w:cs="Calibri"/>
                    <w:color w:val="000000"/>
                    <w:sz w:val="20"/>
                    <w:szCs w:val="20"/>
                  </w:rPr>
                </w:rPrChange>
              </w:rPr>
            </w:pPr>
            <w:ins w:id="4053" w:author="tao huang" w:date="2018-01-11T23:58:00Z">
              <w:r w:rsidRPr="000D534A">
                <w:rPr>
                  <w:rFonts w:eastAsia="Times New Roman" w:cs="Times New Roman"/>
                  <w:sz w:val="22"/>
                  <w:rPrChange w:id="4054" w:author="tao huang" w:date="2018-01-11T23:59:00Z">
                    <w:rPr>
                      <w:rFonts w:ascii="Calibri" w:eastAsia="Times New Roman" w:hAnsi="Calibri" w:cs="Calibri"/>
                      <w:color w:val="000000"/>
                      <w:sz w:val="20"/>
                      <w:szCs w:val="20"/>
                    </w:rPr>
                  </w:rPrChange>
                </w:rPr>
                <w:t>0.000</w:t>
              </w:r>
            </w:ins>
          </w:p>
        </w:tc>
      </w:tr>
      <w:tr w:rsidR="000D534A" w:rsidRPr="000D534A" w14:paraId="546ABB75" w14:textId="77777777" w:rsidTr="000D534A">
        <w:tblPrEx>
          <w:tblPrExChange w:id="4055" w:author="tao huang" w:date="2018-01-12T00:00:00Z">
            <w:tblPrEx>
              <w:tblW w:w="14835" w:type="dxa"/>
            </w:tblPrEx>
          </w:tblPrExChange>
        </w:tblPrEx>
        <w:trPr>
          <w:cnfStyle w:val="000000100000" w:firstRow="0" w:lastRow="0" w:firstColumn="0" w:lastColumn="0" w:oddVBand="0" w:evenVBand="0" w:oddHBand="1" w:evenHBand="0" w:firstRowFirstColumn="0" w:firstRowLastColumn="0" w:lastRowFirstColumn="0" w:lastRowLastColumn="0"/>
          <w:trHeight w:val="20"/>
          <w:ins w:id="4056" w:author="tao huang" w:date="2018-01-11T23:58:00Z"/>
          <w:trPrChange w:id="4057" w:author="tao huang" w:date="2018-01-12T00:00:00Z">
            <w:trPr>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4058" w:author="tao huang" w:date="2018-01-12T00:00:00Z">
              <w:tcPr>
                <w:tcW w:w="3119" w:type="dxa"/>
                <w:gridSpan w:val="2"/>
                <w:shd w:val="clear" w:color="auto" w:fill="auto"/>
                <w:noWrap/>
                <w:hideMark/>
              </w:tcPr>
            </w:tcPrChange>
          </w:tcPr>
          <w:p w14:paraId="1B2B5BBA" w14:textId="77777777" w:rsidR="000D534A" w:rsidRPr="00E064CA" w:rsidRDefault="000D534A" w:rsidP="000D534A">
            <w:pPr>
              <w:spacing w:after="0" w:line="240" w:lineRule="auto"/>
              <w:cnfStyle w:val="001000100000" w:firstRow="0" w:lastRow="0" w:firstColumn="1" w:lastColumn="0" w:oddVBand="0" w:evenVBand="0" w:oddHBand="1" w:evenHBand="0" w:firstRowFirstColumn="0" w:firstRowLastColumn="0" w:lastRowFirstColumn="0" w:lastRowLastColumn="0"/>
              <w:rPr>
                <w:ins w:id="4059" w:author="tao huang" w:date="2018-01-11T23:58:00Z"/>
                <w:rFonts w:eastAsia="Times New Roman" w:cs="Times New Roman"/>
                <w:b w:val="0"/>
                <w:iCs/>
                <w:sz w:val="22"/>
                <w:rPrChange w:id="4060" w:author="tao huang" w:date="2018-01-12T00:25:00Z">
                  <w:rPr>
                    <w:ins w:id="4061" w:author="tao huang" w:date="2018-01-11T23:58:00Z"/>
                    <w:rFonts w:eastAsia="Times New Roman" w:cs="Times New Roman"/>
                    <w:i/>
                    <w:iCs/>
                    <w:color w:val="000000"/>
                    <w:sz w:val="22"/>
                  </w:rPr>
                </w:rPrChange>
              </w:rPr>
            </w:pPr>
            <w:ins w:id="4062" w:author="tao huang" w:date="2018-01-11T23:58:00Z">
              <w:r w:rsidRPr="00E064CA">
                <w:rPr>
                  <w:rFonts w:eastAsia="Times New Roman" w:cs="Times New Roman"/>
                  <w:b w:val="0"/>
                  <w:iCs/>
                  <w:sz w:val="22"/>
                  <w:rPrChange w:id="4063" w:author="tao huang" w:date="2018-01-12T00:25:00Z">
                    <w:rPr>
                      <w:rFonts w:eastAsia="Times New Roman" w:cs="Times New Roman"/>
                      <w:i/>
                      <w:iCs/>
                      <w:color w:val="000000"/>
                      <w:sz w:val="22"/>
                    </w:rPr>
                  </w:rPrChange>
                </w:rPr>
                <w:t>Intercept</w:t>
              </w:r>
            </w:ins>
          </w:p>
        </w:tc>
        <w:tc>
          <w:tcPr>
            <w:tcW w:w="1026" w:type="dxa"/>
            <w:shd w:val="clear" w:color="auto" w:fill="FFFFFF" w:themeFill="background1"/>
            <w:noWrap/>
            <w:hideMark/>
            <w:tcPrChange w:id="4064" w:author="tao huang" w:date="2018-01-12T00:00:00Z">
              <w:tcPr>
                <w:tcW w:w="1026" w:type="dxa"/>
                <w:gridSpan w:val="2"/>
                <w:shd w:val="clear" w:color="auto" w:fill="auto"/>
                <w:noWrap/>
                <w:hideMark/>
              </w:tcPr>
            </w:tcPrChange>
          </w:tcPr>
          <w:p w14:paraId="696AA4AB"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065" w:author="tao huang" w:date="2018-01-11T23:58:00Z"/>
                <w:rFonts w:eastAsia="Times New Roman" w:cs="Times New Roman"/>
                <w:sz w:val="22"/>
                <w:rPrChange w:id="4066" w:author="tao huang" w:date="2018-01-11T23:59:00Z">
                  <w:rPr>
                    <w:ins w:id="4067" w:author="tao huang" w:date="2018-01-11T23:58:00Z"/>
                    <w:rFonts w:eastAsia="Times New Roman" w:cs="Times New Roman"/>
                    <w:color w:val="000000"/>
                    <w:sz w:val="22"/>
                  </w:rPr>
                </w:rPrChange>
              </w:rPr>
            </w:pPr>
            <w:ins w:id="4068" w:author="tao huang" w:date="2018-01-11T23:58:00Z">
              <w:r w:rsidRPr="000D534A">
                <w:rPr>
                  <w:rFonts w:eastAsia="Times New Roman" w:cs="Times New Roman"/>
                  <w:sz w:val="22"/>
                  <w:rPrChange w:id="4069" w:author="tao huang" w:date="2018-01-11T23:59:00Z">
                    <w:rPr>
                      <w:rFonts w:eastAsia="Times New Roman" w:cs="Times New Roman"/>
                      <w:color w:val="000000"/>
                      <w:sz w:val="22"/>
                    </w:rPr>
                  </w:rPrChange>
                </w:rPr>
                <w:t>0.3</w:t>
              </w:r>
            </w:ins>
          </w:p>
        </w:tc>
        <w:tc>
          <w:tcPr>
            <w:tcW w:w="910" w:type="dxa"/>
            <w:shd w:val="clear" w:color="auto" w:fill="FFFFFF" w:themeFill="background1"/>
            <w:noWrap/>
            <w:hideMark/>
            <w:tcPrChange w:id="4070" w:author="tao huang" w:date="2018-01-12T00:00:00Z">
              <w:tcPr>
                <w:tcW w:w="910" w:type="dxa"/>
                <w:gridSpan w:val="2"/>
                <w:shd w:val="clear" w:color="auto" w:fill="auto"/>
                <w:noWrap/>
                <w:hideMark/>
              </w:tcPr>
            </w:tcPrChange>
          </w:tcPr>
          <w:p w14:paraId="3B3C1381"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071" w:author="tao huang" w:date="2018-01-11T23:58:00Z"/>
                <w:rFonts w:eastAsia="Times New Roman" w:cs="Times New Roman"/>
                <w:sz w:val="22"/>
                <w:rPrChange w:id="4072" w:author="tao huang" w:date="2018-01-11T23:59:00Z">
                  <w:rPr>
                    <w:ins w:id="4073" w:author="tao huang" w:date="2018-01-11T23:58:00Z"/>
                    <w:rFonts w:eastAsia="Times New Roman" w:cs="Times New Roman"/>
                    <w:color w:val="000000"/>
                    <w:sz w:val="22"/>
                  </w:rPr>
                </w:rPrChange>
              </w:rPr>
            </w:pPr>
            <w:ins w:id="4074" w:author="tao huang" w:date="2018-01-11T23:58:00Z">
              <w:r w:rsidRPr="000D534A">
                <w:rPr>
                  <w:rFonts w:eastAsia="Times New Roman" w:cs="Times New Roman"/>
                  <w:sz w:val="22"/>
                  <w:rPrChange w:id="4075" w:author="tao huang" w:date="2018-01-11T23:59:00Z">
                    <w:rPr>
                      <w:rFonts w:eastAsia="Times New Roman" w:cs="Times New Roman"/>
                      <w:color w:val="000000"/>
                      <w:sz w:val="22"/>
                    </w:rPr>
                  </w:rPrChange>
                </w:rPr>
                <w:t>0.001</w:t>
              </w:r>
            </w:ins>
          </w:p>
        </w:tc>
        <w:tc>
          <w:tcPr>
            <w:tcW w:w="1085" w:type="dxa"/>
            <w:shd w:val="clear" w:color="auto" w:fill="FFFFFF" w:themeFill="background1"/>
            <w:noWrap/>
            <w:hideMark/>
            <w:tcPrChange w:id="4076" w:author="tao huang" w:date="2018-01-12T00:00:00Z">
              <w:tcPr>
                <w:tcW w:w="1085" w:type="dxa"/>
                <w:gridSpan w:val="2"/>
                <w:shd w:val="clear" w:color="auto" w:fill="auto"/>
                <w:noWrap/>
                <w:hideMark/>
              </w:tcPr>
            </w:tcPrChange>
          </w:tcPr>
          <w:p w14:paraId="0AC51E79"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077" w:author="tao huang" w:date="2018-01-11T23:58:00Z"/>
                <w:rFonts w:eastAsia="Times New Roman" w:cs="Times New Roman"/>
                <w:sz w:val="22"/>
                <w:rPrChange w:id="4078" w:author="tao huang" w:date="2018-01-11T23:59:00Z">
                  <w:rPr>
                    <w:ins w:id="4079" w:author="tao huang" w:date="2018-01-11T23:58:00Z"/>
                    <w:rFonts w:eastAsia="Times New Roman" w:cs="Times New Roman"/>
                    <w:color w:val="000000"/>
                    <w:sz w:val="22"/>
                  </w:rPr>
                </w:rPrChange>
              </w:rPr>
            </w:pPr>
            <w:ins w:id="4080" w:author="tao huang" w:date="2018-01-11T23:58:00Z">
              <w:r w:rsidRPr="000D534A">
                <w:rPr>
                  <w:rFonts w:eastAsia="Times New Roman" w:cs="Times New Roman"/>
                  <w:sz w:val="22"/>
                  <w:rPrChange w:id="4081" w:author="tao huang" w:date="2018-01-11T23:59:00Z">
                    <w:rPr>
                      <w:rFonts w:eastAsia="Times New Roman" w:cs="Times New Roman"/>
                      <w:color w:val="000000"/>
                      <w:sz w:val="22"/>
                    </w:rPr>
                  </w:rPrChange>
                </w:rPr>
                <w:t>0.3</w:t>
              </w:r>
            </w:ins>
          </w:p>
        </w:tc>
        <w:tc>
          <w:tcPr>
            <w:tcW w:w="951" w:type="dxa"/>
            <w:shd w:val="clear" w:color="auto" w:fill="FFFFFF" w:themeFill="background1"/>
            <w:noWrap/>
            <w:hideMark/>
            <w:tcPrChange w:id="4082" w:author="tao huang" w:date="2018-01-12T00:00:00Z">
              <w:tcPr>
                <w:tcW w:w="951" w:type="dxa"/>
                <w:gridSpan w:val="2"/>
                <w:shd w:val="clear" w:color="auto" w:fill="auto"/>
                <w:noWrap/>
                <w:hideMark/>
              </w:tcPr>
            </w:tcPrChange>
          </w:tcPr>
          <w:p w14:paraId="472EBCEE"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083" w:author="tao huang" w:date="2018-01-11T23:58:00Z"/>
                <w:rFonts w:eastAsia="Times New Roman" w:cs="Times New Roman"/>
                <w:sz w:val="22"/>
                <w:rPrChange w:id="4084" w:author="tao huang" w:date="2018-01-11T23:59:00Z">
                  <w:rPr>
                    <w:ins w:id="4085" w:author="tao huang" w:date="2018-01-11T23:58:00Z"/>
                    <w:rFonts w:eastAsia="Times New Roman" w:cs="Times New Roman"/>
                    <w:color w:val="000000"/>
                    <w:sz w:val="22"/>
                  </w:rPr>
                </w:rPrChange>
              </w:rPr>
            </w:pPr>
            <w:ins w:id="4086" w:author="tao huang" w:date="2018-01-11T23:58:00Z">
              <w:r w:rsidRPr="000D534A">
                <w:rPr>
                  <w:rFonts w:eastAsia="Times New Roman" w:cs="Times New Roman"/>
                  <w:sz w:val="22"/>
                  <w:rPrChange w:id="4087" w:author="tao huang" w:date="2018-01-11T23:59:00Z">
                    <w:rPr>
                      <w:rFonts w:eastAsia="Times New Roman" w:cs="Times New Roman"/>
                      <w:color w:val="000000"/>
                      <w:sz w:val="22"/>
                    </w:rPr>
                  </w:rPrChange>
                </w:rPr>
                <w:t>0.001</w:t>
              </w:r>
            </w:ins>
          </w:p>
        </w:tc>
        <w:tc>
          <w:tcPr>
            <w:tcW w:w="1032" w:type="dxa"/>
            <w:shd w:val="clear" w:color="auto" w:fill="FFFFFF" w:themeFill="background1"/>
            <w:noWrap/>
            <w:hideMark/>
            <w:tcPrChange w:id="4088" w:author="tao huang" w:date="2018-01-12T00:00:00Z">
              <w:tcPr>
                <w:tcW w:w="1032" w:type="dxa"/>
                <w:gridSpan w:val="2"/>
                <w:shd w:val="clear" w:color="auto" w:fill="auto"/>
                <w:noWrap/>
                <w:hideMark/>
              </w:tcPr>
            </w:tcPrChange>
          </w:tcPr>
          <w:p w14:paraId="6712E068"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089" w:author="tao huang" w:date="2018-01-11T23:58:00Z"/>
                <w:rFonts w:eastAsia="Times New Roman" w:cs="Times New Roman"/>
                <w:sz w:val="22"/>
                <w:rPrChange w:id="4090" w:author="tao huang" w:date="2018-01-11T23:59:00Z">
                  <w:rPr>
                    <w:ins w:id="4091" w:author="tao huang" w:date="2018-01-11T23:58:00Z"/>
                    <w:rFonts w:eastAsia="Times New Roman" w:cs="Times New Roman"/>
                    <w:color w:val="000000"/>
                    <w:sz w:val="22"/>
                  </w:rPr>
                </w:rPrChange>
              </w:rPr>
            </w:pPr>
            <w:ins w:id="4092" w:author="tao huang" w:date="2018-01-11T23:58:00Z">
              <w:r w:rsidRPr="000D534A">
                <w:rPr>
                  <w:rFonts w:eastAsia="Times New Roman" w:cs="Times New Roman"/>
                  <w:sz w:val="22"/>
                  <w:rPrChange w:id="4093" w:author="tao huang" w:date="2018-01-11T23:59:00Z">
                    <w:rPr>
                      <w:rFonts w:eastAsia="Times New Roman" w:cs="Times New Roman"/>
                      <w:color w:val="000000"/>
                      <w:sz w:val="22"/>
                    </w:rPr>
                  </w:rPrChange>
                </w:rPr>
                <w:t>-0.2</w:t>
              </w:r>
            </w:ins>
          </w:p>
        </w:tc>
        <w:tc>
          <w:tcPr>
            <w:tcW w:w="904" w:type="dxa"/>
            <w:shd w:val="clear" w:color="auto" w:fill="FFFFFF" w:themeFill="background1"/>
            <w:noWrap/>
            <w:hideMark/>
            <w:tcPrChange w:id="4094" w:author="tao huang" w:date="2018-01-12T00:00:00Z">
              <w:tcPr>
                <w:tcW w:w="904" w:type="dxa"/>
                <w:gridSpan w:val="2"/>
                <w:shd w:val="clear" w:color="auto" w:fill="auto"/>
                <w:noWrap/>
                <w:hideMark/>
              </w:tcPr>
            </w:tcPrChange>
          </w:tcPr>
          <w:p w14:paraId="5A37EFD7"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095" w:author="tao huang" w:date="2018-01-11T23:58:00Z"/>
                <w:rFonts w:eastAsia="Times New Roman" w:cs="Times New Roman"/>
                <w:sz w:val="22"/>
                <w:rPrChange w:id="4096" w:author="tao huang" w:date="2018-01-11T23:59:00Z">
                  <w:rPr>
                    <w:ins w:id="4097" w:author="tao huang" w:date="2018-01-11T23:58:00Z"/>
                    <w:rFonts w:eastAsia="Times New Roman" w:cs="Times New Roman"/>
                    <w:color w:val="000000"/>
                    <w:sz w:val="22"/>
                  </w:rPr>
                </w:rPrChange>
              </w:rPr>
            </w:pPr>
            <w:ins w:id="4098" w:author="tao huang" w:date="2018-01-11T23:58:00Z">
              <w:r w:rsidRPr="000D534A">
                <w:rPr>
                  <w:rFonts w:eastAsia="Times New Roman" w:cs="Times New Roman"/>
                  <w:sz w:val="22"/>
                  <w:rPrChange w:id="4099" w:author="tao huang" w:date="2018-01-11T23:59:00Z">
                    <w:rPr>
                      <w:rFonts w:eastAsia="Times New Roman" w:cs="Times New Roman"/>
                      <w:color w:val="000000"/>
                      <w:sz w:val="22"/>
                    </w:rPr>
                  </w:rPrChange>
                </w:rPr>
                <w:t>0.234</w:t>
              </w:r>
            </w:ins>
          </w:p>
        </w:tc>
        <w:tc>
          <w:tcPr>
            <w:tcW w:w="1039" w:type="dxa"/>
            <w:shd w:val="clear" w:color="auto" w:fill="FFFFFF" w:themeFill="background1"/>
            <w:noWrap/>
            <w:hideMark/>
            <w:tcPrChange w:id="4100" w:author="tao huang" w:date="2018-01-12T00:00:00Z">
              <w:tcPr>
                <w:tcW w:w="1039" w:type="dxa"/>
                <w:gridSpan w:val="2"/>
                <w:shd w:val="clear" w:color="auto" w:fill="auto"/>
                <w:noWrap/>
                <w:hideMark/>
              </w:tcPr>
            </w:tcPrChange>
          </w:tcPr>
          <w:p w14:paraId="2EF8E0D3"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01" w:author="tao huang" w:date="2018-01-11T23:58:00Z"/>
                <w:rFonts w:eastAsia="Times New Roman" w:cs="Times New Roman"/>
                <w:sz w:val="22"/>
                <w:rPrChange w:id="4102" w:author="tao huang" w:date="2018-01-11T23:59:00Z">
                  <w:rPr>
                    <w:ins w:id="4103" w:author="tao huang" w:date="2018-01-11T23:58:00Z"/>
                    <w:rFonts w:eastAsia="Times New Roman" w:cs="Times New Roman"/>
                    <w:color w:val="000000"/>
                    <w:sz w:val="22"/>
                  </w:rPr>
                </w:rPrChange>
              </w:rPr>
            </w:pPr>
            <w:ins w:id="4104" w:author="tao huang" w:date="2018-01-11T23:58:00Z">
              <w:r w:rsidRPr="000D534A">
                <w:rPr>
                  <w:rFonts w:eastAsia="Times New Roman" w:cs="Times New Roman"/>
                  <w:sz w:val="22"/>
                  <w:rPrChange w:id="4105" w:author="tao huang" w:date="2018-01-11T23:59:00Z">
                    <w:rPr>
                      <w:rFonts w:eastAsia="Times New Roman" w:cs="Times New Roman"/>
                      <w:color w:val="000000"/>
                      <w:sz w:val="22"/>
                    </w:rPr>
                  </w:rPrChange>
                </w:rPr>
                <w:t>-0.4</w:t>
              </w:r>
            </w:ins>
          </w:p>
        </w:tc>
        <w:tc>
          <w:tcPr>
            <w:tcW w:w="897" w:type="dxa"/>
            <w:shd w:val="clear" w:color="auto" w:fill="FFFFFF" w:themeFill="background1"/>
            <w:noWrap/>
            <w:hideMark/>
            <w:tcPrChange w:id="4106" w:author="tao huang" w:date="2018-01-12T00:00:00Z">
              <w:tcPr>
                <w:tcW w:w="897" w:type="dxa"/>
                <w:gridSpan w:val="2"/>
                <w:shd w:val="clear" w:color="auto" w:fill="auto"/>
                <w:noWrap/>
                <w:hideMark/>
              </w:tcPr>
            </w:tcPrChange>
          </w:tcPr>
          <w:p w14:paraId="1CD5D0B4"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07" w:author="tao huang" w:date="2018-01-11T23:58:00Z"/>
                <w:rFonts w:eastAsia="Times New Roman" w:cs="Times New Roman"/>
                <w:sz w:val="22"/>
                <w:rPrChange w:id="4108" w:author="tao huang" w:date="2018-01-11T23:59:00Z">
                  <w:rPr>
                    <w:ins w:id="4109" w:author="tao huang" w:date="2018-01-11T23:58:00Z"/>
                    <w:rFonts w:eastAsia="Times New Roman" w:cs="Times New Roman"/>
                    <w:color w:val="000000"/>
                    <w:sz w:val="22"/>
                  </w:rPr>
                </w:rPrChange>
              </w:rPr>
            </w:pPr>
            <w:ins w:id="4110" w:author="tao huang" w:date="2018-01-11T23:58:00Z">
              <w:r w:rsidRPr="000D534A">
                <w:rPr>
                  <w:rFonts w:eastAsia="Times New Roman" w:cs="Times New Roman"/>
                  <w:sz w:val="22"/>
                  <w:rPrChange w:id="4111" w:author="tao huang" w:date="2018-01-11T23:59:00Z">
                    <w:rPr>
                      <w:rFonts w:eastAsia="Times New Roman" w:cs="Times New Roman"/>
                      <w:color w:val="000000"/>
                      <w:sz w:val="22"/>
                    </w:rPr>
                  </w:rPrChange>
                </w:rPr>
                <w:t>0.094</w:t>
              </w:r>
            </w:ins>
          </w:p>
        </w:tc>
        <w:tc>
          <w:tcPr>
            <w:tcW w:w="993" w:type="dxa"/>
            <w:shd w:val="clear" w:color="auto" w:fill="FFFFFF" w:themeFill="background1"/>
            <w:hideMark/>
            <w:tcPrChange w:id="4112" w:author="tao huang" w:date="2018-01-12T00:00:00Z">
              <w:tcPr>
                <w:tcW w:w="993" w:type="dxa"/>
                <w:gridSpan w:val="2"/>
                <w:shd w:val="clear" w:color="auto" w:fill="auto"/>
                <w:hideMark/>
              </w:tcPr>
            </w:tcPrChange>
          </w:tcPr>
          <w:p w14:paraId="51B438E5"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13" w:author="tao huang" w:date="2018-01-11T23:58:00Z"/>
                <w:rFonts w:eastAsia="Times New Roman" w:cs="Times New Roman"/>
                <w:sz w:val="22"/>
                <w:rPrChange w:id="4114" w:author="tao huang" w:date="2018-01-11T23:59:00Z">
                  <w:rPr>
                    <w:ins w:id="4115" w:author="tao huang" w:date="2018-01-11T23:58:00Z"/>
                    <w:rFonts w:ascii="Calibri" w:eastAsia="Times New Roman" w:hAnsi="Calibri" w:cs="Calibri"/>
                    <w:color w:val="9C0006"/>
                    <w:sz w:val="20"/>
                    <w:szCs w:val="20"/>
                  </w:rPr>
                </w:rPrChange>
              </w:rPr>
            </w:pPr>
            <w:ins w:id="4116" w:author="tao huang" w:date="2018-01-11T23:58:00Z">
              <w:r w:rsidRPr="000D534A">
                <w:rPr>
                  <w:rFonts w:eastAsia="Times New Roman" w:cs="Times New Roman"/>
                  <w:sz w:val="22"/>
                  <w:rPrChange w:id="4117" w:author="tao huang" w:date="2018-01-11T23:59:00Z">
                    <w:rPr>
                      <w:rFonts w:ascii="Calibri" w:eastAsia="Times New Roman" w:hAnsi="Calibri" w:cs="Calibri"/>
                      <w:color w:val="9C0006"/>
                      <w:sz w:val="20"/>
                      <w:szCs w:val="20"/>
                    </w:rPr>
                  </w:rPrChange>
                </w:rPr>
                <w:t>-0.6</w:t>
              </w:r>
            </w:ins>
          </w:p>
        </w:tc>
        <w:tc>
          <w:tcPr>
            <w:tcW w:w="943" w:type="dxa"/>
            <w:shd w:val="clear" w:color="auto" w:fill="FFFFFF" w:themeFill="background1"/>
            <w:hideMark/>
            <w:tcPrChange w:id="4118" w:author="tao huang" w:date="2018-01-12T00:00:00Z">
              <w:tcPr>
                <w:tcW w:w="943" w:type="dxa"/>
                <w:gridSpan w:val="2"/>
                <w:shd w:val="clear" w:color="auto" w:fill="auto"/>
                <w:hideMark/>
              </w:tcPr>
            </w:tcPrChange>
          </w:tcPr>
          <w:p w14:paraId="09F7892E"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19" w:author="tao huang" w:date="2018-01-11T23:58:00Z"/>
                <w:rFonts w:eastAsia="Times New Roman" w:cs="Times New Roman"/>
                <w:sz w:val="22"/>
                <w:rPrChange w:id="4120" w:author="tao huang" w:date="2018-01-11T23:59:00Z">
                  <w:rPr>
                    <w:ins w:id="4121" w:author="tao huang" w:date="2018-01-11T23:58:00Z"/>
                    <w:rFonts w:ascii="Calibri" w:eastAsia="Times New Roman" w:hAnsi="Calibri" w:cs="Calibri"/>
                    <w:color w:val="006100"/>
                    <w:sz w:val="20"/>
                    <w:szCs w:val="20"/>
                  </w:rPr>
                </w:rPrChange>
              </w:rPr>
            </w:pPr>
            <w:ins w:id="4122" w:author="tao huang" w:date="2018-01-11T23:58:00Z">
              <w:r w:rsidRPr="000D534A">
                <w:rPr>
                  <w:rFonts w:eastAsia="Times New Roman" w:cs="Times New Roman"/>
                  <w:sz w:val="22"/>
                  <w:rPrChange w:id="4123" w:author="tao huang" w:date="2018-01-11T23:59:00Z">
                    <w:rPr>
                      <w:rFonts w:ascii="Calibri" w:eastAsia="Times New Roman" w:hAnsi="Calibri" w:cs="Calibri"/>
                      <w:color w:val="006100"/>
                      <w:sz w:val="20"/>
                      <w:szCs w:val="20"/>
                    </w:rPr>
                  </w:rPrChange>
                </w:rPr>
                <w:t>0.004</w:t>
              </w:r>
            </w:ins>
          </w:p>
        </w:tc>
        <w:tc>
          <w:tcPr>
            <w:tcW w:w="996" w:type="dxa"/>
            <w:shd w:val="clear" w:color="auto" w:fill="FFFFFF" w:themeFill="background1"/>
            <w:hideMark/>
            <w:tcPrChange w:id="4124" w:author="tao huang" w:date="2018-01-12T00:00:00Z">
              <w:tcPr>
                <w:tcW w:w="996" w:type="dxa"/>
                <w:gridSpan w:val="2"/>
                <w:shd w:val="clear" w:color="auto" w:fill="auto"/>
                <w:hideMark/>
              </w:tcPr>
            </w:tcPrChange>
          </w:tcPr>
          <w:p w14:paraId="785650F8"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25" w:author="tao huang" w:date="2018-01-11T23:58:00Z"/>
                <w:rFonts w:eastAsia="Times New Roman" w:cs="Times New Roman"/>
                <w:sz w:val="22"/>
                <w:rPrChange w:id="4126" w:author="tao huang" w:date="2018-01-11T23:59:00Z">
                  <w:rPr>
                    <w:ins w:id="4127" w:author="tao huang" w:date="2018-01-11T23:58:00Z"/>
                    <w:rFonts w:ascii="Calibri" w:eastAsia="Times New Roman" w:hAnsi="Calibri" w:cs="Calibri"/>
                    <w:color w:val="000000"/>
                    <w:sz w:val="20"/>
                    <w:szCs w:val="20"/>
                  </w:rPr>
                </w:rPrChange>
              </w:rPr>
              <w:pPrChange w:id="4128" w:author="tao huang" w:date="2018-01-12T00:0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4129" w:author="tao huang" w:date="2018-01-11T23:58:00Z">
              <w:r w:rsidRPr="000D534A">
                <w:rPr>
                  <w:rFonts w:eastAsia="Times New Roman" w:cs="Times New Roman"/>
                  <w:sz w:val="22"/>
                  <w:rPrChange w:id="4130" w:author="tao huang" w:date="2018-01-11T23:59:00Z">
                    <w:rPr>
                      <w:rFonts w:ascii="Calibri" w:eastAsia="Times New Roman" w:hAnsi="Calibri" w:cs="Calibri"/>
                      <w:color w:val="000000"/>
                      <w:sz w:val="20"/>
                      <w:szCs w:val="20"/>
                    </w:rPr>
                  </w:rPrChange>
                </w:rPr>
                <w:t>0.1</w:t>
              </w:r>
            </w:ins>
          </w:p>
        </w:tc>
        <w:tc>
          <w:tcPr>
            <w:tcW w:w="940" w:type="dxa"/>
            <w:shd w:val="clear" w:color="auto" w:fill="FFFFFF" w:themeFill="background1"/>
            <w:hideMark/>
            <w:tcPrChange w:id="4131" w:author="tao huang" w:date="2018-01-12T00:00:00Z">
              <w:tcPr>
                <w:tcW w:w="940" w:type="dxa"/>
                <w:gridSpan w:val="2"/>
                <w:shd w:val="clear" w:color="auto" w:fill="auto"/>
                <w:hideMark/>
              </w:tcPr>
            </w:tcPrChange>
          </w:tcPr>
          <w:p w14:paraId="226D4131" w14:textId="77777777" w:rsidR="000D534A" w:rsidRPr="000D534A" w:rsidRDefault="000D534A" w:rsidP="000D534A">
            <w:pPr>
              <w:spacing w:after="0" w:line="240" w:lineRule="auto"/>
              <w:jc w:val="right"/>
              <w:cnfStyle w:val="000000100000" w:firstRow="0" w:lastRow="0" w:firstColumn="0" w:lastColumn="0" w:oddVBand="0" w:evenVBand="0" w:oddHBand="1" w:evenHBand="0" w:firstRowFirstColumn="0" w:firstRowLastColumn="0" w:lastRowFirstColumn="0" w:lastRowLastColumn="0"/>
              <w:rPr>
                <w:ins w:id="4132" w:author="tao huang" w:date="2018-01-11T23:58:00Z"/>
                <w:rFonts w:eastAsia="Times New Roman" w:cs="Times New Roman"/>
                <w:sz w:val="22"/>
                <w:rPrChange w:id="4133" w:author="tao huang" w:date="2018-01-11T23:59:00Z">
                  <w:rPr>
                    <w:ins w:id="4134" w:author="tao huang" w:date="2018-01-11T23:58:00Z"/>
                    <w:rFonts w:ascii="Calibri" w:eastAsia="Times New Roman" w:hAnsi="Calibri" w:cs="Calibri"/>
                    <w:color w:val="000000"/>
                    <w:sz w:val="20"/>
                    <w:szCs w:val="20"/>
                  </w:rPr>
                </w:rPrChange>
              </w:rPr>
            </w:pPr>
            <w:ins w:id="4135" w:author="tao huang" w:date="2018-01-11T23:58:00Z">
              <w:r w:rsidRPr="000D534A">
                <w:rPr>
                  <w:rFonts w:eastAsia="Times New Roman" w:cs="Times New Roman"/>
                  <w:sz w:val="22"/>
                  <w:rPrChange w:id="4136" w:author="tao huang" w:date="2018-01-11T23:59:00Z">
                    <w:rPr>
                      <w:rFonts w:ascii="Calibri" w:eastAsia="Times New Roman" w:hAnsi="Calibri" w:cs="Calibri"/>
                      <w:color w:val="000000"/>
                      <w:sz w:val="20"/>
                      <w:szCs w:val="20"/>
                    </w:rPr>
                  </w:rPrChange>
                </w:rPr>
                <w:t>0.304</w:t>
              </w:r>
            </w:ins>
          </w:p>
        </w:tc>
      </w:tr>
      <w:tr w:rsidR="000D534A" w:rsidRPr="000D534A" w14:paraId="1231FBA2" w14:textId="77777777" w:rsidTr="000D534A">
        <w:trPr>
          <w:trHeight w:val="20"/>
          <w:ins w:id="4137" w:author="tao huang" w:date="2018-01-11T23:58:00Z"/>
          <w:trPrChange w:id="4138" w:author="tao huang" w:date="2018-01-12T00:00: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4835" w:type="dxa"/>
            <w:gridSpan w:val="13"/>
            <w:tcBorders>
              <w:bottom w:val="single" w:sz="4" w:space="0" w:color="auto"/>
            </w:tcBorders>
            <w:shd w:val="clear" w:color="auto" w:fill="FFFFFF" w:themeFill="background1"/>
            <w:noWrap/>
            <w:hideMark/>
            <w:tcPrChange w:id="4139" w:author="tao huang" w:date="2018-01-12T00:00:00Z">
              <w:tcPr>
                <w:tcW w:w="14575" w:type="dxa"/>
                <w:gridSpan w:val="25"/>
                <w:tcBorders>
                  <w:top w:val="nil"/>
                  <w:left w:val="nil"/>
                  <w:bottom w:val="nil"/>
                  <w:right w:val="nil"/>
                </w:tcBorders>
                <w:shd w:val="clear" w:color="auto" w:fill="auto"/>
                <w:noWrap/>
                <w:vAlign w:val="center"/>
                <w:hideMark/>
              </w:tcPr>
            </w:tcPrChange>
          </w:tcPr>
          <w:p w14:paraId="1DA65C5C" w14:textId="77777777" w:rsidR="000D534A" w:rsidRPr="000D534A" w:rsidRDefault="000D534A" w:rsidP="000D534A">
            <w:pPr>
              <w:spacing w:after="0" w:line="240" w:lineRule="auto"/>
              <w:jc w:val="center"/>
              <w:rPr>
                <w:ins w:id="4140" w:author="tao huang" w:date="2018-01-11T23:58:00Z"/>
                <w:rFonts w:eastAsia="Times New Roman" w:cs="Times New Roman"/>
                <w:b w:val="0"/>
                <w:sz w:val="22"/>
                <w:rPrChange w:id="4141" w:author="tao huang" w:date="2018-01-11T23:59:00Z">
                  <w:rPr>
                    <w:ins w:id="4142" w:author="tao huang" w:date="2018-01-11T23:58:00Z"/>
                    <w:rFonts w:eastAsia="Times New Roman" w:cs="Times New Roman"/>
                    <w:color w:val="000000"/>
                    <w:sz w:val="22"/>
                  </w:rPr>
                </w:rPrChange>
              </w:rPr>
              <w:pPrChange w:id="4143" w:author="tao huang" w:date="2018-01-12T00:00:00Z">
                <w:pPr>
                  <w:spacing w:after="0" w:line="240" w:lineRule="auto"/>
                  <w:jc w:val="center"/>
                </w:pPr>
              </w:pPrChange>
            </w:pPr>
            <w:ins w:id="4144" w:author="tao huang" w:date="2018-01-11T23:58:00Z">
              <w:r w:rsidRPr="000D534A">
                <w:rPr>
                  <w:rFonts w:eastAsia="Times New Roman" w:cs="Times New Roman"/>
                  <w:b w:val="0"/>
                  <w:sz w:val="22"/>
                  <w:rPrChange w:id="4145" w:author="tao huang" w:date="2018-01-11T23:59:00Z">
                    <w:rPr>
                      <w:rFonts w:eastAsia="Times New Roman" w:cs="Times New Roman"/>
                      <w:color w:val="000000"/>
                      <w:sz w:val="22"/>
                    </w:rPr>
                  </w:rPrChange>
                </w:rPr>
                <w:t>Model with 5 factors and category dummy variables</w:t>
              </w:r>
            </w:ins>
          </w:p>
        </w:tc>
      </w:tr>
      <w:tr w:rsidR="000D534A" w:rsidRPr="000D534A" w14:paraId="189EB6AF" w14:textId="77777777" w:rsidTr="000D534A">
        <w:tblPrEx>
          <w:tblPrExChange w:id="4146" w:author="tao huang" w:date="2018-01-12T00:00:00Z">
            <w:tblPrEx>
              <w:tblW w:w="14835" w:type="dxa"/>
              <w:shd w:val="clear" w:color="auto" w:fill="FFFFFF" w:themeFill="background1"/>
            </w:tblPrEx>
          </w:tblPrExChange>
        </w:tblPrEx>
        <w:trPr>
          <w:cnfStyle w:val="000000100000" w:firstRow="0" w:lastRow="0" w:firstColumn="0" w:lastColumn="0" w:oddVBand="0" w:evenVBand="0" w:oddHBand="1" w:evenHBand="0" w:firstRowFirstColumn="0" w:firstRowLastColumn="0" w:lastRowFirstColumn="0" w:lastRowLastColumn="0"/>
          <w:trHeight w:val="20"/>
          <w:ins w:id="4147" w:author="tao huang" w:date="2018-01-11T23:58:00Z"/>
          <w:trPrChange w:id="4148" w:author="tao huang" w:date="2018-01-12T00:00:00Z">
            <w:trPr>
              <w:trHeight w:val="20"/>
            </w:trPr>
          </w:trPrChange>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FFFFFF" w:themeFill="background1"/>
            <w:noWrap/>
            <w:hideMark/>
            <w:tcPrChange w:id="4149" w:author="tao huang" w:date="2018-01-12T00:00:00Z">
              <w:tcPr>
                <w:tcW w:w="3119" w:type="dxa"/>
                <w:gridSpan w:val="2"/>
                <w:shd w:val="clear" w:color="auto" w:fill="FFFFFF" w:themeFill="background1"/>
                <w:noWrap/>
                <w:hideMark/>
              </w:tcPr>
            </w:tcPrChange>
          </w:tcPr>
          <w:p w14:paraId="228F30E6" w14:textId="77777777" w:rsidR="000D534A" w:rsidRPr="000D534A" w:rsidRDefault="000D534A" w:rsidP="000D534A">
            <w:pPr>
              <w:spacing w:after="0" w:line="240" w:lineRule="auto"/>
              <w:jc w:val="center"/>
              <w:cnfStyle w:val="001000100000" w:firstRow="0" w:lastRow="0" w:firstColumn="1" w:lastColumn="0" w:oddVBand="0" w:evenVBand="0" w:oddHBand="1" w:evenHBand="0" w:firstRowFirstColumn="0" w:firstRowLastColumn="0" w:lastRowFirstColumn="0" w:lastRowLastColumn="0"/>
              <w:rPr>
                <w:ins w:id="4150" w:author="tao huang" w:date="2018-01-11T23:58:00Z"/>
                <w:rFonts w:eastAsia="Times New Roman" w:cs="Times New Roman"/>
                <w:b w:val="0"/>
                <w:sz w:val="22"/>
                <w:rPrChange w:id="4151" w:author="tao huang" w:date="2018-01-11T23:59:00Z">
                  <w:rPr>
                    <w:ins w:id="4152" w:author="tao huang" w:date="2018-01-11T23:58:00Z"/>
                    <w:rFonts w:eastAsia="Times New Roman" w:cs="Times New Roman"/>
                    <w:color w:val="000000"/>
                    <w:sz w:val="22"/>
                  </w:rPr>
                </w:rPrChange>
              </w:rPr>
            </w:pPr>
            <w:ins w:id="4153" w:author="tao huang" w:date="2018-01-11T23:58:00Z">
              <w:r w:rsidRPr="000D534A">
                <w:rPr>
                  <w:rFonts w:eastAsia="Times New Roman" w:cs="Times New Roman"/>
                  <w:b w:val="0"/>
                  <w:sz w:val="22"/>
                  <w:rPrChange w:id="4154" w:author="tao huang" w:date="2018-01-11T23:59:00Z">
                    <w:rPr>
                      <w:rFonts w:eastAsia="Times New Roman" w:cs="Times New Roman"/>
                      <w:color w:val="000000"/>
                      <w:sz w:val="22"/>
                    </w:rPr>
                  </w:rPrChange>
                </w:rPr>
                <w:t>Horizon = 8</w:t>
              </w:r>
            </w:ins>
          </w:p>
        </w:tc>
        <w:tc>
          <w:tcPr>
            <w:tcW w:w="1936" w:type="dxa"/>
            <w:gridSpan w:val="2"/>
            <w:tcBorders>
              <w:top w:val="single" w:sz="4" w:space="0" w:color="auto"/>
            </w:tcBorders>
            <w:shd w:val="clear" w:color="auto" w:fill="FFFFFF" w:themeFill="background1"/>
            <w:noWrap/>
            <w:hideMark/>
            <w:tcPrChange w:id="4155" w:author="tao huang" w:date="2018-01-12T00:00:00Z">
              <w:tcPr>
                <w:tcW w:w="1936" w:type="dxa"/>
                <w:gridSpan w:val="4"/>
                <w:shd w:val="clear" w:color="auto" w:fill="FFFFFF" w:themeFill="background1"/>
                <w:noWrap/>
                <w:hideMark/>
              </w:tcPr>
            </w:tcPrChange>
          </w:tcPr>
          <w:p w14:paraId="6A53A020"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56" w:author="tao huang" w:date="2018-01-11T23:58:00Z"/>
                <w:rFonts w:eastAsia="Times New Roman" w:cs="Times New Roman"/>
                <w:sz w:val="22"/>
                <w:rPrChange w:id="4157" w:author="tao huang" w:date="2018-01-11T23:59:00Z">
                  <w:rPr>
                    <w:ins w:id="4158" w:author="tao huang" w:date="2018-01-11T23:58:00Z"/>
                    <w:rFonts w:eastAsia="Times New Roman" w:cs="Times New Roman"/>
                    <w:color w:val="000000"/>
                    <w:sz w:val="22"/>
                  </w:rPr>
                </w:rPrChange>
              </w:rPr>
            </w:pPr>
            <w:ins w:id="4159" w:author="tao huang" w:date="2018-01-11T23:58:00Z">
              <w:r w:rsidRPr="000D534A">
                <w:rPr>
                  <w:rFonts w:eastAsia="Times New Roman" w:cs="Times New Roman"/>
                  <w:sz w:val="22"/>
                  <w:rPrChange w:id="4160" w:author="tao huang" w:date="2018-01-11T23:59:00Z">
                    <w:rPr>
                      <w:rFonts w:eastAsia="Times New Roman" w:cs="Times New Roman"/>
                      <w:color w:val="000000"/>
                      <w:sz w:val="22"/>
                    </w:rPr>
                  </w:rPrChange>
                </w:rPr>
                <w:t>ADL-intra-EWC</w:t>
              </w:r>
            </w:ins>
          </w:p>
        </w:tc>
        <w:tc>
          <w:tcPr>
            <w:tcW w:w="2036" w:type="dxa"/>
            <w:gridSpan w:val="2"/>
            <w:tcBorders>
              <w:top w:val="single" w:sz="4" w:space="0" w:color="auto"/>
            </w:tcBorders>
            <w:shd w:val="clear" w:color="auto" w:fill="FFFFFF" w:themeFill="background1"/>
            <w:noWrap/>
            <w:hideMark/>
            <w:tcPrChange w:id="4161" w:author="tao huang" w:date="2018-01-12T00:00:00Z">
              <w:tcPr>
                <w:tcW w:w="2036" w:type="dxa"/>
                <w:gridSpan w:val="4"/>
                <w:shd w:val="clear" w:color="auto" w:fill="FFFFFF" w:themeFill="background1"/>
                <w:noWrap/>
                <w:hideMark/>
              </w:tcPr>
            </w:tcPrChange>
          </w:tcPr>
          <w:p w14:paraId="2532CAC9"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62" w:author="tao huang" w:date="2018-01-11T23:58:00Z"/>
                <w:rFonts w:eastAsia="Times New Roman" w:cs="Times New Roman"/>
                <w:sz w:val="22"/>
                <w:rPrChange w:id="4163" w:author="tao huang" w:date="2018-01-11T23:59:00Z">
                  <w:rPr>
                    <w:ins w:id="4164" w:author="tao huang" w:date="2018-01-11T23:58:00Z"/>
                    <w:rFonts w:eastAsia="Times New Roman" w:cs="Times New Roman"/>
                    <w:color w:val="000000"/>
                    <w:sz w:val="22"/>
                  </w:rPr>
                </w:rPrChange>
              </w:rPr>
            </w:pPr>
            <w:ins w:id="4165" w:author="tao huang" w:date="2018-01-11T23:58:00Z">
              <w:r w:rsidRPr="000D534A">
                <w:rPr>
                  <w:rFonts w:eastAsia="Times New Roman" w:cs="Times New Roman"/>
                  <w:sz w:val="22"/>
                  <w:rPrChange w:id="4166" w:author="tao huang" w:date="2018-01-11T23:59:00Z">
                    <w:rPr>
                      <w:rFonts w:eastAsia="Times New Roman" w:cs="Times New Roman"/>
                      <w:color w:val="000000"/>
                      <w:sz w:val="22"/>
                    </w:rPr>
                  </w:rPrChange>
                </w:rPr>
                <w:t>ADL-own-EWC</w:t>
              </w:r>
            </w:ins>
          </w:p>
        </w:tc>
        <w:tc>
          <w:tcPr>
            <w:tcW w:w="1936" w:type="dxa"/>
            <w:gridSpan w:val="2"/>
            <w:tcBorders>
              <w:top w:val="single" w:sz="4" w:space="0" w:color="auto"/>
            </w:tcBorders>
            <w:shd w:val="clear" w:color="auto" w:fill="FFFFFF" w:themeFill="background1"/>
            <w:noWrap/>
            <w:hideMark/>
            <w:tcPrChange w:id="4167" w:author="tao huang" w:date="2018-01-12T00:00:00Z">
              <w:tcPr>
                <w:tcW w:w="1936" w:type="dxa"/>
                <w:gridSpan w:val="4"/>
                <w:shd w:val="clear" w:color="auto" w:fill="FFFFFF" w:themeFill="background1"/>
                <w:noWrap/>
                <w:hideMark/>
              </w:tcPr>
            </w:tcPrChange>
          </w:tcPr>
          <w:p w14:paraId="289A4EB9"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68" w:author="tao huang" w:date="2018-01-11T23:58:00Z"/>
                <w:rFonts w:eastAsia="Times New Roman" w:cs="Times New Roman"/>
                <w:sz w:val="22"/>
                <w:rPrChange w:id="4169" w:author="tao huang" w:date="2018-01-11T23:59:00Z">
                  <w:rPr>
                    <w:ins w:id="4170" w:author="tao huang" w:date="2018-01-11T23:58:00Z"/>
                    <w:rFonts w:eastAsia="Times New Roman" w:cs="Times New Roman"/>
                    <w:color w:val="000000"/>
                    <w:sz w:val="22"/>
                  </w:rPr>
                </w:rPrChange>
              </w:rPr>
            </w:pPr>
            <w:ins w:id="4171" w:author="tao huang" w:date="2018-01-11T23:58:00Z">
              <w:r w:rsidRPr="000D534A">
                <w:rPr>
                  <w:rFonts w:eastAsia="Times New Roman" w:cs="Times New Roman"/>
                  <w:sz w:val="22"/>
                  <w:rPrChange w:id="4172" w:author="tao huang" w:date="2018-01-11T23:59:00Z">
                    <w:rPr>
                      <w:rFonts w:eastAsia="Times New Roman" w:cs="Times New Roman"/>
                      <w:color w:val="000000"/>
                      <w:sz w:val="22"/>
                    </w:rPr>
                  </w:rPrChange>
                </w:rPr>
                <w:t>ADL-intra-IC</w:t>
              </w:r>
            </w:ins>
          </w:p>
        </w:tc>
        <w:tc>
          <w:tcPr>
            <w:tcW w:w="1936" w:type="dxa"/>
            <w:gridSpan w:val="2"/>
            <w:tcBorders>
              <w:top w:val="single" w:sz="4" w:space="0" w:color="auto"/>
            </w:tcBorders>
            <w:shd w:val="clear" w:color="auto" w:fill="FFFFFF" w:themeFill="background1"/>
            <w:noWrap/>
            <w:hideMark/>
            <w:tcPrChange w:id="4173" w:author="tao huang" w:date="2018-01-12T00:00:00Z">
              <w:tcPr>
                <w:tcW w:w="1936" w:type="dxa"/>
                <w:gridSpan w:val="4"/>
                <w:shd w:val="clear" w:color="auto" w:fill="FFFFFF" w:themeFill="background1"/>
                <w:noWrap/>
                <w:hideMark/>
              </w:tcPr>
            </w:tcPrChange>
          </w:tcPr>
          <w:p w14:paraId="42CAD08B"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74" w:author="tao huang" w:date="2018-01-11T23:58:00Z"/>
                <w:rFonts w:eastAsia="Times New Roman" w:cs="Times New Roman"/>
                <w:sz w:val="22"/>
                <w:rPrChange w:id="4175" w:author="tao huang" w:date="2018-01-11T23:59:00Z">
                  <w:rPr>
                    <w:ins w:id="4176" w:author="tao huang" w:date="2018-01-11T23:58:00Z"/>
                    <w:rFonts w:eastAsia="Times New Roman" w:cs="Times New Roman"/>
                    <w:color w:val="000000"/>
                    <w:sz w:val="22"/>
                  </w:rPr>
                </w:rPrChange>
              </w:rPr>
            </w:pPr>
            <w:ins w:id="4177" w:author="tao huang" w:date="2018-01-11T23:58:00Z">
              <w:r w:rsidRPr="000D534A">
                <w:rPr>
                  <w:rFonts w:eastAsia="Times New Roman" w:cs="Times New Roman"/>
                  <w:sz w:val="22"/>
                  <w:rPrChange w:id="4178" w:author="tao huang" w:date="2018-01-11T23:59:00Z">
                    <w:rPr>
                      <w:rFonts w:eastAsia="Times New Roman" w:cs="Times New Roman"/>
                      <w:color w:val="000000"/>
                      <w:sz w:val="22"/>
                    </w:rPr>
                  </w:rPrChange>
                </w:rPr>
                <w:t>ADL-own-IC</w:t>
              </w:r>
            </w:ins>
          </w:p>
        </w:tc>
        <w:tc>
          <w:tcPr>
            <w:tcW w:w="1936" w:type="dxa"/>
            <w:gridSpan w:val="2"/>
            <w:tcBorders>
              <w:top w:val="single" w:sz="4" w:space="0" w:color="auto"/>
            </w:tcBorders>
            <w:shd w:val="clear" w:color="auto" w:fill="FFFFFF" w:themeFill="background1"/>
            <w:noWrap/>
            <w:hideMark/>
            <w:tcPrChange w:id="4179" w:author="tao huang" w:date="2018-01-12T00:00:00Z">
              <w:tcPr>
                <w:tcW w:w="1936" w:type="dxa"/>
                <w:gridSpan w:val="4"/>
                <w:shd w:val="clear" w:color="auto" w:fill="FFFFFF" w:themeFill="background1"/>
                <w:noWrap/>
                <w:hideMark/>
              </w:tcPr>
            </w:tcPrChange>
          </w:tcPr>
          <w:p w14:paraId="79AF4D51"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80" w:author="tao huang" w:date="2018-01-11T23:58:00Z"/>
                <w:rFonts w:eastAsia="Times New Roman" w:cs="Times New Roman"/>
                <w:sz w:val="22"/>
                <w:rPrChange w:id="4181" w:author="tao huang" w:date="2018-01-11T23:59:00Z">
                  <w:rPr>
                    <w:ins w:id="4182" w:author="tao huang" w:date="2018-01-11T23:58:00Z"/>
                    <w:rFonts w:eastAsia="Times New Roman" w:cs="Times New Roman"/>
                    <w:color w:val="000000"/>
                    <w:sz w:val="22"/>
                  </w:rPr>
                </w:rPrChange>
              </w:rPr>
            </w:pPr>
            <w:ins w:id="4183" w:author="tao huang" w:date="2018-01-11T23:58:00Z">
              <w:r w:rsidRPr="000D534A">
                <w:rPr>
                  <w:rFonts w:eastAsia="Times New Roman" w:cs="Times New Roman"/>
                  <w:sz w:val="22"/>
                  <w:rPrChange w:id="4184" w:author="tao huang" w:date="2018-01-11T23:59:00Z">
                    <w:rPr>
                      <w:rFonts w:eastAsia="Times New Roman" w:cs="Times New Roman"/>
                      <w:color w:val="000000"/>
                      <w:sz w:val="22"/>
                    </w:rPr>
                  </w:rPrChange>
                </w:rPr>
                <w:t>ADL-EWC-IC</w:t>
              </w:r>
            </w:ins>
          </w:p>
        </w:tc>
        <w:tc>
          <w:tcPr>
            <w:tcW w:w="1936" w:type="dxa"/>
            <w:gridSpan w:val="2"/>
            <w:tcBorders>
              <w:top w:val="single" w:sz="4" w:space="0" w:color="auto"/>
            </w:tcBorders>
            <w:shd w:val="clear" w:color="auto" w:fill="FFFFFF" w:themeFill="background1"/>
            <w:noWrap/>
            <w:hideMark/>
            <w:tcPrChange w:id="4185" w:author="tao huang" w:date="2018-01-12T00:00:00Z">
              <w:tcPr>
                <w:tcW w:w="1936" w:type="dxa"/>
                <w:gridSpan w:val="4"/>
                <w:shd w:val="clear" w:color="auto" w:fill="FFFFFF" w:themeFill="background1"/>
                <w:noWrap/>
                <w:hideMark/>
              </w:tcPr>
            </w:tcPrChange>
          </w:tcPr>
          <w:p w14:paraId="5536210C"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186" w:author="tao huang" w:date="2018-01-11T23:58:00Z"/>
                <w:rFonts w:eastAsia="Times New Roman" w:cs="Times New Roman"/>
                <w:sz w:val="22"/>
                <w:rPrChange w:id="4187" w:author="tao huang" w:date="2018-01-11T23:59:00Z">
                  <w:rPr>
                    <w:ins w:id="4188" w:author="tao huang" w:date="2018-01-11T23:58:00Z"/>
                    <w:rFonts w:eastAsia="Times New Roman" w:cs="Times New Roman"/>
                    <w:color w:val="000000"/>
                    <w:sz w:val="22"/>
                  </w:rPr>
                </w:rPrChange>
              </w:rPr>
              <w:pPrChange w:id="4189" w:author="tao huang" w:date="2018-01-12T00:0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ins w:id="4190" w:author="tao huang" w:date="2018-01-11T23:58:00Z">
              <w:r w:rsidRPr="000D534A">
                <w:rPr>
                  <w:rFonts w:eastAsia="Times New Roman" w:cs="Times New Roman"/>
                  <w:sz w:val="22"/>
                  <w:rPrChange w:id="4191" w:author="tao huang" w:date="2018-01-11T23:59:00Z">
                    <w:rPr>
                      <w:rFonts w:eastAsia="Times New Roman" w:cs="Times New Roman"/>
                      <w:color w:val="000000"/>
                      <w:sz w:val="22"/>
                    </w:rPr>
                  </w:rPrChange>
                </w:rPr>
                <w:t>IC versus EWC</w:t>
              </w:r>
            </w:ins>
          </w:p>
        </w:tc>
      </w:tr>
      <w:tr w:rsidR="000D534A" w:rsidRPr="000D534A" w14:paraId="2DDB6AC6" w14:textId="77777777" w:rsidTr="000D534A">
        <w:trPr>
          <w:trHeight w:val="20"/>
          <w:ins w:id="4192" w:author="tao huang" w:date="2018-01-11T23:58:00Z"/>
          <w:trPrChange w:id="4193" w:author="tao huang" w:date="2018-01-12T00:00: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4194" w:author="tao huang" w:date="2018-01-12T00:00:00Z">
              <w:tcPr>
                <w:tcW w:w="2859" w:type="dxa"/>
                <w:tcBorders>
                  <w:top w:val="nil"/>
                  <w:left w:val="nil"/>
                  <w:bottom w:val="nil"/>
                  <w:right w:val="nil"/>
                </w:tcBorders>
                <w:shd w:val="clear" w:color="auto" w:fill="auto"/>
                <w:noWrap/>
                <w:vAlign w:val="center"/>
                <w:hideMark/>
              </w:tcPr>
            </w:tcPrChange>
          </w:tcPr>
          <w:p w14:paraId="1BD30B94" w14:textId="77777777" w:rsidR="000D534A" w:rsidRPr="000D534A" w:rsidRDefault="000D534A" w:rsidP="000D534A">
            <w:pPr>
              <w:spacing w:after="0" w:line="240" w:lineRule="auto"/>
              <w:jc w:val="center"/>
              <w:rPr>
                <w:ins w:id="4195" w:author="tao huang" w:date="2018-01-11T23:58:00Z"/>
                <w:rFonts w:eastAsia="Times New Roman" w:cs="Times New Roman"/>
                <w:b w:val="0"/>
                <w:sz w:val="22"/>
                <w:rPrChange w:id="4196" w:author="tao huang" w:date="2018-01-11T23:59:00Z">
                  <w:rPr>
                    <w:ins w:id="4197" w:author="tao huang" w:date="2018-01-11T23:58:00Z"/>
                    <w:rFonts w:eastAsia="Times New Roman" w:cs="Times New Roman"/>
                    <w:color w:val="000000"/>
                    <w:sz w:val="22"/>
                  </w:rPr>
                </w:rPrChange>
              </w:rPr>
            </w:pPr>
            <w:ins w:id="4198" w:author="tao huang" w:date="2018-01-11T23:58:00Z">
              <w:r w:rsidRPr="000D534A">
                <w:rPr>
                  <w:rFonts w:eastAsia="Times New Roman" w:cs="Times New Roman"/>
                  <w:b w:val="0"/>
                  <w:sz w:val="22"/>
                  <w:rPrChange w:id="4199" w:author="tao huang" w:date="2018-01-11T23:59:00Z">
                    <w:rPr>
                      <w:rFonts w:eastAsia="Times New Roman" w:cs="Times New Roman"/>
                      <w:color w:val="000000"/>
                      <w:sz w:val="22"/>
                    </w:rPr>
                  </w:rPrChange>
                </w:rPr>
                <w:t>Parameter/estimate and p-values</w:t>
              </w:r>
            </w:ins>
          </w:p>
        </w:tc>
        <w:tc>
          <w:tcPr>
            <w:tcW w:w="1026" w:type="dxa"/>
            <w:shd w:val="clear" w:color="auto" w:fill="FFFFFF" w:themeFill="background1"/>
            <w:noWrap/>
            <w:hideMark/>
            <w:tcPrChange w:id="4200" w:author="tao huang" w:date="2018-01-12T00:00:00Z">
              <w:tcPr>
                <w:tcW w:w="1026" w:type="dxa"/>
                <w:gridSpan w:val="2"/>
                <w:tcBorders>
                  <w:top w:val="nil"/>
                  <w:left w:val="nil"/>
                  <w:bottom w:val="nil"/>
                  <w:right w:val="nil"/>
                </w:tcBorders>
                <w:shd w:val="clear" w:color="auto" w:fill="auto"/>
                <w:noWrap/>
                <w:vAlign w:val="center"/>
                <w:hideMark/>
              </w:tcPr>
            </w:tcPrChange>
          </w:tcPr>
          <w:p w14:paraId="0A6FE27E" w14:textId="77777777" w:rsidR="000D534A" w:rsidRPr="000D534A" w:rsidRDefault="000D534A" w:rsidP="000D534A">
            <w:pPr>
              <w:spacing w:after="0" w:line="240" w:lineRule="auto"/>
              <w:cnfStyle w:val="000000000000" w:firstRow="0" w:lastRow="0" w:firstColumn="0" w:lastColumn="0" w:oddVBand="0" w:evenVBand="0" w:oddHBand="0" w:evenHBand="0" w:firstRowFirstColumn="0" w:firstRowLastColumn="0" w:lastRowFirstColumn="0" w:lastRowLastColumn="0"/>
              <w:rPr>
                <w:ins w:id="4201" w:author="tao huang" w:date="2018-01-11T23:58:00Z"/>
                <w:rFonts w:eastAsia="Times New Roman" w:cs="Times New Roman"/>
                <w:sz w:val="22"/>
                <w:rPrChange w:id="4202" w:author="tao huang" w:date="2018-01-11T23:59:00Z">
                  <w:rPr>
                    <w:ins w:id="4203" w:author="tao huang" w:date="2018-01-11T23:58:00Z"/>
                    <w:rFonts w:eastAsia="Times New Roman" w:cs="Times New Roman"/>
                    <w:color w:val="000000"/>
                    <w:sz w:val="22"/>
                  </w:rPr>
                </w:rPrChange>
              </w:rPr>
            </w:pPr>
            <w:ins w:id="4204" w:author="tao huang" w:date="2018-01-11T23:58:00Z">
              <w:r w:rsidRPr="000D534A">
                <w:rPr>
                  <w:rFonts w:eastAsia="Times New Roman" w:cs="Times New Roman"/>
                  <w:sz w:val="22"/>
                  <w:rPrChange w:id="4205" w:author="tao huang" w:date="2018-01-11T23:59:00Z">
                    <w:rPr>
                      <w:rFonts w:eastAsia="Times New Roman" w:cs="Times New Roman"/>
                      <w:color w:val="000000"/>
                      <w:sz w:val="22"/>
                    </w:rPr>
                  </w:rPrChange>
                </w:rPr>
                <w:t>Estimate</w:t>
              </w:r>
            </w:ins>
          </w:p>
        </w:tc>
        <w:tc>
          <w:tcPr>
            <w:tcW w:w="910" w:type="dxa"/>
            <w:shd w:val="clear" w:color="auto" w:fill="FFFFFF" w:themeFill="background1"/>
            <w:noWrap/>
            <w:hideMark/>
            <w:tcPrChange w:id="4206" w:author="tao huang" w:date="2018-01-12T00:00:00Z">
              <w:tcPr>
                <w:tcW w:w="910" w:type="dxa"/>
                <w:gridSpan w:val="2"/>
                <w:tcBorders>
                  <w:top w:val="nil"/>
                  <w:left w:val="nil"/>
                  <w:bottom w:val="nil"/>
                  <w:right w:val="single" w:sz="8" w:space="0" w:color="auto"/>
                </w:tcBorders>
                <w:shd w:val="clear" w:color="auto" w:fill="auto"/>
                <w:noWrap/>
                <w:vAlign w:val="center"/>
                <w:hideMark/>
              </w:tcPr>
            </w:tcPrChange>
          </w:tcPr>
          <w:p w14:paraId="0150B852" w14:textId="77777777" w:rsidR="000D534A" w:rsidRPr="000D534A" w:rsidRDefault="000D534A" w:rsidP="000D534A">
            <w:pPr>
              <w:spacing w:after="0" w:line="240" w:lineRule="auto"/>
              <w:cnfStyle w:val="000000000000" w:firstRow="0" w:lastRow="0" w:firstColumn="0" w:lastColumn="0" w:oddVBand="0" w:evenVBand="0" w:oddHBand="0" w:evenHBand="0" w:firstRowFirstColumn="0" w:firstRowLastColumn="0" w:lastRowFirstColumn="0" w:lastRowLastColumn="0"/>
              <w:rPr>
                <w:ins w:id="4207" w:author="tao huang" w:date="2018-01-11T23:58:00Z"/>
                <w:rFonts w:eastAsia="Times New Roman" w:cs="Times New Roman"/>
                <w:sz w:val="22"/>
                <w:rPrChange w:id="4208" w:author="tao huang" w:date="2018-01-11T23:59:00Z">
                  <w:rPr>
                    <w:ins w:id="4209" w:author="tao huang" w:date="2018-01-11T23:58:00Z"/>
                    <w:rFonts w:eastAsia="Times New Roman" w:cs="Times New Roman"/>
                    <w:color w:val="000000"/>
                    <w:sz w:val="22"/>
                  </w:rPr>
                </w:rPrChange>
              </w:rPr>
            </w:pPr>
            <w:ins w:id="4210" w:author="tao huang" w:date="2018-01-11T23:58:00Z">
              <w:r w:rsidRPr="000D534A">
                <w:rPr>
                  <w:rFonts w:eastAsia="Times New Roman" w:cs="Times New Roman"/>
                  <w:sz w:val="22"/>
                  <w:rPrChange w:id="4211" w:author="tao huang" w:date="2018-01-11T23:59:00Z">
                    <w:rPr>
                      <w:rFonts w:eastAsia="Times New Roman" w:cs="Times New Roman"/>
                      <w:color w:val="000000"/>
                      <w:sz w:val="22"/>
                    </w:rPr>
                  </w:rPrChange>
                </w:rPr>
                <w:t>P-value</w:t>
              </w:r>
            </w:ins>
          </w:p>
        </w:tc>
        <w:tc>
          <w:tcPr>
            <w:tcW w:w="1085" w:type="dxa"/>
            <w:shd w:val="clear" w:color="auto" w:fill="FFFFFF" w:themeFill="background1"/>
            <w:noWrap/>
            <w:hideMark/>
            <w:tcPrChange w:id="4212" w:author="tao huang" w:date="2018-01-12T00:00:00Z">
              <w:tcPr>
                <w:tcW w:w="1085" w:type="dxa"/>
                <w:gridSpan w:val="2"/>
                <w:tcBorders>
                  <w:top w:val="nil"/>
                  <w:left w:val="nil"/>
                  <w:bottom w:val="nil"/>
                  <w:right w:val="nil"/>
                </w:tcBorders>
                <w:shd w:val="clear" w:color="auto" w:fill="auto"/>
                <w:noWrap/>
                <w:vAlign w:val="center"/>
                <w:hideMark/>
              </w:tcPr>
            </w:tcPrChange>
          </w:tcPr>
          <w:p w14:paraId="10BBCC47" w14:textId="77777777" w:rsidR="000D534A" w:rsidRPr="000D534A" w:rsidRDefault="000D534A" w:rsidP="000D534A">
            <w:pPr>
              <w:spacing w:after="0" w:line="240" w:lineRule="auto"/>
              <w:cnfStyle w:val="000000000000" w:firstRow="0" w:lastRow="0" w:firstColumn="0" w:lastColumn="0" w:oddVBand="0" w:evenVBand="0" w:oddHBand="0" w:evenHBand="0" w:firstRowFirstColumn="0" w:firstRowLastColumn="0" w:lastRowFirstColumn="0" w:lastRowLastColumn="0"/>
              <w:rPr>
                <w:ins w:id="4213" w:author="tao huang" w:date="2018-01-11T23:58:00Z"/>
                <w:rFonts w:eastAsia="Times New Roman" w:cs="Times New Roman"/>
                <w:sz w:val="22"/>
                <w:rPrChange w:id="4214" w:author="tao huang" w:date="2018-01-11T23:59:00Z">
                  <w:rPr>
                    <w:ins w:id="4215" w:author="tao huang" w:date="2018-01-11T23:58:00Z"/>
                    <w:rFonts w:eastAsia="Times New Roman" w:cs="Times New Roman"/>
                    <w:color w:val="000000"/>
                    <w:sz w:val="22"/>
                  </w:rPr>
                </w:rPrChange>
              </w:rPr>
            </w:pPr>
            <w:ins w:id="4216" w:author="tao huang" w:date="2018-01-11T23:58:00Z">
              <w:r w:rsidRPr="000D534A">
                <w:rPr>
                  <w:rFonts w:eastAsia="Times New Roman" w:cs="Times New Roman"/>
                  <w:sz w:val="22"/>
                  <w:rPrChange w:id="4217" w:author="tao huang" w:date="2018-01-11T23:59:00Z">
                    <w:rPr>
                      <w:rFonts w:eastAsia="Times New Roman" w:cs="Times New Roman"/>
                      <w:color w:val="000000"/>
                      <w:sz w:val="22"/>
                    </w:rPr>
                  </w:rPrChange>
                </w:rPr>
                <w:t>Estimate</w:t>
              </w:r>
            </w:ins>
          </w:p>
        </w:tc>
        <w:tc>
          <w:tcPr>
            <w:tcW w:w="951" w:type="dxa"/>
            <w:shd w:val="clear" w:color="auto" w:fill="FFFFFF" w:themeFill="background1"/>
            <w:noWrap/>
            <w:hideMark/>
            <w:tcPrChange w:id="4218" w:author="tao huang" w:date="2018-01-12T00:00:00Z">
              <w:tcPr>
                <w:tcW w:w="951" w:type="dxa"/>
                <w:gridSpan w:val="2"/>
                <w:tcBorders>
                  <w:top w:val="nil"/>
                  <w:left w:val="nil"/>
                  <w:bottom w:val="nil"/>
                  <w:right w:val="single" w:sz="8" w:space="0" w:color="auto"/>
                </w:tcBorders>
                <w:shd w:val="clear" w:color="auto" w:fill="auto"/>
                <w:noWrap/>
                <w:vAlign w:val="center"/>
                <w:hideMark/>
              </w:tcPr>
            </w:tcPrChange>
          </w:tcPr>
          <w:p w14:paraId="0F9872E6" w14:textId="77777777" w:rsidR="000D534A" w:rsidRPr="000D534A" w:rsidRDefault="000D534A" w:rsidP="000D534A">
            <w:pPr>
              <w:spacing w:after="0" w:line="240" w:lineRule="auto"/>
              <w:cnfStyle w:val="000000000000" w:firstRow="0" w:lastRow="0" w:firstColumn="0" w:lastColumn="0" w:oddVBand="0" w:evenVBand="0" w:oddHBand="0" w:evenHBand="0" w:firstRowFirstColumn="0" w:firstRowLastColumn="0" w:lastRowFirstColumn="0" w:lastRowLastColumn="0"/>
              <w:rPr>
                <w:ins w:id="4219" w:author="tao huang" w:date="2018-01-11T23:58:00Z"/>
                <w:rFonts w:eastAsia="Times New Roman" w:cs="Times New Roman"/>
                <w:sz w:val="22"/>
                <w:rPrChange w:id="4220" w:author="tao huang" w:date="2018-01-11T23:59:00Z">
                  <w:rPr>
                    <w:ins w:id="4221" w:author="tao huang" w:date="2018-01-11T23:58:00Z"/>
                    <w:rFonts w:eastAsia="Times New Roman" w:cs="Times New Roman"/>
                    <w:color w:val="000000"/>
                    <w:sz w:val="22"/>
                  </w:rPr>
                </w:rPrChange>
              </w:rPr>
            </w:pPr>
            <w:ins w:id="4222" w:author="tao huang" w:date="2018-01-11T23:58:00Z">
              <w:r w:rsidRPr="000D534A">
                <w:rPr>
                  <w:rFonts w:eastAsia="Times New Roman" w:cs="Times New Roman"/>
                  <w:sz w:val="22"/>
                  <w:rPrChange w:id="4223" w:author="tao huang" w:date="2018-01-11T23:59:00Z">
                    <w:rPr>
                      <w:rFonts w:eastAsia="Times New Roman" w:cs="Times New Roman"/>
                      <w:color w:val="000000"/>
                      <w:sz w:val="22"/>
                    </w:rPr>
                  </w:rPrChange>
                </w:rPr>
                <w:t>P-value</w:t>
              </w:r>
            </w:ins>
          </w:p>
        </w:tc>
        <w:tc>
          <w:tcPr>
            <w:tcW w:w="1032" w:type="dxa"/>
            <w:shd w:val="clear" w:color="auto" w:fill="FFFFFF" w:themeFill="background1"/>
            <w:noWrap/>
            <w:hideMark/>
            <w:tcPrChange w:id="4224" w:author="tao huang" w:date="2018-01-12T00:00:00Z">
              <w:tcPr>
                <w:tcW w:w="1032" w:type="dxa"/>
                <w:gridSpan w:val="2"/>
                <w:tcBorders>
                  <w:top w:val="nil"/>
                  <w:left w:val="nil"/>
                  <w:bottom w:val="nil"/>
                  <w:right w:val="nil"/>
                </w:tcBorders>
                <w:shd w:val="clear" w:color="auto" w:fill="auto"/>
                <w:noWrap/>
                <w:vAlign w:val="center"/>
                <w:hideMark/>
              </w:tcPr>
            </w:tcPrChange>
          </w:tcPr>
          <w:p w14:paraId="667C9BE2" w14:textId="77777777" w:rsidR="000D534A" w:rsidRPr="000D534A" w:rsidRDefault="000D534A" w:rsidP="000D534A">
            <w:pPr>
              <w:spacing w:after="0" w:line="240" w:lineRule="auto"/>
              <w:cnfStyle w:val="000000000000" w:firstRow="0" w:lastRow="0" w:firstColumn="0" w:lastColumn="0" w:oddVBand="0" w:evenVBand="0" w:oddHBand="0" w:evenHBand="0" w:firstRowFirstColumn="0" w:firstRowLastColumn="0" w:lastRowFirstColumn="0" w:lastRowLastColumn="0"/>
              <w:rPr>
                <w:ins w:id="4225" w:author="tao huang" w:date="2018-01-11T23:58:00Z"/>
                <w:rFonts w:eastAsia="Times New Roman" w:cs="Times New Roman"/>
                <w:sz w:val="22"/>
                <w:rPrChange w:id="4226" w:author="tao huang" w:date="2018-01-11T23:59:00Z">
                  <w:rPr>
                    <w:ins w:id="4227" w:author="tao huang" w:date="2018-01-11T23:58:00Z"/>
                    <w:rFonts w:eastAsia="Times New Roman" w:cs="Times New Roman"/>
                    <w:color w:val="000000"/>
                    <w:sz w:val="22"/>
                  </w:rPr>
                </w:rPrChange>
              </w:rPr>
            </w:pPr>
            <w:ins w:id="4228" w:author="tao huang" w:date="2018-01-11T23:58:00Z">
              <w:r w:rsidRPr="000D534A">
                <w:rPr>
                  <w:rFonts w:eastAsia="Times New Roman" w:cs="Times New Roman"/>
                  <w:sz w:val="22"/>
                  <w:rPrChange w:id="4229" w:author="tao huang" w:date="2018-01-11T23:59:00Z">
                    <w:rPr>
                      <w:rFonts w:eastAsia="Times New Roman" w:cs="Times New Roman"/>
                      <w:color w:val="000000"/>
                      <w:sz w:val="22"/>
                    </w:rPr>
                  </w:rPrChange>
                </w:rPr>
                <w:t>Estimate</w:t>
              </w:r>
            </w:ins>
          </w:p>
        </w:tc>
        <w:tc>
          <w:tcPr>
            <w:tcW w:w="904" w:type="dxa"/>
            <w:shd w:val="clear" w:color="auto" w:fill="FFFFFF" w:themeFill="background1"/>
            <w:noWrap/>
            <w:hideMark/>
            <w:tcPrChange w:id="4230" w:author="tao huang" w:date="2018-01-12T00:00:00Z">
              <w:tcPr>
                <w:tcW w:w="904" w:type="dxa"/>
                <w:gridSpan w:val="2"/>
                <w:tcBorders>
                  <w:top w:val="nil"/>
                  <w:left w:val="nil"/>
                  <w:bottom w:val="nil"/>
                  <w:right w:val="single" w:sz="8" w:space="0" w:color="auto"/>
                </w:tcBorders>
                <w:shd w:val="clear" w:color="auto" w:fill="auto"/>
                <w:noWrap/>
                <w:vAlign w:val="center"/>
                <w:hideMark/>
              </w:tcPr>
            </w:tcPrChange>
          </w:tcPr>
          <w:p w14:paraId="557529BE" w14:textId="77777777" w:rsidR="000D534A" w:rsidRPr="000D534A" w:rsidRDefault="000D534A" w:rsidP="000D534A">
            <w:pPr>
              <w:spacing w:after="0" w:line="240" w:lineRule="auto"/>
              <w:cnfStyle w:val="000000000000" w:firstRow="0" w:lastRow="0" w:firstColumn="0" w:lastColumn="0" w:oddVBand="0" w:evenVBand="0" w:oddHBand="0" w:evenHBand="0" w:firstRowFirstColumn="0" w:firstRowLastColumn="0" w:lastRowFirstColumn="0" w:lastRowLastColumn="0"/>
              <w:rPr>
                <w:ins w:id="4231" w:author="tao huang" w:date="2018-01-11T23:58:00Z"/>
                <w:rFonts w:eastAsia="Times New Roman" w:cs="Times New Roman"/>
                <w:sz w:val="22"/>
                <w:rPrChange w:id="4232" w:author="tao huang" w:date="2018-01-11T23:59:00Z">
                  <w:rPr>
                    <w:ins w:id="4233" w:author="tao huang" w:date="2018-01-11T23:58:00Z"/>
                    <w:rFonts w:eastAsia="Times New Roman" w:cs="Times New Roman"/>
                    <w:color w:val="000000"/>
                    <w:sz w:val="22"/>
                  </w:rPr>
                </w:rPrChange>
              </w:rPr>
            </w:pPr>
            <w:ins w:id="4234" w:author="tao huang" w:date="2018-01-11T23:58:00Z">
              <w:r w:rsidRPr="000D534A">
                <w:rPr>
                  <w:rFonts w:eastAsia="Times New Roman" w:cs="Times New Roman"/>
                  <w:sz w:val="22"/>
                  <w:rPrChange w:id="4235" w:author="tao huang" w:date="2018-01-11T23:59:00Z">
                    <w:rPr>
                      <w:rFonts w:eastAsia="Times New Roman" w:cs="Times New Roman"/>
                      <w:color w:val="000000"/>
                      <w:sz w:val="22"/>
                    </w:rPr>
                  </w:rPrChange>
                </w:rPr>
                <w:t>P-value</w:t>
              </w:r>
            </w:ins>
          </w:p>
        </w:tc>
        <w:tc>
          <w:tcPr>
            <w:tcW w:w="1039" w:type="dxa"/>
            <w:shd w:val="clear" w:color="auto" w:fill="FFFFFF" w:themeFill="background1"/>
            <w:noWrap/>
            <w:hideMark/>
            <w:tcPrChange w:id="4236" w:author="tao huang" w:date="2018-01-12T00:00:00Z">
              <w:tcPr>
                <w:tcW w:w="1039" w:type="dxa"/>
                <w:gridSpan w:val="2"/>
                <w:tcBorders>
                  <w:top w:val="nil"/>
                  <w:left w:val="nil"/>
                  <w:bottom w:val="nil"/>
                  <w:right w:val="nil"/>
                </w:tcBorders>
                <w:shd w:val="clear" w:color="auto" w:fill="auto"/>
                <w:noWrap/>
                <w:vAlign w:val="center"/>
                <w:hideMark/>
              </w:tcPr>
            </w:tcPrChange>
          </w:tcPr>
          <w:p w14:paraId="0ACF511E" w14:textId="77777777" w:rsidR="000D534A" w:rsidRPr="000D534A" w:rsidRDefault="000D534A" w:rsidP="000D534A">
            <w:pPr>
              <w:spacing w:after="0" w:line="240" w:lineRule="auto"/>
              <w:cnfStyle w:val="000000000000" w:firstRow="0" w:lastRow="0" w:firstColumn="0" w:lastColumn="0" w:oddVBand="0" w:evenVBand="0" w:oddHBand="0" w:evenHBand="0" w:firstRowFirstColumn="0" w:firstRowLastColumn="0" w:lastRowFirstColumn="0" w:lastRowLastColumn="0"/>
              <w:rPr>
                <w:ins w:id="4237" w:author="tao huang" w:date="2018-01-11T23:58:00Z"/>
                <w:rFonts w:eastAsia="Times New Roman" w:cs="Times New Roman"/>
                <w:sz w:val="22"/>
                <w:rPrChange w:id="4238" w:author="tao huang" w:date="2018-01-11T23:59:00Z">
                  <w:rPr>
                    <w:ins w:id="4239" w:author="tao huang" w:date="2018-01-11T23:58:00Z"/>
                    <w:rFonts w:eastAsia="Times New Roman" w:cs="Times New Roman"/>
                    <w:color w:val="000000"/>
                    <w:sz w:val="22"/>
                  </w:rPr>
                </w:rPrChange>
              </w:rPr>
            </w:pPr>
            <w:ins w:id="4240" w:author="tao huang" w:date="2018-01-11T23:58:00Z">
              <w:r w:rsidRPr="000D534A">
                <w:rPr>
                  <w:rFonts w:eastAsia="Times New Roman" w:cs="Times New Roman"/>
                  <w:sz w:val="22"/>
                  <w:rPrChange w:id="4241" w:author="tao huang" w:date="2018-01-11T23:59:00Z">
                    <w:rPr>
                      <w:rFonts w:eastAsia="Times New Roman" w:cs="Times New Roman"/>
                      <w:color w:val="000000"/>
                      <w:sz w:val="22"/>
                    </w:rPr>
                  </w:rPrChange>
                </w:rPr>
                <w:t>Estimate</w:t>
              </w:r>
            </w:ins>
          </w:p>
        </w:tc>
        <w:tc>
          <w:tcPr>
            <w:tcW w:w="897" w:type="dxa"/>
            <w:shd w:val="clear" w:color="auto" w:fill="FFFFFF" w:themeFill="background1"/>
            <w:noWrap/>
            <w:hideMark/>
            <w:tcPrChange w:id="4242" w:author="tao huang" w:date="2018-01-12T00:00:00Z">
              <w:tcPr>
                <w:tcW w:w="897" w:type="dxa"/>
                <w:gridSpan w:val="2"/>
                <w:tcBorders>
                  <w:top w:val="nil"/>
                  <w:left w:val="nil"/>
                  <w:bottom w:val="nil"/>
                  <w:right w:val="nil"/>
                </w:tcBorders>
                <w:shd w:val="clear" w:color="auto" w:fill="auto"/>
                <w:noWrap/>
                <w:vAlign w:val="center"/>
                <w:hideMark/>
              </w:tcPr>
            </w:tcPrChange>
          </w:tcPr>
          <w:p w14:paraId="4E679F60" w14:textId="77777777" w:rsidR="000D534A" w:rsidRPr="000D534A" w:rsidRDefault="000D534A" w:rsidP="000D534A">
            <w:pPr>
              <w:spacing w:after="0" w:line="240" w:lineRule="auto"/>
              <w:cnfStyle w:val="000000000000" w:firstRow="0" w:lastRow="0" w:firstColumn="0" w:lastColumn="0" w:oddVBand="0" w:evenVBand="0" w:oddHBand="0" w:evenHBand="0" w:firstRowFirstColumn="0" w:firstRowLastColumn="0" w:lastRowFirstColumn="0" w:lastRowLastColumn="0"/>
              <w:rPr>
                <w:ins w:id="4243" w:author="tao huang" w:date="2018-01-11T23:58:00Z"/>
                <w:rFonts w:eastAsia="Times New Roman" w:cs="Times New Roman"/>
                <w:sz w:val="22"/>
                <w:rPrChange w:id="4244" w:author="tao huang" w:date="2018-01-11T23:59:00Z">
                  <w:rPr>
                    <w:ins w:id="4245" w:author="tao huang" w:date="2018-01-11T23:58:00Z"/>
                    <w:rFonts w:eastAsia="Times New Roman" w:cs="Times New Roman"/>
                    <w:color w:val="000000"/>
                    <w:sz w:val="22"/>
                  </w:rPr>
                </w:rPrChange>
              </w:rPr>
            </w:pPr>
            <w:ins w:id="4246" w:author="tao huang" w:date="2018-01-11T23:58:00Z">
              <w:r w:rsidRPr="000D534A">
                <w:rPr>
                  <w:rFonts w:eastAsia="Times New Roman" w:cs="Times New Roman"/>
                  <w:sz w:val="22"/>
                  <w:rPrChange w:id="4247" w:author="tao huang" w:date="2018-01-11T23:59:00Z">
                    <w:rPr>
                      <w:rFonts w:eastAsia="Times New Roman" w:cs="Times New Roman"/>
                      <w:color w:val="000000"/>
                      <w:sz w:val="22"/>
                    </w:rPr>
                  </w:rPrChange>
                </w:rPr>
                <w:t>P-value</w:t>
              </w:r>
            </w:ins>
          </w:p>
        </w:tc>
        <w:tc>
          <w:tcPr>
            <w:tcW w:w="993" w:type="dxa"/>
            <w:shd w:val="clear" w:color="auto" w:fill="FFFFFF" w:themeFill="background1"/>
            <w:noWrap/>
            <w:hideMark/>
            <w:tcPrChange w:id="4248" w:author="tao huang" w:date="2018-01-12T00:00:00Z">
              <w:tcPr>
                <w:tcW w:w="993" w:type="dxa"/>
                <w:gridSpan w:val="2"/>
                <w:tcBorders>
                  <w:top w:val="nil"/>
                  <w:left w:val="nil"/>
                  <w:bottom w:val="single" w:sz="8" w:space="0" w:color="666666"/>
                  <w:right w:val="nil"/>
                </w:tcBorders>
                <w:shd w:val="clear" w:color="auto" w:fill="auto"/>
                <w:noWrap/>
                <w:vAlign w:val="center"/>
                <w:hideMark/>
              </w:tcPr>
            </w:tcPrChange>
          </w:tcPr>
          <w:p w14:paraId="7859F78B"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249" w:author="tao huang" w:date="2018-01-11T23:58:00Z"/>
                <w:rFonts w:eastAsia="Times New Roman" w:cs="Times New Roman"/>
                <w:sz w:val="22"/>
                <w:rPrChange w:id="4250" w:author="tao huang" w:date="2018-01-11T23:59:00Z">
                  <w:rPr>
                    <w:ins w:id="4251" w:author="tao huang" w:date="2018-01-11T23:58:00Z"/>
                    <w:rFonts w:eastAsia="Times New Roman" w:cs="Times New Roman"/>
                    <w:color w:val="000000"/>
                    <w:sz w:val="22"/>
                  </w:rPr>
                </w:rPrChange>
              </w:rPr>
            </w:pPr>
            <w:ins w:id="4252" w:author="tao huang" w:date="2018-01-11T23:58:00Z">
              <w:r w:rsidRPr="000D534A">
                <w:rPr>
                  <w:rFonts w:eastAsia="Times New Roman" w:cs="Times New Roman"/>
                  <w:sz w:val="22"/>
                  <w:rPrChange w:id="4253" w:author="tao huang" w:date="2018-01-11T23:59:00Z">
                    <w:rPr>
                      <w:rFonts w:eastAsia="Times New Roman" w:cs="Times New Roman"/>
                      <w:color w:val="000000"/>
                      <w:sz w:val="22"/>
                    </w:rPr>
                  </w:rPrChange>
                </w:rPr>
                <w:t>Estimate</w:t>
              </w:r>
            </w:ins>
          </w:p>
        </w:tc>
        <w:tc>
          <w:tcPr>
            <w:tcW w:w="943" w:type="dxa"/>
            <w:shd w:val="clear" w:color="auto" w:fill="FFFFFF" w:themeFill="background1"/>
            <w:noWrap/>
            <w:hideMark/>
            <w:tcPrChange w:id="4254" w:author="tao huang" w:date="2018-01-12T00:00:00Z">
              <w:tcPr>
                <w:tcW w:w="943" w:type="dxa"/>
                <w:gridSpan w:val="2"/>
                <w:tcBorders>
                  <w:top w:val="nil"/>
                  <w:left w:val="nil"/>
                  <w:bottom w:val="single" w:sz="8" w:space="0" w:color="666666"/>
                  <w:right w:val="single" w:sz="8" w:space="0" w:color="auto"/>
                </w:tcBorders>
                <w:shd w:val="clear" w:color="auto" w:fill="auto"/>
                <w:noWrap/>
                <w:vAlign w:val="center"/>
                <w:hideMark/>
              </w:tcPr>
            </w:tcPrChange>
          </w:tcPr>
          <w:p w14:paraId="2E7A8F40"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255" w:author="tao huang" w:date="2018-01-11T23:58:00Z"/>
                <w:rFonts w:eastAsia="Times New Roman" w:cs="Times New Roman"/>
                <w:sz w:val="22"/>
                <w:rPrChange w:id="4256" w:author="tao huang" w:date="2018-01-11T23:59:00Z">
                  <w:rPr>
                    <w:ins w:id="4257" w:author="tao huang" w:date="2018-01-11T23:58:00Z"/>
                    <w:rFonts w:eastAsia="Times New Roman" w:cs="Times New Roman"/>
                    <w:color w:val="000000"/>
                    <w:sz w:val="22"/>
                  </w:rPr>
                </w:rPrChange>
              </w:rPr>
            </w:pPr>
            <w:ins w:id="4258" w:author="tao huang" w:date="2018-01-11T23:58:00Z">
              <w:r w:rsidRPr="000D534A">
                <w:rPr>
                  <w:rFonts w:eastAsia="Times New Roman" w:cs="Times New Roman"/>
                  <w:sz w:val="22"/>
                  <w:rPrChange w:id="4259" w:author="tao huang" w:date="2018-01-11T23:59:00Z">
                    <w:rPr>
                      <w:rFonts w:eastAsia="Times New Roman" w:cs="Times New Roman"/>
                      <w:color w:val="000000"/>
                      <w:sz w:val="22"/>
                    </w:rPr>
                  </w:rPrChange>
                </w:rPr>
                <w:t>P-value</w:t>
              </w:r>
            </w:ins>
          </w:p>
        </w:tc>
        <w:tc>
          <w:tcPr>
            <w:tcW w:w="996" w:type="dxa"/>
            <w:shd w:val="clear" w:color="auto" w:fill="FFFFFF" w:themeFill="background1"/>
            <w:noWrap/>
            <w:hideMark/>
            <w:tcPrChange w:id="4260" w:author="tao huang" w:date="2018-01-12T00:00:00Z">
              <w:tcPr>
                <w:tcW w:w="996" w:type="dxa"/>
                <w:gridSpan w:val="2"/>
                <w:tcBorders>
                  <w:top w:val="nil"/>
                  <w:left w:val="nil"/>
                  <w:bottom w:val="single" w:sz="8" w:space="0" w:color="666666"/>
                  <w:right w:val="nil"/>
                </w:tcBorders>
                <w:shd w:val="clear" w:color="auto" w:fill="auto"/>
                <w:noWrap/>
                <w:vAlign w:val="center"/>
                <w:hideMark/>
              </w:tcPr>
            </w:tcPrChange>
          </w:tcPr>
          <w:p w14:paraId="2ED6588D"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261" w:author="tao huang" w:date="2018-01-11T23:58:00Z"/>
                <w:rFonts w:eastAsia="Times New Roman" w:cs="Times New Roman"/>
                <w:sz w:val="22"/>
                <w:rPrChange w:id="4262" w:author="tao huang" w:date="2018-01-11T23:59:00Z">
                  <w:rPr>
                    <w:ins w:id="4263" w:author="tao huang" w:date="2018-01-11T23:58:00Z"/>
                    <w:rFonts w:eastAsia="Times New Roman" w:cs="Times New Roman"/>
                    <w:color w:val="000000"/>
                    <w:sz w:val="22"/>
                  </w:rPr>
                </w:rPrChange>
              </w:rPr>
              <w:pPrChange w:id="4264" w:author="tao huang" w:date="2018-01-12T00:0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ins w:id="4265" w:author="tao huang" w:date="2018-01-11T23:58:00Z">
              <w:r w:rsidRPr="000D534A">
                <w:rPr>
                  <w:rFonts w:eastAsia="Times New Roman" w:cs="Times New Roman"/>
                  <w:sz w:val="22"/>
                  <w:rPrChange w:id="4266" w:author="tao huang" w:date="2018-01-11T23:59:00Z">
                    <w:rPr>
                      <w:rFonts w:eastAsia="Times New Roman" w:cs="Times New Roman"/>
                      <w:color w:val="000000"/>
                      <w:sz w:val="22"/>
                    </w:rPr>
                  </w:rPrChange>
                </w:rPr>
                <w:t>Estimate</w:t>
              </w:r>
            </w:ins>
          </w:p>
        </w:tc>
        <w:tc>
          <w:tcPr>
            <w:tcW w:w="940" w:type="dxa"/>
            <w:shd w:val="clear" w:color="auto" w:fill="FFFFFF" w:themeFill="background1"/>
            <w:noWrap/>
            <w:hideMark/>
            <w:tcPrChange w:id="4267" w:author="tao huang" w:date="2018-01-12T00:00:00Z">
              <w:tcPr>
                <w:tcW w:w="940" w:type="dxa"/>
                <w:gridSpan w:val="2"/>
                <w:tcBorders>
                  <w:top w:val="nil"/>
                  <w:left w:val="nil"/>
                  <w:bottom w:val="single" w:sz="8" w:space="0" w:color="666666"/>
                  <w:right w:val="single" w:sz="8" w:space="0" w:color="auto"/>
                </w:tcBorders>
                <w:shd w:val="clear" w:color="auto" w:fill="auto"/>
                <w:noWrap/>
                <w:vAlign w:val="center"/>
                <w:hideMark/>
              </w:tcPr>
            </w:tcPrChange>
          </w:tcPr>
          <w:p w14:paraId="700FEBF1"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268" w:author="tao huang" w:date="2018-01-11T23:58:00Z"/>
                <w:rFonts w:eastAsia="Times New Roman" w:cs="Times New Roman"/>
                <w:sz w:val="22"/>
                <w:rPrChange w:id="4269" w:author="tao huang" w:date="2018-01-11T23:59:00Z">
                  <w:rPr>
                    <w:ins w:id="4270" w:author="tao huang" w:date="2018-01-11T23:58:00Z"/>
                    <w:rFonts w:eastAsia="Times New Roman" w:cs="Times New Roman"/>
                    <w:color w:val="000000"/>
                    <w:sz w:val="22"/>
                  </w:rPr>
                </w:rPrChange>
              </w:rPr>
            </w:pPr>
            <w:ins w:id="4271" w:author="tao huang" w:date="2018-01-11T23:58:00Z">
              <w:r w:rsidRPr="000D534A">
                <w:rPr>
                  <w:rFonts w:eastAsia="Times New Roman" w:cs="Times New Roman"/>
                  <w:sz w:val="22"/>
                  <w:rPrChange w:id="4272" w:author="tao huang" w:date="2018-01-11T23:59:00Z">
                    <w:rPr>
                      <w:rFonts w:eastAsia="Times New Roman" w:cs="Times New Roman"/>
                      <w:color w:val="000000"/>
                      <w:sz w:val="22"/>
                    </w:rPr>
                  </w:rPrChange>
                </w:rPr>
                <w:t>P-value</w:t>
              </w:r>
            </w:ins>
          </w:p>
        </w:tc>
      </w:tr>
      <w:tr w:rsidR="000D534A" w:rsidRPr="000D534A" w14:paraId="47975FFB" w14:textId="77777777" w:rsidTr="000D534A">
        <w:tblPrEx>
          <w:tblPrExChange w:id="4273" w:author="tao huang" w:date="2018-01-12T00:00:00Z">
            <w:tblPrEx>
              <w:tblW w:w="14835" w:type="dxa"/>
            </w:tblPrEx>
          </w:tblPrExChange>
        </w:tblPrEx>
        <w:trPr>
          <w:cnfStyle w:val="000000100000" w:firstRow="0" w:lastRow="0" w:firstColumn="0" w:lastColumn="0" w:oddVBand="0" w:evenVBand="0" w:oddHBand="1" w:evenHBand="0" w:firstRowFirstColumn="0" w:firstRowLastColumn="0" w:lastRowFirstColumn="0" w:lastRowLastColumn="0"/>
          <w:trHeight w:val="20"/>
          <w:ins w:id="4274" w:author="tao huang" w:date="2018-01-11T23:58:00Z"/>
          <w:trPrChange w:id="4275" w:author="tao huang" w:date="2018-01-12T00:00:00Z">
            <w:trPr>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4276" w:author="tao huang" w:date="2018-01-12T00:00:00Z">
              <w:tcPr>
                <w:tcW w:w="3119" w:type="dxa"/>
                <w:gridSpan w:val="2"/>
                <w:shd w:val="clear" w:color="auto" w:fill="auto"/>
                <w:noWrap/>
                <w:hideMark/>
              </w:tcPr>
            </w:tcPrChange>
          </w:tcPr>
          <w:p w14:paraId="559BE8E6" w14:textId="77777777" w:rsidR="000D534A" w:rsidRPr="00E064CA" w:rsidRDefault="000D534A" w:rsidP="00E064CA">
            <w:pPr>
              <w:spacing w:after="0" w:line="240" w:lineRule="auto"/>
              <w:cnfStyle w:val="001000100000" w:firstRow="0" w:lastRow="0" w:firstColumn="1" w:lastColumn="0" w:oddVBand="0" w:evenVBand="0" w:oddHBand="1" w:evenHBand="0" w:firstRowFirstColumn="0" w:firstRowLastColumn="0" w:lastRowFirstColumn="0" w:lastRowLastColumn="0"/>
              <w:rPr>
                <w:ins w:id="4277" w:author="tao huang" w:date="2018-01-11T23:58:00Z"/>
                <w:rFonts w:eastAsia="Times New Roman" w:cs="Times New Roman"/>
                <w:b w:val="0"/>
                <w:iCs/>
                <w:sz w:val="22"/>
                <w:rPrChange w:id="4278" w:author="tao huang" w:date="2018-01-12T00:25:00Z">
                  <w:rPr>
                    <w:ins w:id="4279" w:author="tao huang" w:date="2018-01-11T23:58:00Z"/>
                    <w:rFonts w:eastAsia="Times New Roman" w:cs="Times New Roman"/>
                    <w:i/>
                    <w:iCs/>
                    <w:color w:val="000000"/>
                    <w:sz w:val="22"/>
                  </w:rPr>
                </w:rPrChange>
              </w:rPr>
              <w:pPrChange w:id="4280" w:author="tao huang" w:date="2018-01-12T00:25: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4281" w:author="tao huang" w:date="2018-01-11T23:58:00Z">
              <w:r w:rsidRPr="00E064CA">
                <w:rPr>
                  <w:rFonts w:eastAsia="Times New Roman" w:cs="Times New Roman"/>
                  <w:b w:val="0"/>
                  <w:iCs/>
                  <w:sz w:val="22"/>
                  <w:rPrChange w:id="4282" w:author="tao huang" w:date="2018-01-12T00:25:00Z">
                    <w:rPr>
                      <w:rFonts w:eastAsia="Times New Roman" w:cs="Times New Roman"/>
                      <w:i/>
                      <w:iCs/>
                      <w:color w:val="000000"/>
                      <w:sz w:val="22"/>
                    </w:rPr>
                  </w:rPrChange>
                </w:rPr>
                <w:t>Outliers and general variations</w:t>
              </w:r>
            </w:ins>
          </w:p>
        </w:tc>
        <w:tc>
          <w:tcPr>
            <w:tcW w:w="1026" w:type="dxa"/>
            <w:shd w:val="clear" w:color="auto" w:fill="FFFFFF" w:themeFill="background1"/>
            <w:noWrap/>
            <w:hideMark/>
            <w:tcPrChange w:id="4283" w:author="tao huang" w:date="2018-01-12T00:00:00Z">
              <w:tcPr>
                <w:tcW w:w="1026" w:type="dxa"/>
                <w:gridSpan w:val="2"/>
                <w:shd w:val="clear" w:color="auto" w:fill="auto"/>
                <w:noWrap/>
                <w:hideMark/>
              </w:tcPr>
            </w:tcPrChange>
          </w:tcPr>
          <w:p w14:paraId="59429785"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284" w:author="tao huang" w:date="2018-01-11T23:58:00Z"/>
                <w:rFonts w:eastAsia="Times New Roman" w:cs="Times New Roman"/>
                <w:sz w:val="22"/>
                <w:rPrChange w:id="4285" w:author="tao huang" w:date="2018-01-11T23:59:00Z">
                  <w:rPr>
                    <w:ins w:id="4286" w:author="tao huang" w:date="2018-01-11T23:58:00Z"/>
                    <w:rFonts w:eastAsia="Times New Roman" w:cs="Times New Roman"/>
                    <w:color w:val="000000"/>
                    <w:sz w:val="22"/>
                  </w:rPr>
                </w:rPrChange>
              </w:rPr>
            </w:pPr>
            <w:ins w:id="4287" w:author="tao huang" w:date="2018-01-11T23:58:00Z">
              <w:r w:rsidRPr="000D534A">
                <w:rPr>
                  <w:rFonts w:eastAsia="Times New Roman" w:cs="Times New Roman"/>
                  <w:sz w:val="22"/>
                  <w:rPrChange w:id="4288" w:author="tao huang" w:date="2018-01-11T23:59:00Z">
                    <w:rPr>
                      <w:rFonts w:eastAsia="Times New Roman" w:cs="Times New Roman"/>
                      <w:color w:val="000000"/>
                      <w:sz w:val="22"/>
                    </w:rPr>
                  </w:rPrChange>
                </w:rPr>
                <w:t>0.2</w:t>
              </w:r>
            </w:ins>
          </w:p>
        </w:tc>
        <w:tc>
          <w:tcPr>
            <w:tcW w:w="910" w:type="dxa"/>
            <w:shd w:val="clear" w:color="auto" w:fill="FFFFFF" w:themeFill="background1"/>
            <w:noWrap/>
            <w:hideMark/>
            <w:tcPrChange w:id="4289" w:author="tao huang" w:date="2018-01-12T00:00:00Z">
              <w:tcPr>
                <w:tcW w:w="910" w:type="dxa"/>
                <w:gridSpan w:val="2"/>
                <w:shd w:val="clear" w:color="auto" w:fill="auto"/>
                <w:noWrap/>
                <w:hideMark/>
              </w:tcPr>
            </w:tcPrChange>
          </w:tcPr>
          <w:p w14:paraId="6ABBAC98"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290" w:author="tao huang" w:date="2018-01-11T23:58:00Z"/>
                <w:rFonts w:eastAsia="Times New Roman" w:cs="Times New Roman"/>
                <w:sz w:val="22"/>
                <w:rPrChange w:id="4291" w:author="tao huang" w:date="2018-01-11T23:59:00Z">
                  <w:rPr>
                    <w:ins w:id="4292" w:author="tao huang" w:date="2018-01-11T23:58:00Z"/>
                    <w:rFonts w:eastAsia="Times New Roman" w:cs="Times New Roman"/>
                    <w:color w:val="000000"/>
                    <w:sz w:val="22"/>
                  </w:rPr>
                </w:rPrChange>
              </w:rPr>
            </w:pPr>
            <w:ins w:id="4293" w:author="tao huang" w:date="2018-01-11T23:58:00Z">
              <w:r w:rsidRPr="000D534A">
                <w:rPr>
                  <w:rFonts w:eastAsia="Times New Roman" w:cs="Times New Roman"/>
                  <w:sz w:val="22"/>
                  <w:rPrChange w:id="4294" w:author="tao huang" w:date="2018-01-11T23:59:00Z">
                    <w:rPr>
                      <w:rFonts w:eastAsia="Times New Roman" w:cs="Times New Roman"/>
                      <w:color w:val="000000"/>
                      <w:sz w:val="22"/>
                    </w:rPr>
                  </w:rPrChange>
                </w:rPr>
                <w:t>0.085</w:t>
              </w:r>
            </w:ins>
          </w:p>
        </w:tc>
        <w:tc>
          <w:tcPr>
            <w:tcW w:w="1085" w:type="dxa"/>
            <w:shd w:val="clear" w:color="auto" w:fill="FFFFFF" w:themeFill="background1"/>
            <w:noWrap/>
            <w:hideMark/>
            <w:tcPrChange w:id="4295" w:author="tao huang" w:date="2018-01-12T00:00:00Z">
              <w:tcPr>
                <w:tcW w:w="1085" w:type="dxa"/>
                <w:gridSpan w:val="2"/>
                <w:shd w:val="clear" w:color="auto" w:fill="auto"/>
                <w:noWrap/>
                <w:hideMark/>
              </w:tcPr>
            </w:tcPrChange>
          </w:tcPr>
          <w:p w14:paraId="3CD936E9"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296" w:author="tao huang" w:date="2018-01-11T23:58:00Z"/>
                <w:rFonts w:eastAsia="Times New Roman" w:cs="Times New Roman"/>
                <w:sz w:val="22"/>
                <w:rPrChange w:id="4297" w:author="tao huang" w:date="2018-01-11T23:59:00Z">
                  <w:rPr>
                    <w:ins w:id="4298" w:author="tao huang" w:date="2018-01-11T23:58:00Z"/>
                    <w:rFonts w:eastAsia="Times New Roman" w:cs="Times New Roman"/>
                    <w:color w:val="000000"/>
                    <w:sz w:val="22"/>
                  </w:rPr>
                </w:rPrChange>
              </w:rPr>
            </w:pPr>
            <w:ins w:id="4299" w:author="tao huang" w:date="2018-01-11T23:58:00Z">
              <w:r w:rsidRPr="000D534A">
                <w:rPr>
                  <w:rFonts w:eastAsia="Times New Roman" w:cs="Times New Roman"/>
                  <w:sz w:val="22"/>
                  <w:rPrChange w:id="4300" w:author="tao huang" w:date="2018-01-11T23:59:00Z">
                    <w:rPr>
                      <w:rFonts w:eastAsia="Times New Roman" w:cs="Times New Roman"/>
                      <w:color w:val="000000"/>
                      <w:sz w:val="22"/>
                    </w:rPr>
                  </w:rPrChange>
                </w:rPr>
                <w:t>0.4</w:t>
              </w:r>
            </w:ins>
          </w:p>
        </w:tc>
        <w:tc>
          <w:tcPr>
            <w:tcW w:w="951" w:type="dxa"/>
            <w:shd w:val="clear" w:color="auto" w:fill="FFFFFF" w:themeFill="background1"/>
            <w:noWrap/>
            <w:hideMark/>
            <w:tcPrChange w:id="4301" w:author="tao huang" w:date="2018-01-12T00:00:00Z">
              <w:tcPr>
                <w:tcW w:w="951" w:type="dxa"/>
                <w:gridSpan w:val="2"/>
                <w:shd w:val="clear" w:color="auto" w:fill="auto"/>
                <w:noWrap/>
                <w:hideMark/>
              </w:tcPr>
            </w:tcPrChange>
          </w:tcPr>
          <w:p w14:paraId="741C4D80"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302" w:author="tao huang" w:date="2018-01-11T23:58:00Z"/>
                <w:rFonts w:eastAsia="Times New Roman" w:cs="Times New Roman"/>
                <w:sz w:val="22"/>
                <w:rPrChange w:id="4303" w:author="tao huang" w:date="2018-01-11T23:59:00Z">
                  <w:rPr>
                    <w:ins w:id="4304" w:author="tao huang" w:date="2018-01-11T23:58:00Z"/>
                    <w:rFonts w:eastAsia="Times New Roman" w:cs="Times New Roman"/>
                    <w:color w:val="000000"/>
                    <w:sz w:val="22"/>
                  </w:rPr>
                </w:rPrChange>
              </w:rPr>
            </w:pPr>
            <w:ins w:id="4305" w:author="tao huang" w:date="2018-01-11T23:58:00Z">
              <w:r w:rsidRPr="000D534A">
                <w:rPr>
                  <w:rFonts w:eastAsia="Times New Roman" w:cs="Times New Roman"/>
                  <w:sz w:val="22"/>
                  <w:rPrChange w:id="4306" w:author="tao huang" w:date="2018-01-11T23:59:00Z">
                    <w:rPr>
                      <w:rFonts w:eastAsia="Times New Roman" w:cs="Times New Roman"/>
                      <w:color w:val="000000"/>
                      <w:sz w:val="22"/>
                    </w:rPr>
                  </w:rPrChange>
                </w:rPr>
                <w:t>0.013</w:t>
              </w:r>
            </w:ins>
          </w:p>
        </w:tc>
        <w:tc>
          <w:tcPr>
            <w:tcW w:w="1032" w:type="dxa"/>
            <w:shd w:val="clear" w:color="auto" w:fill="FFFFFF" w:themeFill="background1"/>
            <w:noWrap/>
            <w:hideMark/>
            <w:tcPrChange w:id="4307" w:author="tao huang" w:date="2018-01-12T00:00:00Z">
              <w:tcPr>
                <w:tcW w:w="1032" w:type="dxa"/>
                <w:gridSpan w:val="2"/>
                <w:shd w:val="clear" w:color="auto" w:fill="auto"/>
                <w:noWrap/>
                <w:hideMark/>
              </w:tcPr>
            </w:tcPrChange>
          </w:tcPr>
          <w:p w14:paraId="7CD624ED"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308" w:author="tao huang" w:date="2018-01-11T23:58:00Z"/>
                <w:rFonts w:eastAsia="Times New Roman" w:cs="Times New Roman"/>
                <w:sz w:val="22"/>
                <w:rPrChange w:id="4309" w:author="tao huang" w:date="2018-01-11T23:59:00Z">
                  <w:rPr>
                    <w:ins w:id="4310" w:author="tao huang" w:date="2018-01-11T23:58:00Z"/>
                    <w:rFonts w:eastAsia="Times New Roman" w:cs="Times New Roman"/>
                    <w:color w:val="000000"/>
                    <w:sz w:val="22"/>
                  </w:rPr>
                </w:rPrChange>
              </w:rPr>
            </w:pPr>
            <w:ins w:id="4311" w:author="tao huang" w:date="2018-01-11T23:58:00Z">
              <w:r w:rsidRPr="000D534A">
                <w:rPr>
                  <w:rFonts w:eastAsia="Times New Roman" w:cs="Times New Roman"/>
                  <w:sz w:val="22"/>
                  <w:rPrChange w:id="4312" w:author="tao huang" w:date="2018-01-11T23:59:00Z">
                    <w:rPr>
                      <w:rFonts w:eastAsia="Times New Roman" w:cs="Times New Roman"/>
                      <w:color w:val="000000"/>
                      <w:sz w:val="22"/>
                    </w:rPr>
                  </w:rPrChange>
                </w:rPr>
                <w:t>-0.5</w:t>
              </w:r>
            </w:ins>
          </w:p>
        </w:tc>
        <w:tc>
          <w:tcPr>
            <w:tcW w:w="904" w:type="dxa"/>
            <w:shd w:val="clear" w:color="auto" w:fill="FFFFFF" w:themeFill="background1"/>
            <w:noWrap/>
            <w:hideMark/>
            <w:tcPrChange w:id="4313" w:author="tao huang" w:date="2018-01-12T00:00:00Z">
              <w:tcPr>
                <w:tcW w:w="904" w:type="dxa"/>
                <w:gridSpan w:val="2"/>
                <w:shd w:val="clear" w:color="auto" w:fill="auto"/>
                <w:noWrap/>
                <w:hideMark/>
              </w:tcPr>
            </w:tcPrChange>
          </w:tcPr>
          <w:p w14:paraId="3E539AFF"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314" w:author="tao huang" w:date="2018-01-11T23:58:00Z"/>
                <w:rFonts w:eastAsia="Times New Roman" w:cs="Times New Roman"/>
                <w:sz w:val="22"/>
                <w:rPrChange w:id="4315" w:author="tao huang" w:date="2018-01-11T23:59:00Z">
                  <w:rPr>
                    <w:ins w:id="4316" w:author="tao huang" w:date="2018-01-11T23:58:00Z"/>
                    <w:rFonts w:eastAsia="Times New Roman" w:cs="Times New Roman"/>
                    <w:color w:val="000000"/>
                    <w:sz w:val="22"/>
                  </w:rPr>
                </w:rPrChange>
              </w:rPr>
            </w:pPr>
            <w:ins w:id="4317" w:author="tao huang" w:date="2018-01-11T23:58:00Z">
              <w:r w:rsidRPr="000D534A">
                <w:rPr>
                  <w:rFonts w:eastAsia="Times New Roman" w:cs="Times New Roman"/>
                  <w:sz w:val="22"/>
                  <w:rPrChange w:id="4318" w:author="tao huang" w:date="2018-01-11T23:59:00Z">
                    <w:rPr>
                      <w:rFonts w:eastAsia="Times New Roman" w:cs="Times New Roman"/>
                      <w:color w:val="000000"/>
                      <w:sz w:val="22"/>
                    </w:rPr>
                  </w:rPrChange>
                </w:rPr>
                <w:t>0.155</w:t>
              </w:r>
            </w:ins>
          </w:p>
        </w:tc>
        <w:tc>
          <w:tcPr>
            <w:tcW w:w="1039" w:type="dxa"/>
            <w:shd w:val="clear" w:color="auto" w:fill="FFFFFF" w:themeFill="background1"/>
            <w:noWrap/>
            <w:hideMark/>
            <w:tcPrChange w:id="4319" w:author="tao huang" w:date="2018-01-12T00:00:00Z">
              <w:tcPr>
                <w:tcW w:w="1039" w:type="dxa"/>
                <w:gridSpan w:val="2"/>
                <w:shd w:val="clear" w:color="auto" w:fill="auto"/>
                <w:noWrap/>
                <w:hideMark/>
              </w:tcPr>
            </w:tcPrChange>
          </w:tcPr>
          <w:p w14:paraId="286E0F11"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320" w:author="tao huang" w:date="2018-01-11T23:58:00Z"/>
                <w:rFonts w:eastAsia="Times New Roman" w:cs="Times New Roman"/>
                <w:sz w:val="22"/>
                <w:rPrChange w:id="4321" w:author="tao huang" w:date="2018-01-11T23:59:00Z">
                  <w:rPr>
                    <w:ins w:id="4322" w:author="tao huang" w:date="2018-01-11T23:58:00Z"/>
                    <w:rFonts w:eastAsia="Times New Roman" w:cs="Times New Roman"/>
                    <w:color w:val="000000"/>
                    <w:sz w:val="22"/>
                  </w:rPr>
                </w:rPrChange>
              </w:rPr>
            </w:pPr>
            <w:ins w:id="4323" w:author="tao huang" w:date="2018-01-11T23:58:00Z">
              <w:r w:rsidRPr="000D534A">
                <w:rPr>
                  <w:rFonts w:eastAsia="Times New Roman" w:cs="Times New Roman"/>
                  <w:sz w:val="22"/>
                  <w:rPrChange w:id="4324" w:author="tao huang" w:date="2018-01-11T23:59:00Z">
                    <w:rPr>
                      <w:rFonts w:eastAsia="Times New Roman" w:cs="Times New Roman"/>
                      <w:color w:val="000000"/>
                      <w:sz w:val="22"/>
                    </w:rPr>
                  </w:rPrChange>
                </w:rPr>
                <w:t>-0.7</w:t>
              </w:r>
            </w:ins>
          </w:p>
        </w:tc>
        <w:tc>
          <w:tcPr>
            <w:tcW w:w="897" w:type="dxa"/>
            <w:shd w:val="clear" w:color="auto" w:fill="FFFFFF" w:themeFill="background1"/>
            <w:noWrap/>
            <w:hideMark/>
            <w:tcPrChange w:id="4325" w:author="tao huang" w:date="2018-01-12T00:00:00Z">
              <w:tcPr>
                <w:tcW w:w="897" w:type="dxa"/>
                <w:gridSpan w:val="2"/>
                <w:shd w:val="clear" w:color="auto" w:fill="auto"/>
                <w:noWrap/>
                <w:hideMark/>
              </w:tcPr>
            </w:tcPrChange>
          </w:tcPr>
          <w:p w14:paraId="2144BE45"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326" w:author="tao huang" w:date="2018-01-11T23:58:00Z"/>
                <w:rFonts w:eastAsia="Times New Roman" w:cs="Times New Roman"/>
                <w:sz w:val="22"/>
                <w:rPrChange w:id="4327" w:author="tao huang" w:date="2018-01-11T23:59:00Z">
                  <w:rPr>
                    <w:ins w:id="4328" w:author="tao huang" w:date="2018-01-11T23:58:00Z"/>
                    <w:rFonts w:eastAsia="Times New Roman" w:cs="Times New Roman"/>
                    <w:color w:val="000000"/>
                    <w:sz w:val="22"/>
                  </w:rPr>
                </w:rPrChange>
              </w:rPr>
            </w:pPr>
            <w:ins w:id="4329" w:author="tao huang" w:date="2018-01-11T23:58:00Z">
              <w:r w:rsidRPr="000D534A">
                <w:rPr>
                  <w:rFonts w:eastAsia="Times New Roman" w:cs="Times New Roman"/>
                  <w:sz w:val="22"/>
                  <w:rPrChange w:id="4330" w:author="tao huang" w:date="2018-01-11T23:59:00Z">
                    <w:rPr>
                      <w:rFonts w:eastAsia="Times New Roman" w:cs="Times New Roman"/>
                      <w:color w:val="000000"/>
                      <w:sz w:val="22"/>
                    </w:rPr>
                  </w:rPrChange>
                </w:rPr>
                <w:t>0.075</w:t>
              </w:r>
            </w:ins>
          </w:p>
        </w:tc>
        <w:tc>
          <w:tcPr>
            <w:tcW w:w="993" w:type="dxa"/>
            <w:shd w:val="clear" w:color="auto" w:fill="FFFFFF" w:themeFill="background1"/>
            <w:hideMark/>
            <w:tcPrChange w:id="4331" w:author="tao huang" w:date="2018-01-12T00:00:00Z">
              <w:tcPr>
                <w:tcW w:w="993" w:type="dxa"/>
                <w:gridSpan w:val="2"/>
                <w:shd w:val="clear" w:color="auto" w:fill="auto"/>
                <w:hideMark/>
              </w:tcPr>
            </w:tcPrChange>
          </w:tcPr>
          <w:p w14:paraId="65440E4B"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332" w:author="tao huang" w:date="2018-01-11T23:58:00Z"/>
                <w:rFonts w:eastAsia="Times New Roman" w:cs="Times New Roman"/>
                <w:sz w:val="22"/>
                <w:rPrChange w:id="4333" w:author="tao huang" w:date="2018-01-11T23:59:00Z">
                  <w:rPr>
                    <w:ins w:id="4334" w:author="tao huang" w:date="2018-01-11T23:58:00Z"/>
                    <w:rFonts w:ascii="Calibri" w:eastAsia="Times New Roman" w:hAnsi="Calibri" w:cs="Calibri"/>
                    <w:color w:val="9C0006"/>
                    <w:sz w:val="20"/>
                    <w:szCs w:val="20"/>
                  </w:rPr>
                </w:rPrChange>
              </w:rPr>
            </w:pPr>
            <w:ins w:id="4335" w:author="tao huang" w:date="2018-01-11T23:58:00Z">
              <w:r w:rsidRPr="000D534A">
                <w:rPr>
                  <w:rFonts w:eastAsia="Times New Roman" w:cs="Times New Roman"/>
                  <w:sz w:val="22"/>
                  <w:rPrChange w:id="4336" w:author="tao huang" w:date="2018-01-11T23:59:00Z">
                    <w:rPr>
                      <w:rFonts w:ascii="Calibri" w:eastAsia="Times New Roman" w:hAnsi="Calibri" w:cs="Calibri"/>
                      <w:color w:val="9C0006"/>
                      <w:sz w:val="20"/>
                      <w:szCs w:val="20"/>
                    </w:rPr>
                  </w:rPrChange>
                </w:rPr>
                <w:t>-0.7</w:t>
              </w:r>
            </w:ins>
          </w:p>
        </w:tc>
        <w:tc>
          <w:tcPr>
            <w:tcW w:w="943" w:type="dxa"/>
            <w:shd w:val="clear" w:color="auto" w:fill="FFFFFF" w:themeFill="background1"/>
            <w:hideMark/>
            <w:tcPrChange w:id="4337" w:author="tao huang" w:date="2018-01-12T00:00:00Z">
              <w:tcPr>
                <w:tcW w:w="943" w:type="dxa"/>
                <w:gridSpan w:val="2"/>
                <w:shd w:val="clear" w:color="auto" w:fill="auto"/>
                <w:hideMark/>
              </w:tcPr>
            </w:tcPrChange>
          </w:tcPr>
          <w:p w14:paraId="7EE53A0B"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338" w:author="tao huang" w:date="2018-01-11T23:58:00Z"/>
                <w:rFonts w:eastAsia="Times New Roman" w:cs="Times New Roman"/>
                <w:sz w:val="22"/>
                <w:rPrChange w:id="4339" w:author="tao huang" w:date="2018-01-11T23:59:00Z">
                  <w:rPr>
                    <w:ins w:id="4340" w:author="tao huang" w:date="2018-01-11T23:58:00Z"/>
                    <w:rFonts w:ascii="Calibri" w:eastAsia="Times New Roman" w:hAnsi="Calibri" w:cs="Calibri"/>
                    <w:color w:val="006100"/>
                    <w:sz w:val="20"/>
                    <w:szCs w:val="20"/>
                  </w:rPr>
                </w:rPrChange>
              </w:rPr>
            </w:pPr>
            <w:ins w:id="4341" w:author="tao huang" w:date="2018-01-11T23:58:00Z">
              <w:r w:rsidRPr="000D534A">
                <w:rPr>
                  <w:rFonts w:eastAsia="Times New Roman" w:cs="Times New Roman"/>
                  <w:sz w:val="22"/>
                  <w:rPrChange w:id="4342" w:author="tao huang" w:date="2018-01-11T23:59:00Z">
                    <w:rPr>
                      <w:rFonts w:ascii="Calibri" w:eastAsia="Times New Roman" w:hAnsi="Calibri" w:cs="Calibri"/>
                      <w:color w:val="006100"/>
                      <w:sz w:val="20"/>
                      <w:szCs w:val="20"/>
                    </w:rPr>
                  </w:rPrChange>
                </w:rPr>
                <w:t>0.028</w:t>
              </w:r>
            </w:ins>
          </w:p>
        </w:tc>
        <w:tc>
          <w:tcPr>
            <w:tcW w:w="996" w:type="dxa"/>
            <w:shd w:val="clear" w:color="auto" w:fill="FFFFFF" w:themeFill="background1"/>
            <w:noWrap/>
            <w:hideMark/>
            <w:tcPrChange w:id="4343" w:author="tao huang" w:date="2018-01-12T00:00:00Z">
              <w:tcPr>
                <w:tcW w:w="996" w:type="dxa"/>
                <w:gridSpan w:val="2"/>
                <w:shd w:val="clear" w:color="auto" w:fill="auto"/>
                <w:noWrap/>
                <w:hideMark/>
              </w:tcPr>
            </w:tcPrChange>
          </w:tcPr>
          <w:p w14:paraId="3AF0C04B"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344" w:author="tao huang" w:date="2018-01-11T23:58:00Z"/>
                <w:rFonts w:eastAsia="Times New Roman" w:cs="Times New Roman"/>
                <w:sz w:val="22"/>
                <w:rPrChange w:id="4345" w:author="tao huang" w:date="2018-01-11T23:59:00Z">
                  <w:rPr>
                    <w:ins w:id="4346" w:author="tao huang" w:date="2018-01-11T23:58:00Z"/>
                    <w:rFonts w:ascii="Calibri" w:eastAsia="Times New Roman" w:hAnsi="Calibri" w:cs="Calibri"/>
                    <w:color w:val="000000"/>
                    <w:sz w:val="20"/>
                    <w:szCs w:val="20"/>
                  </w:rPr>
                </w:rPrChange>
              </w:rPr>
              <w:pPrChange w:id="4347" w:author="tao huang" w:date="2018-01-12T00:0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4348" w:author="tao huang" w:date="2018-01-11T23:58:00Z">
              <w:r w:rsidRPr="000D534A">
                <w:rPr>
                  <w:rFonts w:eastAsia="Times New Roman" w:cs="Times New Roman"/>
                  <w:sz w:val="22"/>
                  <w:rPrChange w:id="4349" w:author="tao huang" w:date="2018-01-11T23:59:00Z">
                    <w:rPr>
                      <w:rFonts w:ascii="Calibri" w:eastAsia="Times New Roman" w:hAnsi="Calibri" w:cs="Calibri"/>
                      <w:color w:val="000000"/>
                      <w:sz w:val="20"/>
                      <w:szCs w:val="20"/>
                    </w:rPr>
                  </w:rPrChange>
                </w:rPr>
                <w:t>-0.3</w:t>
              </w:r>
            </w:ins>
          </w:p>
        </w:tc>
        <w:tc>
          <w:tcPr>
            <w:tcW w:w="940" w:type="dxa"/>
            <w:shd w:val="clear" w:color="auto" w:fill="FFFFFF" w:themeFill="background1"/>
            <w:hideMark/>
            <w:tcPrChange w:id="4350" w:author="tao huang" w:date="2018-01-12T00:00:00Z">
              <w:tcPr>
                <w:tcW w:w="940" w:type="dxa"/>
                <w:gridSpan w:val="2"/>
                <w:shd w:val="clear" w:color="auto" w:fill="auto"/>
                <w:hideMark/>
              </w:tcPr>
            </w:tcPrChange>
          </w:tcPr>
          <w:p w14:paraId="410DC04F" w14:textId="77777777" w:rsidR="000D534A" w:rsidRPr="000D534A" w:rsidRDefault="000D534A" w:rsidP="000D534A">
            <w:pPr>
              <w:spacing w:after="0" w:line="240" w:lineRule="auto"/>
              <w:jc w:val="right"/>
              <w:cnfStyle w:val="000000100000" w:firstRow="0" w:lastRow="0" w:firstColumn="0" w:lastColumn="0" w:oddVBand="0" w:evenVBand="0" w:oddHBand="1" w:evenHBand="0" w:firstRowFirstColumn="0" w:firstRowLastColumn="0" w:lastRowFirstColumn="0" w:lastRowLastColumn="0"/>
              <w:rPr>
                <w:ins w:id="4351" w:author="tao huang" w:date="2018-01-11T23:58:00Z"/>
                <w:rFonts w:eastAsia="Times New Roman" w:cs="Times New Roman"/>
                <w:sz w:val="22"/>
                <w:rPrChange w:id="4352" w:author="tao huang" w:date="2018-01-11T23:59:00Z">
                  <w:rPr>
                    <w:ins w:id="4353" w:author="tao huang" w:date="2018-01-11T23:58:00Z"/>
                    <w:rFonts w:ascii="Calibri" w:eastAsia="Times New Roman" w:hAnsi="Calibri" w:cs="Calibri"/>
                    <w:color w:val="000000"/>
                    <w:sz w:val="20"/>
                    <w:szCs w:val="20"/>
                  </w:rPr>
                </w:rPrChange>
              </w:rPr>
            </w:pPr>
            <w:ins w:id="4354" w:author="tao huang" w:date="2018-01-11T23:58:00Z">
              <w:r w:rsidRPr="000D534A">
                <w:rPr>
                  <w:rFonts w:eastAsia="Times New Roman" w:cs="Times New Roman"/>
                  <w:sz w:val="22"/>
                  <w:rPrChange w:id="4355" w:author="tao huang" w:date="2018-01-11T23:59:00Z">
                    <w:rPr>
                      <w:rFonts w:ascii="Calibri" w:eastAsia="Times New Roman" w:hAnsi="Calibri" w:cs="Calibri"/>
                      <w:color w:val="000000"/>
                      <w:sz w:val="20"/>
                      <w:szCs w:val="20"/>
                    </w:rPr>
                  </w:rPrChange>
                </w:rPr>
                <w:t>0.137</w:t>
              </w:r>
            </w:ins>
          </w:p>
        </w:tc>
      </w:tr>
      <w:tr w:rsidR="000D534A" w:rsidRPr="000D534A" w14:paraId="2009BBA5" w14:textId="77777777" w:rsidTr="000D534A">
        <w:trPr>
          <w:trHeight w:val="20"/>
          <w:ins w:id="4356" w:author="tao huang" w:date="2018-01-11T23:58:00Z"/>
          <w:trPrChange w:id="4357" w:author="tao huang" w:date="2018-01-12T00:00: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4358" w:author="tao huang" w:date="2018-01-12T00:00:00Z">
              <w:tcPr>
                <w:tcW w:w="2859" w:type="dxa"/>
                <w:tcBorders>
                  <w:top w:val="nil"/>
                  <w:left w:val="nil"/>
                  <w:bottom w:val="nil"/>
                  <w:right w:val="nil"/>
                </w:tcBorders>
                <w:shd w:val="clear" w:color="auto" w:fill="auto"/>
                <w:noWrap/>
                <w:vAlign w:val="center"/>
                <w:hideMark/>
              </w:tcPr>
            </w:tcPrChange>
          </w:tcPr>
          <w:p w14:paraId="1549EC63" w14:textId="77777777" w:rsidR="000D534A" w:rsidRPr="00E064CA" w:rsidRDefault="000D534A" w:rsidP="00E064CA">
            <w:pPr>
              <w:spacing w:after="0" w:line="240" w:lineRule="auto"/>
              <w:rPr>
                <w:ins w:id="4359" w:author="tao huang" w:date="2018-01-11T23:58:00Z"/>
                <w:rFonts w:eastAsia="Times New Roman" w:cs="Times New Roman"/>
                <w:b w:val="0"/>
                <w:iCs/>
                <w:sz w:val="22"/>
                <w:rPrChange w:id="4360" w:author="tao huang" w:date="2018-01-12T00:25:00Z">
                  <w:rPr>
                    <w:ins w:id="4361" w:author="tao huang" w:date="2018-01-11T23:58:00Z"/>
                    <w:rFonts w:eastAsia="Times New Roman" w:cs="Times New Roman"/>
                    <w:i/>
                    <w:iCs/>
                    <w:color w:val="000000"/>
                    <w:sz w:val="22"/>
                  </w:rPr>
                </w:rPrChange>
              </w:rPr>
              <w:pPrChange w:id="4362" w:author="tao huang" w:date="2018-01-12T00:25:00Z">
                <w:pPr>
                  <w:spacing w:after="0" w:line="240" w:lineRule="auto"/>
                </w:pPr>
              </w:pPrChange>
            </w:pPr>
            <w:ins w:id="4363" w:author="tao huang" w:date="2018-01-11T23:58:00Z">
              <w:r w:rsidRPr="00E064CA">
                <w:rPr>
                  <w:rFonts w:eastAsia="Times New Roman" w:cs="Times New Roman"/>
                  <w:b w:val="0"/>
                  <w:iCs/>
                  <w:sz w:val="22"/>
                  <w:rPrChange w:id="4364" w:author="tao huang" w:date="2018-01-12T00:25:00Z">
                    <w:rPr>
                      <w:rFonts w:eastAsia="Times New Roman" w:cs="Times New Roman"/>
                      <w:i/>
                      <w:iCs/>
                      <w:color w:val="000000"/>
                      <w:sz w:val="22"/>
                    </w:rPr>
                  </w:rPrChange>
                </w:rPr>
                <w:t>Sales level and variation</w:t>
              </w:r>
            </w:ins>
          </w:p>
        </w:tc>
        <w:tc>
          <w:tcPr>
            <w:tcW w:w="1026" w:type="dxa"/>
            <w:shd w:val="clear" w:color="auto" w:fill="FFFFFF" w:themeFill="background1"/>
            <w:noWrap/>
            <w:hideMark/>
            <w:tcPrChange w:id="4365" w:author="tao huang" w:date="2018-01-12T00:00:00Z">
              <w:tcPr>
                <w:tcW w:w="1026" w:type="dxa"/>
                <w:gridSpan w:val="2"/>
                <w:tcBorders>
                  <w:top w:val="nil"/>
                  <w:left w:val="nil"/>
                  <w:bottom w:val="nil"/>
                  <w:right w:val="nil"/>
                </w:tcBorders>
                <w:shd w:val="clear" w:color="auto" w:fill="auto"/>
                <w:noWrap/>
                <w:vAlign w:val="center"/>
                <w:hideMark/>
              </w:tcPr>
            </w:tcPrChange>
          </w:tcPr>
          <w:p w14:paraId="4FFE6163"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366" w:author="tao huang" w:date="2018-01-11T23:58:00Z"/>
                <w:rFonts w:eastAsia="Times New Roman" w:cs="Times New Roman"/>
                <w:sz w:val="22"/>
                <w:rPrChange w:id="4367" w:author="tao huang" w:date="2018-01-11T23:59:00Z">
                  <w:rPr>
                    <w:ins w:id="4368" w:author="tao huang" w:date="2018-01-11T23:58:00Z"/>
                    <w:rFonts w:eastAsia="Times New Roman" w:cs="Times New Roman"/>
                    <w:color w:val="000000"/>
                    <w:sz w:val="22"/>
                  </w:rPr>
                </w:rPrChange>
              </w:rPr>
            </w:pPr>
            <w:ins w:id="4369" w:author="tao huang" w:date="2018-01-11T23:58:00Z">
              <w:r w:rsidRPr="000D534A">
                <w:rPr>
                  <w:rFonts w:eastAsia="Times New Roman" w:cs="Times New Roman"/>
                  <w:sz w:val="22"/>
                  <w:rPrChange w:id="4370" w:author="tao huang" w:date="2018-01-11T23:59:00Z">
                    <w:rPr>
                      <w:rFonts w:eastAsia="Times New Roman" w:cs="Times New Roman"/>
                      <w:color w:val="000000"/>
                      <w:sz w:val="22"/>
                    </w:rPr>
                  </w:rPrChange>
                </w:rPr>
                <w:t>0.1</w:t>
              </w:r>
            </w:ins>
          </w:p>
        </w:tc>
        <w:tc>
          <w:tcPr>
            <w:tcW w:w="910" w:type="dxa"/>
            <w:shd w:val="clear" w:color="auto" w:fill="FFFFFF" w:themeFill="background1"/>
            <w:noWrap/>
            <w:hideMark/>
            <w:tcPrChange w:id="4371" w:author="tao huang" w:date="2018-01-12T00:00:00Z">
              <w:tcPr>
                <w:tcW w:w="910" w:type="dxa"/>
                <w:gridSpan w:val="2"/>
                <w:tcBorders>
                  <w:top w:val="nil"/>
                  <w:left w:val="nil"/>
                  <w:bottom w:val="nil"/>
                  <w:right w:val="single" w:sz="8" w:space="0" w:color="auto"/>
                </w:tcBorders>
                <w:shd w:val="clear" w:color="auto" w:fill="auto"/>
                <w:noWrap/>
                <w:vAlign w:val="center"/>
                <w:hideMark/>
              </w:tcPr>
            </w:tcPrChange>
          </w:tcPr>
          <w:p w14:paraId="6CEB017B"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372" w:author="tao huang" w:date="2018-01-11T23:58:00Z"/>
                <w:rFonts w:eastAsia="Times New Roman" w:cs="Times New Roman"/>
                <w:sz w:val="22"/>
                <w:rPrChange w:id="4373" w:author="tao huang" w:date="2018-01-11T23:59:00Z">
                  <w:rPr>
                    <w:ins w:id="4374" w:author="tao huang" w:date="2018-01-11T23:58:00Z"/>
                    <w:rFonts w:eastAsia="Times New Roman" w:cs="Times New Roman"/>
                    <w:color w:val="000000"/>
                    <w:sz w:val="22"/>
                  </w:rPr>
                </w:rPrChange>
              </w:rPr>
            </w:pPr>
            <w:ins w:id="4375" w:author="tao huang" w:date="2018-01-11T23:58:00Z">
              <w:r w:rsidRPr="000D534A">
                <w:rPr>
                  <w:rFonts w:eastAsia="Times New Roman" w:cs="Times New Roman"/>
                  <w:sz w:val="22"/>
                  <w:rPrChange w:id="4376" w:author="tao huang" w:date="2018-01-11T23:59:00Z">
                    <w:rPr>
                      <w:rFonts w:eastAsia="Times New Roman" w:cs="Times New Roman"/>
                      <w:color w:val="000000"/>
                      <w:sz w:val="22"/>
                    </w:rPr>
                  </w:rPrChange>
                </w:rPr>
                <w:t>0.150</w:t>
              </w:r>
            </w:ins>
          </w:p>
        </w:tc>
        <w:tc>
          <w:tcPr>
            <w:tcW w:w="1085" w:type="dxa"/>
            <w:shd w:val="clear" w:color="auto" w:fill="FFFFFF" w:themeFill="background1"/>
            <w:noWrap/>
            <w:hideMark/>
            <w:tcPrChange w:id="4377" w:author="tao huang" w:date="2018-01-12T00:00:00Z">
              <w:tcPr>
                <w:tcW w:w="1085" w:type="dxa"/>
                <w:gridSpan w:val="2"/>
                <w:tcBorders>
                  <w:top w:val="nil"/>
                  <w:left w:val="nil"/>
                  <w:bottom w:val="nil"/>
                  <w:right w:val="nil"/>
                </w:tcBorders>
                <w:shd w:val="clear" w:color="auto" w:fill="auto"/>
                <w:noWrap/>
                <w:vAlign w:val="center"/>
                <w:hideMark/>
              </w:tcPr>
            </w:tcPrChange>
          </w:tcPr>
          <w:p w14:paraId="0EA4C8D1"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378" w:author="tao huang" w:date="2018-01-11T23:58:00Z"/>
                <w:rFonts w:eastAsia="Times New Roman" w:cs="Times New Roman"/>
                <w:sz w:val="22"/>
                <w:rPrChange w:id="4379" w:author="tao huang" w:date="2018-01-11T23:59:00Z">
                  <w:rPr>
                    <w:ins w:id="4380" w:author="tao huang" w:date="2018-01-11T23:58:00Z"/>
                    <w:rFonts w:eastAsia="Times New Roman" w:cs="Times New Roman"/>
                    <w:color w:val="000000"/>
                    <w:sz w:val="22"/>
                  </w:rPr>
                </w:rPrChange>
              </w:rPr>
            </w:pPr>
            <w:ins w:id="4381" w:author="tao huang" w:date="2018-01-11T23:58:00Z">
              <w:r w:rsidRPr="000D534A">
                <w:rPr>
                  <w:rFonts w:eastAsia="Times New Roman" w:cs="Times New Roman"/>
                  <w:sz w:val="22"/>
                  <w:rPrChange w:id="4382" w:author="tao huang" w:date="2018-01-11T23:59:00Z">
                    <w:rPr>
                      <w:rFonts w:eastAsia="Times New Roman" w:cs="Times New Roman"/>
                      <w:color w:val="000000"/>
                      <w:sz w:val="22"/>
                    </w:rPr>
                  </w:rPrChange>
                </w:rPr>
                <w:t>0.2</w:t>
              </w:r>
            </w:ins>
          </w:p>
        </w:tc>
        <w:tc>
          <w:tcPr>
            <w:tcW w:w="951" w:type="dxa"/>
            <w:shd w:val="clear" w:color="auto" w:fill="FFFFFF" w:themeFill="background1"/>
            <w:noWrap/>
            <w:hideMark/>
            <w:tcPrChange w:id="4383" w:author="tao huang" w:date="2018-01-12T00:00:00Z">
              <w:tcPr>
                <w:tcW w:w="951" w:type="dxa"/>
                <w:gridSpan w:val="2"/>
                <w:tcBorders>
                  <w:top w:val="nil"/>
                  <w:left w:val="nil"/>
                  <w:bottom w:val="nil"/>
                  <w:right w:val="single" w:sz="8" w:space="0" w:color="auto"/>
                </w:tcBorders>
                <w:shd w:val="clear" w:color="auto" w:fill="auto"/>
                <w:noWrap/>
                <w:vAlign w:val="center"/>
                <w:hideMark/>
              </w:tcPr>
            </w:tcPrChange>
          </w:tcPr>
          <w:p w14:paraId="62B8BA96"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384" w:author="tao huang" w:date="2018-01-11T23:58:00Z"/>
                <w:rFonts w:eastAsia="Times New Roman" w:cs="Times New Roman"/>
                <w:sz w:val="22"/>
                <w:rPrChange w:id="4385" w:author="tao huang" w:date="2018-01-11T23:59:00Z">
                  <w:rPr>
                    <w:ins w:id="4386" w:author="tao huang" w:date="2018-01-11T23:58:00Z"/>
                    <w:rFonts w:eastAsia="Times New Roman" w:cs="Times New Roman"/>
                    <w:color w:val="000000"/>
                    <w:sz w:val="22"/>
                  </w:rPr>
                </w:rPrChange>
              </w:rPr>
            </w:pPr>
            <w:ins w:id="4387" w:author="tao huang" w:date="2018-01-11T23:58:00Z">
              <w:r w:rsidRPr="000D534A">
                <w:rPr>
                  <w:rFonts w:eastAsia="Times New Roman" w:cs="Times New Roman"/>
                  <w:sz w:val="22"/>
                  <w:rPrChange w:id="4388" w:author="tao huang" w:date="2018-01-11T23:59:00Z">
                    <w:rPr>
                      <w:rFonts w:eastAsia="Times New Roman" w:cs="Times New Roman"/>
                      <w:color w:val="000000"/>
                      <w:sz w:val="22"/>
                    </w:rPr>
                  </w:rPrChange>
                </w:rPr>
                <w:t>0.054</w:t>
              </w:r>
            </w:ins>
          </w:p>
        </w:tc>
        <w:tc>
          <w:tcPr>
            <w:tcW w:w="1032" w:type="dxa"/>
            <w:shd w:val="clear" w:color="auto" w:fill="FFFFFF" w:themeFill="background1"/>
            <w:noWrap/>
            <w:hideMark/>
            <w:tcPrChange w:id="4389" w:author="tao huang" w:date="2018-01-12T00:00:00Z">
              <w:tcPr>
                <w:tcW w:w="1032" w:type="dxa"/>
                <w:gridSpan w:val="2"/>
                <w:tcBorders>
                  <w:top w:val="nil"/>
                  <w:left w:val="nil"/>
                  <w:bottom w:val="nil"/>
                  <w:right w:val="nil"/>
                </w:tcBorders>
                <w:shd w:val="clear" w:color="auto" w:fill="auto"/>
                <w:noWrap/>
                <w:vAlign w:val="center"/>
                <w:hideMark/>
              </w:tcPr>
            </w:tcPrChange>
          </w:tcPr>
          <w:p w14:paraId="63DB0354"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390" w:author="tao huang" w:date="2018-01-11T23:58:00Z"/>
                <w:rFonts w:eastAsia="Times New Roman" w:cs="Times New Roman"/>
                <w:sz w:val="22"/>
                <w:rPrChange w:id="4391" w:author="tao huang" w:date="2018-01-11T23:59:00Z">
                  <w:rPr>
                    <w:ins w:id="4392" w:author="tao huang" w:date="2018-01-11T23:58:00Z"/>
                    <w:rFonts w:eastAsia="Times New Roman" w:cs="Times New Roman"/>
                    <w:color w:val="000000"/>
                    <w:sz w:val="22"/>
                  </w:rPr>
                </w:rPrChange>
              </w:rPr>
            </w:pPr>
            <w:ins w:id="4393" w:author="tao huang" w:date="2018-01-11T23:58:00Z">
              <w:r w:rsidRPr="000D534A">
                <w:rPr>
                  <w:rFonts w:eastAsia="Times New Roman" w:cs="Times New Roman"/>
                  <w:sz w:val="22"/>
                  <w:rPrChange w:id="4394" w:author="tao huang" w:date="2018-01-11T23:59:00Z">
                    <w:rPr>
                      <w:rFonts w:eastAsia="Times New Roman" w:cs="Times New Roman"/>
                      <w:color w:val="000000"/>
                      <w:sz w:val="22"/>
                    </w:rPr>
                  </w:rPrChange>
                </w:rPr>
                <w:t>-0.1</w:t>
              </w:r>
            </w:ins>
          </w:p>
        </w:tc>
        <w:tc>
          <w:tcPr>
            <w:tcW w:w="904" w:type="dxa"/>
            <w:shd w:val="clear" w:color="auto" w:fill="FFFFFF" w:themeFill="background1"/>
            <w:noWrap/>
            <w:hideMark/>
            <w:tcPrChange w:id="4395" w:author="tao huang" w:date="2018-01-12T00:00:00Z">
              <w:tcPr>
                <w:tcW w:w="904" w:type="dxa"/>
                <w:gridSpan w:val="2"/>
                <w:tcBorders>
                  <w:top w:val="nil"/>
                  <w:left w:val="nil"/>
                  <w:bottom w:val="nil"/>
                  <w:right w:val="single" w:sz="8" w:space="0" w:color="auto"/>
                </w:tcBorders>
                <w:shd w:val="clear" w:color="auto" w:fill="auto"/>
                <w:noWrap/>
                <w:vAlign w:val="center"/>
                <w:hideMark/>
              </w:tcPr>
            </w:tcPrChange>
          </w:tcPr>
          <w:p w14:paraId="641B8A80"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396" w:author="tao huang" w:date="2018-01-11T23:58:00Z"/>
                <w:rFonts w:eastAsia="Times New Roman" w:cs="Times New Roman"/>
                <w:sz w:val="22"/>
                <w:rPrChange w:id="4397" w:author="tao huang" w:date="2018-01-11T23:59:00Z">
                  <w:rPr>
                    <w:ins w:id="4398" w:author="tao huang" w:date="2018-01-11T23:58:00Z"/>
                    <w:rFonts w:eastAsia="Times New Roman" w:cs="Times New Roman"/>
                    <w:color w:val="000000"/>
                    <w:sz w:val="22"/>
                  </w:rPr>
                </w:rPrChange>
              </w:rPr>
            </w:pPr>
            <w:ins w:id="4399" w:author="tao huang" w:date="2018-01-11T23:58:00Z">
              <w:r w:rsidRPr="000D534A">
                <w:rPr>
                  <w:rFonts w:eastAsia="Times New Roman" w:cs="Times New Roman"/>
                  <w:sz w:val="22"/>
                  <w:rPrChange w:id="4400" w:author="tao huang" w:date="2018-01-11T23:59:00Z">
                    <w:rPr>
                      <w:rFonts w:eastAsia="Times New Roman" w:cs="Times New Roman"/>
                      <w:color w:val="000000"/>
                      <w:sz w:val="22"/>
                    </w:rPr>
                  </w:rPrChange>
                </w:rPr>
                <w:t>0.539</w:t>
              </w:r>
            </w:ins>
          </w:p>
        </w:tc>
        <w:tc>
          <w:tcPr>
            <w:tcW w:w="1039" w:type="dxa"/>
            <w:shd w:val="clear" w:color="auto" w:fill="FFFFFF" w:themeFill="background1"/>
            <w:noWrap/>
            <w:hideMark/>
            <w:tcPrChange w:id="4401" w:author="tao huang" w:date="2018-01-12T00:00:00Z">
              <w:tcPr>
                <w:tcW w:w="1039" w:type="dxa"/>
                <w:gridSpan w:val="2"/>
                <w:tcBorders>
                  <w:top w:val="nil"/>
                  <w:left w:val="nil"/>
                  <w:bottom w:val="nil"/>
                  <w:right w:val="nil"/>
                </w:tcBorders>
                <w:shd w:val="clear" w:color="auto" w:fill="auto"/>
                <w:noWrap/>
                <w:vAlign w:val="center"/>
                <w:hideMark/>
              </w:tcPr>
            </w:tcPrChange>
          </w:tcPr>
          <w:p w14:paraId="0F9D3A4D"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402" w:author="tao huang" w:date="2018-01-11T23:58:00Z"/>
                <w:rFonts w:eastAsia="Times New Roman" w:cs="Times New Roman"/>
                <w:sz w:val="22"/>
                <w:rPrChange w:id="4403" w:author="tao huang" w:date="2018-01-11T23:59:00Z">
                  <w:rPr>
                    <w:ins w:id="4404" w:author="tao huang" w:date="2018-01-11T23:58:00Z"/>
                    <w:rFonts w:eastAsia="Times New Roman" w:cs="Times New Roman"/>
                    <w:color w:val="000000"/>
                    <w:sz w:val="22"/>
                  </w:rPr>
                </w:rPrChange>
              </w:rPr>
            </w:pPr>
            <w:ins w:id="4405" w:author="tao huang" w:date="2018-01-11T23:58:00Z">
              <w:r w:rsidRPr="000D534A">
                <w:rPr>
                  <w:rFonts w:eastAsia="Times New Roman" w:cs="Times New Roman"/>
                  <w:sz w:val="22"/>
                  <w:rPrChange w:id="4406" w:author="tao huang" w:date="2018-01-11T23:59:00Z">
                    <w:rPr>
                      <w:rFonts w:eastAsia="Times New Roman" w:cs="Times New Roman"/>
                      <w:color w:val="000000"/>
                      <w:sz w:val="22"/>
                    </w:rPr>
                  </w:rPrChange>
                </w:rPr>
                <w:t>-0.9</w:t>
              </w:r>
            </w:ins>
          </w:p>
        </w:tc>
        <w:tc>
          <w:tcPr>
            <w:tcW w:w="897" w:type="dxa"/>
            <w:shd w:val="clear" w:color="auto" w:fill="FFFFFF" w:themeFill="background1"/>
            <w:noWrap/>
            <w:hideMark/>
            <w:tcPrChange w:id="4407" w:author="tao huang" w:date="2018-01-12T00:00:00Z">
              <w:tcPr>
                <w:tcW w:w="897" w:type="dxa"/>
                <w:gridSpan w:val="2"/>
                <w:tcBorders>
                  <w:top w:val="nil"/>
                  <w:left w:val="nil"/>
                  <w:bottom w:val="nil"/>
                  <w:right w:val="nil"/>
                </w:tcBorders>
                <w:shd w:val="clear" w:color="auto" w:fill="auto"/>
                <w:noWrap/>
                <w:vAlign w:val="center"/>
                <w:hideMark/>
              </w:tcPr>
            </w:tcPrChange>
          </w:tcPr>
          <w:p w14:paraId="1DD261BC"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408" w:author="tao huang" w:date="2018-01-11T23:58:00Z"/>
                <w:rFonts w:eastAsia="Times New Roman" w:cs="Times New Roman"/>
                <w:sz w:val="22"/>
                <w:rPrChange w:id="4409" w:author="tao huang" w:date="2018-01-11T23:59:00Z">
                  <w:rPr>
                    <w:ins w:id="4410" w:author="tao huang" w:date="2018-01-11T23:58:00Z"/>
                    <w:rFonts w:eastAsia="Times New Roman" w:cs="Times New Roman"/>
                    <w:color w:val="000000"/>
                    <w:sz w:val="22"/>
                  </w:rPr>
                </w:rPrChange>
              </w:rPr>
            </w:pPr>
            <w:ins w:id="4411" w:author="tao huang" w:date="2018-01-11T23:58:00Z">
              <w:r w:rsidRPr="000D534A">
                <w:rPr>
                  <w:rFonts w:eastAsia="Times New Roman" w:cs="Times New Roman"/>
                  <w:sz w:val="22"/>
                  <w:rPrChange w:id="4412" w:author="tao huang" w:date="2018-01-11T23:59:00Z">
                    <w:rPr>
                      <w:rFonts w:eastAsia="Times New Roman" w:cs="Times New Roman"/>
                      <w:color w:val="000000"/>
                      <w:sz w:val="22"/>
                    </w:rPr>
                  </w:rPrChange>
                </w:rPr>
                <w:t>0.000</w:t>
              </w:r>
            </w:ins>
          </w:p>
        </w:tc>
        <w:tc>
          <w:tcPr>
            <w:tcW w:w="993" w:type="dxa"/>
            <w:shd w:val="clear" w:color="auto" w:fill="FFFFFF" w:themeFill="background1"/>
            <w:hideMark/>
            <w:tcPrChange w:id="4413" w:author="tao huang" w:date="2018-01-12T00:00:00Z">
              <w:tcPr>
                <w:tcW w:w="993" w:type="dxa"/>
                <w:gridSpan w:val="2"/>
                <w:tcBorders>
                  <w:top w:val="single" w:sz="4" w:space="0" w:color="C1C1C1"/>
                  <w:left w:val="single" w:sz="4" w:space="0" w:color="C1C1C1"/>
                  <w:bottom w:val="single" w:sz="4" w:space="0" w:color="C1C1C1"/>
                  <w:right w:val="single" w:sz="4" w:space="0" w:color="C1C1C1"/>
                </w:tcBorders>
                <w:shd w:val="clear" w:color="auto" w:fill="auto"/>
                <w:vAlign w:val="center"/>
                <w:hideMark/>
              </w:tcPr>
            </w:tcPrChange>
          </w:tcPr>
          <w:p w14:paraId="2AFC20E5"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414" w:author="tao huang" w:date="2018-01-11T23:58:00Z"/>
                <w:rFonts w:eastAsia="Times New Roman" w:cs="Times New Roman"/>
                <w:sz w:val="22"/>
                <w:rPrChange w:id="4415" w:author="tao huang" w:date="2018-01-11T23:59:00Z">
                  <w:rPr>
                    <w:ins w:id="4416" w:author="tao huang" w:date="2018-01-11T23:58:00Z"/>
                    <w:rFonts w:ascii="Calibri" w:eastAsia="Times New Roman" w:hAnsi="Calibri" w:cs="Calibri"/>
                    <w:color w:val="9C0006"/>
                    <w:sz w:val="20"/>
                    <w:szCs w:val="20"/>
                  </w:rPr>
                </w:rPrChange>
              </w:rPr>
            </w:pPr>
            <w:ins w:id="4417" w:author="tao huang" w:date="2018-01-11T23:58:00Z">
              <w:r w:rsidRPr="000D534A">
                <w:rPr>
                  <w:rFonts w:eastAsia="Times New Roman" w:cs="Times New Roman"/>
                  <w:sz w:val="22"/>
                  <w:rPrChange w:id="4418" w:author="tao huang" w:date="2018-01-11T23:59:00Z">
                    <w:rPr>
                      <w:rFonts w:ascii="Calibri" w:eastAsia="Times New Roman" w:hAnsi="Calibri" w:cs="Calibri"/>
                      <w:color w:val="9C0006"/>
                      <w:sz w:val="20"/>
                      <w:szCs w:val="20"/>
                    </w:rPr>
                  </w:rPrChange>
                </w:rPr>
                <w:t>-0.3</w:t>
              </w:r>
            </w:ins>
          </w:p>
        </w:tc>
        <w:tc>
          <w:tcPr>
            <w:tcW w:w="943" w:type="dxa"/>
            <w:shd w:val="clear" w:color="auto" w:fill="FFFFFF" w:themeFill="background1"/>
            <w:hideMark/>
            <w:tcPrChange w:id="4419" w:author="tao huang" w:date="2018-01-12T00:00:00Z">
              <w:tcPr>
                <w:tcW w:w="943" w:type="dxa"/>
                <w:gridSpan w:val="2"/>
                <w:tcBorders>
                  <w:top w:val="nil"/>
                  <w:left w:val="nil"/>
                  <w:bottom w:val="single" w:sz="4" w:space="0" w:color="C1C1C1"/>
                  <w:right w:val="single" w:sz="4" w:space="0" w:color="C1C1C1"/>
                </w:tcBorders>
                <w:shd w:val="clear" w:color="auto" w:fill="auto"/>
                <w:vAlign w:val="center"/>
                <w:hideMark/>
              </w:tcPr>
            </w:tcPrChange>
          </w:tcPr>
          <w:p w14:paraId="2586C27E"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420" w:author="tao huang" w:date="2018-01-11T23:58:00Z"/>
                <w:rFonts w:eastAsia="Times New Roman" w:cs="Times New Roman"/>
                <w:sz w:val="22"/>
                <w:rPrChange w:id="4421" w:author="tao huang" w:date="2018-01-11T23:59:00Z">
                  <w:rPr>
                    <w:ins w:id="4422" w:author="tao huang" w:date="2018-01-11T23:58:00Z"/>
                    <w:rFonts w:ascii="Calibri" w:eastAsia="Times New Roman" w:hAnsi="Calibri" w:cs="Calibri"/>
                    <w:color w:val="000000"/>
                    <w:sz w:val="20"/>
                    <w:szCs w:val="20"/>
                  </w:rPr>
                </w:rPrChange>
              </w:rPr>
            </w:pPr>
            <w:ins w:id="4423" w:author="tao huang" w:date="2018-01-11T23:58:00Z">
              <w:r w:rsidRPr="000D534A">
                <w:rPr>
                  <w:rFonts w:eastAsia="Times New Roman" w:cs="Times New Roman"/>
                  <w:sz w:val="22"/>
                  <w:rPrChange w:id="4424" w:author="tao huang" w:date="2018-01-11T23:59:00Z">
                    <w:rPr>
                      <w:rFonts w:ascii="Calibri" w:eastAsia="Times New Roman" w:hAnsi="Calibri" w:cs="Calibri"/>
                      <w:color w:val="000000"/>
                      <w:sz w:val="20"/>
                      <w:szCs w:val="20"/>
                    </w:rPr>
                  </w:rPrChange>
                </w:rPr>
                <w:t>0.210</w:t>
              </w:r>
            </w:ins>
          </w:p>
        </w:tc>
        <w:tc>
          <w:tcPr>
            <w:tcW w:w="996" w:type="dxa"/>
            <w:shd w:val="clear" w:color="auto" w:fill="FFFFFF" w:themeFill="background1"/>
            <w:hideMark/>
            <w:tcPrChange w:id="4425" w:author="tao huang" w:date="2018-01-12T00:00:00Z">
              <w:tcPr>
                <w:tcW w:w="996" w:type="dxa"/>
                <w:gridSpan w:val="2"/>
                <w:tcBorders>
                  <w:top w:val="nil"/>
                  <w:left w:val="nil"/>
                  <w:bottom w:val="single" w:sz="4" w:space="0" w:color="C1C1C1"/>
                  <w:right w:val="single" w:sz="4" w:space="0" w:color="C1C1C1"/>
                </w:tcBorders>
                <w:shd w:val="clear" w:color="auto" w:fill="auto"/>
                <w:hideMark/>
              </w:tcPr>
            </w:tcPrChange>
          </w:tcPr>
          <w:p w14:paraId="3DE01252"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426" w:author="tao huang" w:date="2018-01-11T23:58:00Z"/>
                <w:rFonts w:eastAsia="Times New Roman" w:cs="Times New Roman"/>
                <w:sz w:val="22"/>
                <w:rPrChange w:id="4427" w:author="tao huang" w:date="2018-01-11T23:59:00Z">
                  <w:rPr>
                    <w:ins w:id="4428" w:author="tao huang" w:date="2018-01-11T23:58:00Z"/>
                    <w:rFonts w:ascii="Calibri" w:eastAsia="Times New Roman" w:hAnsi="Calibri" w:cs="Calibri"/>
                    <w:color w:val="000000"/>
                    <w:sz w:val="20"/>
                    <w:szCs w:val="20"/>
                  </w:rPr>
                </w:rPrChange>
              </w:rPr>
              <w:pPrChange w:id="4429" w:author="tao huang" w:date="2018-01-12T00:0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4430" w:author="tao huang" w:date="2018-01-11T23:58:00Z">
              <w:r w:rsidRPr="000D534A">
                <w:rPr>
                  <w:rFonts w:eastAsia="Times New Roman" w:cs="Times New Roman"/>
                  <w:sz w:val="22"/>
                  <w:rPrChange w:id="4431" w:author="tao huang" w:date="2018-01-11T23:59:00Z">
                    <w:rPr>
                      <w:rFonts w:ascii="Calibri" w:eastAsia="Times New Roman" w:hAnsi="Calibri" w:cs="Calibri"/>
                      <w:color w:val="000000"/>
                      <w:sz w:val="20"/>
                      <w:szCs w:val="20"/>
                    </w:rPr>
                  </w:rPrChange>
                </w:rPr>
                <w:t>0.0</w:t>
              </w:r>
            </w:ins>
          </w:p>
        </w:tc>
        <w:tc>
          <w:tcPr>
            <w:tcW w:w="940" w:type="dxa"/>
            <w:shd w:val="clear" w:color="auto" w:fill="FFFFFF" w:themeFill="background1"/>
            <w:hideMark/>
            <w:tcPrChange w:id="4432" w:author="tao huang" w:date="2018-01-12T00:00:00Z">
              <w:tcPr>
                <w:tcW w:w="940" w:type="dxa"/>
                <w:gridSpan w:val="2"/>
                <w:tcBorders>
                  <w:top w:val="nil"/>
                  <w:left w:val="nil"/>
                  <w:bottom w:val="single" w:sz="4" w:space="0" w:color="C1C1C1"/>
                  <w:right w:val="single" w:sz="4" w:space="0" w:color="C1C1C1"/>
                </w:tcBorders>
                <w:shd w:val="clear" w:color="auto" w:fill="auto"/>
                <w:hideMark/>
              </w:tcPr>
            </w:tcPrChange>
          </w:tcPr>
          <w:p w14:paraId="582BB69E" w14:textId="77777777" w:rsidR="000D534A" w:rsidRPr="000D534A" w:rsidRDefault="000D534A" w:rsidP="000D534A">
            <w:pPr>
              <w:spacing w:after="0" w:line="240" w:lineRule="auto"/>
              <w:jc w:val="right"/>
              <w:cnfStyle w:val="000000000000" w:firstRow="0" w:lastRow="0" w:firstColumn="0" w:lastColumn="0" w:oddVBand="0" w:evenVBand="0" w:oddHBand="0" w:evenHBand="0" w:firstRowFirstColumn="0" w:firstRowLastColumn="0" w:lastRowFirstColumn="0" w:lastRowLastColumn="0"/>
              <w:rPr>
                <w:ins w:id="4433" w:author="tao huang" w:date="2018-01-11T23:58:00Z"/>
                <w:rFonts w:eastAsia="Times New Roman" w:cs="Times New Roman"/>
                <w:sz w:val="22"/>
                <w:rPrChange w:id="4434" w:author="tao huang" w:date="2018-01-11T23:59:00Z">
                  <w:rPr>
                    <w:ins w:id="4435" w:author="tao huang" w:date="2018-01-11T23:58:00Z"/>
                    <w:rFonts w:ascii="Calibri" w:eastAsia="Times New Roman" w:hAnsi="Calibri" w:cs="Calibri"/>
                    <w:color w:val="000000"/>
                    <w:sz w:val="20"/>
                    <w:szCs w:val="20"/>
                  </w:rPr>
                </w:rPrChange>
              </w:rPr>
            </w:pPr>
            <w:ins w:id="4436" w:author="tao huang" w:date="2018-01-11T23:58:00Z">
              <w:r w:rsidRPr="000D534A">
                <w:rPr>
                  <w:rFonts w:eastAsia="Times New Roman" w:cs="Times New Roman"/>
                  <w:sz w:val="22"/>
                  <w:rPrChange w:id="4437" w:author="tao huang" w:date="2018-01-11T23:59:00Z">
                    <w:rPr>
                      <w:rFonts w:ascii="Calibri" w:eastAsia="Times New Roman" w:hAnsi="Calibri" w:cs="Calibri"/>
                      <w:color w:val="000000"/>
                      <w:sz w:val="20"/>
                      <w:szCs w:val="20"/>
                    </w:rPr>
                  </w:rPrChange>
                </w:rPr>
                <w:t>0.824</w:t>
              </w:r>
            </w:ins>
          </w:p>
        </w:tc>
      </w:tr>
      <w:tr w:rsidR="000D534A" w:rsidRPr="000D534A" w14:paraId="4E79EA42" w14:textId="77777777" w:rsidTr="000D534A">
        <w:tblPrEx>
          <w:tblPrExChange w:id="4438" w:author="tao huang" w:date="2018-01-12T00:00:00Z">
            <w:tblPrEx>
              <w:tblW w:w="14835" w:type="dxa"/>
            </w:tblPrEx>
          </w:tblPrExChange>
        </w:tblPrEx>
        <w:trPr>
          <w:cnfStyle w:val="000000100000" w:firstRow="0" w:lastRow="0" w:firstColumn="0" w:lastColumn="0" w:oddVBand="0" w:evenVBand="0" w:oddHBand="1" w:evenHBand="0" w:firstRowFirstColumn="0" w:firstRowLastColumn="0" w:lastRowFirstColumn="0" w:lastRowLastColumn="0"/>
          <w:trHeight w:val="20"/>
          <w:ins w:id="4439" w:author="tao huang" w:date="2018-01-11T23:58:00Z"/>
          <w:trPrChange w:id="4440" w:author="tao huang" w:date="2018-01-12T00:00:00Z">
            <w:trPr>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4441" w:author="tao huang" w:date="2018-01-12T00:00:00Z">
              <w:tcPr>
                <w:tcW w:w="3119" w:type="dxa"/>
                <w:gridSpan w:val="2"/>
                <w:shd w:val="clear" w:color="auto" w:fill="auto"/>
                <w:noWrap/>
                <w:hideMark/>
              </w:tcPr>
            </w:tcPrChange>
          </w:tcPr>
          <w:p w14:paraId="3070602A" w14:textId="77777777" w:rsidR="000D534A" w:rsidRPr="00E064CA" w:rsidRDefault="000D534A" w:rsidP="00E064CA">
            <w:pPr>
              <w:spacing w:after="0" w:line="240" w:lineRule="auto"/>
              <w:cnfStyle w:val="001000100000" w:firstRow="0" w:lastRow="0" w:firstColumn="1" w:lastColumn="0" w:oddVBand="0" w:evenVBand="0" w:oddHBand="1" w:evenHBand="0" w:firstRowFirstColumn="0" w:firstRowLastColumn="0" w:lastRowFirstColumn="0" w:lastRowLastColumn="0"/>
              <w:rPr>
                <w:ins w:id="4442" w:author="tao huang" w:date="2018-01-11T23:58:00Z"/>
                <w:rFonts w:eastAsia="DengXian" w:cs="Times New Roman"/>
                <w:b w:val="0"/>
                <w:iCs/>
                <w:sz w:val="22"/>
                <w:rPrChange w:id="4443" w:author="tao huang" w:date="2018-01-12T00:25:00Z">
                  <w:rPr>
                    <w:ins w:id="4444" w:author="tao huang" w:date="2018-01-11T23:58:00Z"/>
                    <w:rFonts w:ascii="DengXian" w:eastAsia="DengXian" w:hAnsi="DengXian" w:cs="Calibri"/>
                    <w:i/>
                    <w:iCs/>
                    <w:color w:val="000000"/>
                    <w:sz w:val="22"/>
                  </w:rPr>
                </w:rPrChange>
              </w:rPr>
              <w:pPrChange w:id="4445" w:author="tao huang" w:date="2018-01-12T00:25: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4446" w:author="tao huang" w:date="2018-01-11T23:58:00Z">
              <w:r w:rsidRPr="00E064CA">
                <w:rPr>
                  <w:rFonts w:eastAsia="DengXian" w:cs="Times New Roman"/>
                  <w:b w:val="0"/>
                  <w:iCs/>
                  <w:sz w:val="22"/>
                  <w:rPrChange w:id="4447" w:author="tao huang" w:date="2018-01-12T00:25:00Z">
                    <w:rPr>
                      <w:rFonts w:ascii="DengXian" w:eastAsia="DengXian" w:hAnsi="DengXian" w:cs="Calibri" w:hint="eastAsia"/>
                      <w:i/>
                      <w:iCs/>
                      <w:color w:val="000000"/>
                      <w:sz w:val="22"/>
                    </w:rPr>
                  </w:rPrChange>
                </w:rPr>
                <w:t>Central</w:t>
              </w:r>
              <w:r w:rsidRPr="00E064CA">
                <w:rPr>
                  <w:rFonts w:eastAsia="DengXian" w:cs="Times New Roman"/>
                  <w:b w:val="0"/>
                  <w:iCs/>
                  <w:sz w:val="22"/>
                  <w:rPrChange w:id="4448" w:author="tao huang" w:date="2018-01-12T00:25:00Z">
                    <w:rPr>
                      <w:rFonts w:eastAsia="DengXian" w:cs="Times New Roman"/>
                      <w:i/>
                      <w:iCs/>
                      <w:color w:val="000000"/>
                      <w:sz w:val="22"/>
                    </w:rPr>
                  </w:rPrChange>
                </w:rPr>
                <w:t xml:space="preserve"> tendency of sales</w:t>
              </w:r>
            </w:ins>
          </w:p>
        </w:tc>
        <w:tc>
          <w:tcPr>
            <w:tcW w:w="1026" w:type="dxa"/>
            <w:shd w:val="clear" w:color="auto" w:fill="FFFFFF" w:themeFill="background1"/>
            <w:noWrap/>
            <w:hideMark/>
            <w:tcPrChange w:id="4449" w:author="tao huang" w:date="2018-01-12T00:00:00Z">
              <w:tcPr>
                <w:tcW w:w="1026" w:type="dxa"/>
                <w:gridSpan w:val="2"/>
                <w:shd w:val="clear" w:color="auto" w:fill="auto"/>
                <w:noWrap/>
                <w:hideMark/>
              </w:tcPr>
            </w:tcPrChange>
          </w:tcPr>
          <w:p w14:paraId="62260013"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450" w:author="tao huang" w:date="2018-01-11T23:58:00Z"/>
                <w:rFonts w:eastAsia="Times New Roman" w:cs="Times New Roman"/>
                <w:sz w:val="22"/>
                <w:rPrChange w:id="4451" w:author="tao huang" w:date="2018-01-11T23:59:00Z">
                  <w:rPr>
                    <w:ins w:id="4452" w:author="tao huang" w:date="2018-01-11T23:58:00Z"/>
                    <w:rFonts w:eastAsia="Times New Roman" w:cs="Times New Roman" w:hint="eastAsia"/>
                    <w:color w:val="000000"/>
                    <w:sz w:val="22"/>
                  </w:rPr>
                </w:rPrChange>
              </w:rPr>
            </w:pPr>
            <w:ins w:id="4453" w:author="tao huang" w:date="2018-01-11T23:58:00Z">
              <w:r w:rsidRPr="000D534A">
                <w:rPr>
                  <w:rFonts w:eastAsia="Times New Roman" w:cs="Times New Roman"/>
                  <w:sz w:val="22"/>
                  <w:rPrChange w:id="4454" w:author="tao huang" w:date="2018-01-11T23:59:00Z">
                    <w:rPr>
                      <w:rFonts w:eastAsia="Times New Roman" w:cs="Times New Roman"/>
                      <w:color w:val="000000"/>
                      <w:sz w:val="22"/>
                    </w:rPr>
                  </w:rPrChange>
                </w:rPr>
                <w:t>0</w:t>
              </w:r>
            </w:ins>
          </w:p>
        </w:tc>
        <w:tc>
          <w:tcPr>
            <w:tcW w:w="910" w:type="dxa"/>
            <w:shd w:val="clear" w:color="auto" w:fill="FFFFFF" w:themeFill="background1"/>
            <w:noWrap/>
            <w:hideMark/>
            <w:tcPrChange w:id="4455" w:author="tao huang" w:date="2018-01-12T00:00:00Z">
              <w:tcPr>
                <w:tcW w:w="910" w:type="dxa"/>
                <w:gridSpan w:val="2"/>
                <w:shd w:val="clear" w:color="auto" w:fill="auto"/>
                <w:noWrap/>
                <w:hideMark/>
              </w:tcPr>
            </w:tcPrChange>
          </w:tcPr>
          <w:p w14:paraId="66DDCA6B"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456" w:author="tao huang" w:date="2018-01-11T23:58:00Z"/>
                <w:rFonts w:eastAsia="Times New Roman" w:cs="Times New Roman"/>
                <w:sz w:val="22"/>
                <w:rPrChange w:id="4457" w:author="tao huang" w:date="2018-01-11T23:59:00Z">
                  <w:rPr>
                    <w:ins w:id="4458" w:author="tao huang" w:date="2018-01-11T23:58:00Z"/>
                    <w:rFonts w:eastAsia="Times New Roman" w:cs="Times New Roman"/>
                    <w:color w:val="000000"/>
                    <w:sz w:val="22"/>
                  </w:rPr>
                </w:rPrChange>
              </w:rPr>
            </w:pPr>
            <w:ins w:id="4459" w:author="tao huang" w:date="2018-01-11T23:58:00Z">
              <w:r w:rsidRPr="000D534A">
                <w:rPr>
                  <w:rFonts w:eastAsia="Times New Roman" w:cs="Times New Roman"/>
                  <w:sz w:val="22"/>
                  <w:rPrChange w:id="4460" w:author="tao huang" w:date="2018-01-11T23:59:00Z">
                    <w:rPr>
                      <w:rFonts w:eastAsia="Times New Roman" w:cs="Times New Roman"/>
                      <w:color w:val="000000"/>
                      <w:sz w:val="22"/>
                    </w:rPr>
                  </w:rPrChange>
                </w:rPr>
                <w:t>0.679</w:t>
              </w:r>
            </w:ins>
          </w:p>
        </w:tc>
        <w:tc>
          <w:tcPr>
            <w:tcW w:w="1085" w:type="dxa"/>
            <w:shd w:val="clear" w:color="auto" w:fill="FFFFFF" w:themeFill="background1"/>
            <w:noWrap/>
            <w:hideMark/>
            <w:tcPrChange w:id="4461" w:author="tao huang" w:date="2018-01-12T00:00:00Z">
              <w:tcPr>
                <w:tcW w:w="1085" w:type="dxa"/>
                <w:gridSpan w:val="2"/>
                <w:shd w:val="clear" w:color="auto" w:fill="auto"/>
                <w:noWrap/>
                <w:hideMark/>
              </w:tcPr>
            </w:tcPrChange>
          </w:tcPr>
          <w:p w14:paraId="65AB4BD4"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462" w:author="tao huang" w:date="2018-01-11T23:58:00Z"/>
                <w:rFonts w:eastAsia="Times New Roman" w:cs="Times New Roman"/>
                <w:sz w:val="22"/>
                <w:rPrChange w:id="4463" w:author="tao huang" w:date="2018-01-11T23:59:00Z">
                  <w:rPr>
                    <w:ins w:id="4464" w:author="tao huang" w:date="2018-01-11T23:58:00Z"/>
                    <w:rFonts w:eastAsia="Times New Roman" w:cs="Times New Roman"/>
                    <w:color w:val="000000"/>
                    <w:sz w:val="22"/>
                  </w:rPr>
                </w:rPrChange>
              </w:rPr>
            </w:pPr>
            <w:ins w:id="4465" w:author="tao huang" w:date="2018-01-11T23:58:00Z">
              <w:r w:rsidRPr="000D534A">
                <w:rPr>
                  <w:rFonts w:eastAsia="Times New Roman" w:cs="Times New Roman"/>
                  <w:sz w:val="22"/>
                  <w:rPrChange w:id="4466" w:author="tao huang" w:date="2018-01-11T23:59:00Z">
                    <w:rPr>
                      <w:rFonts w:eastAsia="Times New Roman" w:cs="Times New Roman"/>
                      <w:color w:val="000000"/>
                      <w:sz w:val="22"/>
                    </w:rPr>
                  </w:rPrChange>
                </w:rPr>
                <w:t>0</w:t>
              </w:r>
            </w:ins>
          </w:p>
        </w:tc>
        <w:tc>
          <w:tcPr>
            <w:tcW w:w="951" w:type="dxa"/>
            <w:shd w:val="clear" w:color="auto" w:fill="FFFFFF" w:themeFill="background1"/>
            <w:noWrap/>
            <w:hideMark/>
            <w:tcPrChange w:id="4467" w:author="tao huang" w:date="2018-01-12T00:00:00Z">
              <w:tcPr>
                <w:tcW w:w="951" w:type="dxa"/>
                <w:gridSpan w:val="2"/>
                <w:shd w:val="clear" w:color="auto" w:fill="auto"/>
                <w:noWrap/>
                <w:hideMark/>
              </w:tcPr>
            </w:tcPrChange>
          </w:tcPr>
          <w:p w14:paraId="7788DF80"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468" w:author="tao huang" w:date="2018-01-11T23:58:00Z"/>
                <w:rFonts w:eastAsia="Times New Roman" w:cs="Times New Roman"/>
                <w:sz w:val="22"/>
                <w:rPrChange w:id="4469" w:author="tao huang" w:date="2018-01-11T23:59:00Z">
                  <w:rPr>
                    <w:ins w:id="4470" w:author="tao huang" w:date="2018-01-11T23:58:00Z"/>
                    <w:rFonts w:eastAsia="Times New Roman" w:cs="Times New Roman"/>
                    <w:color w:val="000000"/>
                    <w:sz w:val="22"/>
                  </w:rPr>
                </w:rPrChange>
              </w:rPr>
            </w:pPr>
            <w:ins w:id="4471" w:author="tao huang" w:date="2018-01-11T23:58:00Z">
              <w:r w:rsidRPr="000D534A">
                <w:rPr>
                  <w:rFonts w:eastAsia="Times New Roman" w:cs="Times New Roman"/>
                  <w:sz w:val="22"/>
                  <w:rPrChange w:id="4472" w:author="tao huang" w:date="2018-01-11T23:59:00Z">
                    <w:rPr>
                      <w:rFonts w:eastAsia="Times New Roman" w:cs="Times New Roman"/>
                      <w:color w:val="000000"/>
                      <w:sz w:val="22"/>
                    </w:rPr>
                  </w:rPrChange>
                </w:rPr>
                <w:t>0.851</w:t>
              </w:r>
            </w:ins>
          </w:p>
        </w:tc>
        <w:tc>
          <w:tcPr>
            <w:tcW w:w="1032" w:type="dxa"/>
            <w:shd w:val="clear" w:color="auto" w:fill="FFFFFF" w:themeFill="background1"/>
            <w:noWrap/>
            <w:hideMark/>
            <w:tcPrChange w:id="4473" w:author="tao huang" w:date="2018-01-12T00:00:00Z">
              <w:tcPr>
                <w:tcW w:w="1032" w:type="dxa"/>
                <w:gridSpan w:val="2"/>
                <w:shd w:val="clear" w:color="auto" w:fill="auto"/>
                <w:noWrap/>
                <w:hideMark/>
              </w:tcPr>
            </w:tcPrChange>
          </w:tcPr>
          <w:p w14:paraId="58F32962"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474" w:author="tao huang" w:date="2018-01-11T23:58:00Z"/>
                <w:rFonts w:eastAsia="Times New Roman" w:cs="Times New Roman"/>
                <w:sz w:val="22"/>
                <w:rPrChange w:id="4475" w:author="tao huang" w:date="2018-01-11T23:59:00Z">
                  <w:rPr>
                    <w:ins w:id="4476" w:author="tao huang" w:date="2018-01-11T23:58:00Z"/>
                    <w:rFonts w:eastAsia="Times New Roman" w:cs="Times New Roman"/>
                    <w:color w:val="000000"/>
                    <w:sz w:val="22"/>
                  </w:rPr>
                </w:rPrChange>
              </w:rPr>
            </w:pPr>
            <w:ins w:id="4477" w:author="tao huang" w:date="2018-01-11T23:58:00Z">
              <w:r w:rsidRPr="000D534A">
                <w:rPr>
                  <w:rFonts w:eastAsia="Times New Roman" w:cs="Times New Roman"/>
                  <w:sz w:val="22"/>
                  <w:rPrChange w:id="4478" w:author="tao huang" w:date="2018-01-11T23:59:00Z">
                    <w:rPr>
                      <w:rFonts w:eastAsia="Times New Roman" w:cs="Times New Roman"/>
                      <w:color w:val="000000"/>
                      <w:sz w:val="22"/>
                    </w:rPr>
                  </w:rPrChange>
                </w:rPr>
                <w:t>-0.5</w:t>
              </w:r>
            </w:ins>
          </w:p>
        </w:tc>
        <w:tc>
          <w:tcPr>
            <w:tcW w:w="904" w:type="dxa"/>
            <w:shd w:val="clear" w:color="auto" w:fill="FFFFFF" w:themeFill="background1"/>
            <w:noWrap/>
            <w:hideMark/>
            <w:tcPrChange w:id="4479" w:author="tao huang" w:date="2018-01-12T00:00:00Z">
              <w:tcPr>
                <w:tcW w:w="904" w:type="dxa"/>
                <w:gridSpan w:val="2"/>
                <w:shd w:val="clear" w:color="auto" w:fill="auto"/>
                <w:noWrap/>
                <w:hideMark/>
              </w:tcPr>
            </w:tcPrChange>
          </w:tcPr>
          <w:p w14:paraId="0387866C"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480" w:author="tao huang" w:date="2018-01-11T23:58:00Z"/>
                <w:rFonts w:eastAsia="Times New Roman" w:cs="Times New Roman"/>
                <w:sz w:val="22"/>
                <w:rPrChange w:id="4481" w:author="tao huang" w:date="2018-01-11T23:59:00Z">
                  <w:rPr>
                    <w:ins w:id="4482" w:author="tao huang" w:date="2018-01-11T23:58:00Z"/>
                    <w:rFonts w:eastAsia="Times New Roman" w:cs="Times New Roman"/>
                    <w:color w:val="000000"/>
                    <w:sz w:val="22"/>
                  </w:rPr>
                </w:rPrChange>
              </w:rPr>
            </w:pPr>
            <w:ins w:id="4483" w:author="tao huang" w:date="2018-01-11T23:58:00Z">
              <w:r w:rsidRPr="000D534A">
                <w:rPr>
                  <w:rFonts w:eastAsia="Times New Roman" w:cs="Times New Roman"/>
                  <w:sz w:val="22"/>
                  <w:rPrChange w:id="4484" w:author="tao huang" w:date="2018-01-11T23:59:00Z">
                    <w:rPr>
                      <w:rFonts w:eastAsia="Times New Roman" w:cs="Times New Roman"/>
                      <w:color w:val="000000"/>
                      <w:sz w:val="22"/>
                    </w:rPr>
                  </w:rPrChange>
                </w:rPr>
                <w:t>0.044</w:t>
              </w:r>
            </w:ins>
          </w:p>
        </w:tc>
        <w:tc>
          <w:tcPr>
            <w:tcW w:w="1039" w:type="dxa"/>
            <w:shd w:val="clear" w:color="auto" w:fill="FFFFFF" w:themeFill="background1"/>
            <w:noWrap/>
            <w:hideMark/>
            <w:tcPrChange w:id="4485" w:author="tao huang" w:date="2018-01-12T00:00:00Z">
              <w:tcPr>
                <w:tcW w:w="1039" w:type="dxa"/>
                <w:gridSpan w:val="2"/>
                <w:shd w:val="clear" w:color="auto" w:fill="auto"/>
                <w:noWrap/>
                <w:hideMark/>
              </w:tcPr>
            </w:tcPrChange>
          </w:tcPr>
          <w:p w14:paraId="013C8D58"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486" w:author="tao huang" w:date="2018-01-11T23:58:00Z"/>
                <w:rFonts w:eastAsia="Times New Roman" w:cs="Times New Roman"/>
                <w:sz w:val="22"/>
                <w:rPrChange w:id="4487" w:author="tao huang" w:date="2018-01-11T23:59:00Z">
                  <w:rPr>
                    <w:ins w:id="4488" w:author="tao huang" w:date="2018-01-11T23:58:00Z"/>
                    <w:rFonts w:eastAsia="Times New Roman" w:cs="Times New Roman"/>
                    <w:color w:val="000000"/>
                    <w:sz w:val="22"/>
                  </w:rPr>
                </w:rPrChange>
              </w:rPr>
            </w:pPr>
            <w:ins w:id="4489" w:author="tao huang" w:date="2018-01-11T23:58:00Z">
              <w:r w:rsidRPr="000D534A">
                <w:rPr>
                  <w:rFonts w:eastAsia="Times New Roman" w:cs="Times New Roman"/>
                  <w:sz w:val="22"/>
                  <w:rPrChange w:id="4490" w:author="tao huang" w:date="2018-01-11T23:59:00Z">
                    <w:rPr>
                      <w:rFonts w:eastAsia="Times New Roman" w:cs="Times New Roman"/>
                      <w:color w:val="000000"/>
                      <w:sz w:val="22"/>
                    </w:rPr>
                  </w:rPrChange>
                </w:rPr>
                <w:t>-0.5</w:t>
              </w:r>
            </w:ins>
          </w:p>
        </w:tc>
        <w:tc>
          <w:tcPr>
            <w:tcW w:w="897" w:type="dxa"/>
            <w:shd w:val="clear" w:color="auto" w:fill="FFFFFF" w:themeFill="background1"/>
            <w:noWrap/>
            <w:hideMark/>
            <w:tcPrChange w:id="4491" w:author="tao huang" w:date="2018-01-12T00:00:00Z">
              <w:tcPr>
                <w:tcW w:w="897" w:type="dxa"/>
                <w:gridSpan w:val="2"/>
                <w:shd w:val="clear" w:color="auto" w:fill="auto"/>
                <w:noWrap/>
                <w:hideMark/>
              </w:tcPr>
            </w:tcPrChange>
          </w:tcPr>
          <w:p w14:paraId="0B070D9D"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492" w:author="tao huang" w:date="2018-01-11T23:58:00Z"/>
                <w:rFonts w:eastAsia="Times New Roman" w:cs="Times New Roman"/>
                <w:sz w:val="22"/>
                <w:rPrChange w:id="4493" w:author="tao huang" w:date="2018-01-11T23:59:00Z">
                  <w:rPr>
                    <w:ins w:id="4494" w:author="tao huang" w:date="2018-01-11T23:58:00Z"/>
                    <w:rFonts w:eastAsia="Times New Roman" w:cs="Times New Roman"/>
                    <w:color w:val="000000"/>
                    <w:sz w:val="22"/>
                  </w:rPr>
                </w:rPrChange>
              </w:rPr>
            </w:pPr>
            <w:ins w:id="4495" w:author="tao huang" w:date="2018-01-11T23:58:00Z">
              <w:r w:rsidRPr="000D534A">
                <w:rPr>
                  <w:rFonts w:eastAsia="Times New Roman" w:cs="Times New Roman"/>
                  <w:sz w:val="22"/>
                  <w:rPrChange w:id="4496" w:author="tao huang" w:date="2018-01-11T23:59:00Z">
                    <w:rPr>
                      <w:rFonts w:eastAsia="Times New Roman" w:cs="Times New Roman"/>
                      <w:color w:val="000000"/>
                      <w:sz w:val="22"/>
                    </w:rPr>
                  </w:rPrChange>
                </w:rPr>
                <w:t>0.047</w:t>
              </w:r>
            </w:ins>
          </w:p>
        </w:tc>
        <w:tc>
          <w:tcPr>
            <w:tcW w:w="993" w:type="dxa"/>
            <w:shd w:val="clear" w:color="auto" w:fill="FFFFFF" w:themeFill="background1"/>
            <w:hideMark/>
            <w:tcPrChange w:id="4497" w:author="tao huang" w:date="2018-01-12T00:00:00Z">
              <w:tcPr>
                <w:tcW w:w="993" w:type="dxa"/>
                <w:gridSpan w:val="2"/>
                <w:shd w:val="clear" w:color="auto" w:fill="auto"/>
                <w:hideMark/>
              </w:tcPr>
            </w:tcPrChange>
          </w:tcPr>
          <w:p w14:paraId="28A1ECB2"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498" w:author="tao huang" w:date="2018-01-11T23:58:00Z"/>
                <w:rFonts w:eastAsia="Times New Roman" w:cs="Times New Roman"/>
                <w:sz w:val="22"/>
                <w:rPrChange w:id="4499" w:author="tao huang" w:date="2018-01-11T23:59:00Z">
                  <w:rPr>
                    <w:ins w:id="4500" w:author="tao huang" w:date="2018-01-11T23:58:00Z"/>
                    <w:rFonts w:ascii="Calibri" w:eastAsia="Times New Roman" w:hAnsi="Calibri" w:cs="Calibri"/>
                    <w:color w:val="9C0006"/>
                    <w:sz w:val="20"/>
                    <w:szCs w:val="20"/>
                  </w:rPr>
                </w:rPrChange>
              </w:rPr>
            </w:pPr>
            <w:ins w:id="4501" w:author="tao huang" w:date="2018-01-11T23:58:00Z">
              <w:r w:rsidRPr="000D534A">
                <w:rPr>
                  <w:rFonts w:eastAsia="Times New Roman" w:cs="Times New Roman"/>
                  <w:sz w:val="22"/>
                  <w:rPrChange w:id="4502" w:author="tao huang" w:date="2018-01-11T23:59:00Z">
                    <w:rPr>
                      <w:rFonts w:ascii="Calibri" w:eastAsia="Times New Roman" w:hAnsi="Calibri" w:cs="Calibri"/>
                      <w:color w:val="9C0006"/>
                      <w:sz w:val="20"/>
                      <w:szCs w:val="20"/>
                    </w:rPr>
                  </w:rPrChange>
                </w:rPr>
                <w:t>-0.5</w:t>
              </w:r>
            </w:ins>
          </w:p>
        </w:tc>
        <w:tc>
          <w:tcPr>
            <w:tcW w:w="943" w:type="dxa"/>
            <w:shd w:val="clear" w:color="auto" w:fill="FFFFFF" w:themeFill="background1"/>
            <w:hideMark/>
            <w:tcPrChange w:id="4503" w:author="tao huang" w:date="2018-01-12T00:00:00Z">
              <w:tcPr>
                <w:tcW w:w="943" w:type="dxa"/>
                <w:gridSpan w:val="2"/>
                <w:shd w:val="clear" w:color="auto" w:fill="auto"/>
                <w:hideMark/>
              </w:tcPr>
            </w:tcPrChange>
          </w:tcPr>
          <w:p w14:paraId="67023188"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504" w:author="tao huang" w:date="2018-01-11T23:58:00Z"/>
                <w:rFonts w:eastAsia="Times New Roman" w:cs="Times New Roman"/>
                <w:sz w:val="22"/>
                <w:rPrChange w:id="4505" w:author="tao huang" w:date="2018-01-11T23:59:00Z">
                  <w:rPr>
                    <w:ins w:id="4506" w:author="tao huang" w:date="2018-01-11T23:58:00Z"/>
                    <w:rFonts w:ascii="Calibri" w:eastAsia="Times New Roman" w:hAnsi="Calibri" w:cs="Calibri"/>
                    <w:color w:val="006100"/>
                    <w:sz w:val="20"/>
                    <w:szCs w:val="20"/>
                  </w:rPr>
                </w:rPrChange>
              </w:rPr>
            </w:pPr>
            <w:ins w:id="4507" w:author="tao huang" w:date="2018-01-11T23:58:00Z">
              <w:r w:rsidRPr="000D534A">
                <w:rPr>
                  <w:rFonts w:eastAsia="Times New Roman" w:cs="Times New Roman"/>
                  <w:sz w:val="22"/>
                  <w:rPrChange w:id="4508" w:author="tao huang" w:date="2018-01-11T23:59:00Z">
                    <w:rPr>
                      <w:rFonts w:ascii="Calibri" w:eastAsia="Times New Roman" w:hAnsi="Calibri" w:cs="Calibri"/>
                      <w:color w:val="006100"/>
                      <w:sz w:val="20"/>
                      <w:szCs w:val="20"/>
                    </w:rPr>
                  </w:rPrChange>
                </w:rPr>
                <w:t>0.027</w:t>
              </w:r>
            </w:ins>
          </w:p>
        </w:tc>
        <w:tc>
          <w:tcPr>
            <w:tcW w:w="996" w:type="dxa"/>
            <w:shd w:val="clear" w:color="auto" w:fill="FFFFFF" w:themeFill="background1"/>
            <w:noWrap/>
            <w:hideMark/>
            <w:tcPrChange w:id="4509" w:author="tao huang" w:date="2018-01-12T00:00:00Z">
              <w:tcPr>
                <w:tcW w:w="996" w:type="dxa"/>
                <w:gridSpan w:val="2"/>
                <w:shd w:val="clear" w:color="auto" w:fill="auto"/>
                <w:noWrap/>
                <w:hideMark/>
              </w:tcPr>
            </w:tcPrChange>
          </w:tcPr>
          <w:p w14:paraId="5A330DD3"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510" w:author="tao huang" w:date="2018-01-11T23:58:00Z"/>
                <w:rFonts w:eastAsia="Times New Roman" w:cs="Times New Roman"/>
                <w:sz w:val="22"/>
                <w:rPrChange w:id="4511" w:author="tao huang" w:date="2018-01-11T23:59:00Z">
                  <w:rPr>
                    <w:ins w:id="4512" w:author="tao huang" w:date="2018-01-11T23:58:00Z"/>
                    <w:rFonts w:ascii="Calibri" w:eastAsia="Times New Roman" w:hAnsi="Calibri" w:cs="Calibri"/>
                    <w:color w:val="000000"/>
                    <w:sz w:val="20"/>
                    <w:szCs w:val="20"/>
                  </w:rPr>
                </w:rPrChange>
              </w:rPr>
              <w:pPrChange w:id="4513" w:author="tao huang" w:date="2018-01-12T00:0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4514" w:author="tao huang" w:date="2018-01-11T23:58:00Z">
              <w:r w:rsidRPr="000D534A">
                <w:rPr>
                  <w:rFonts w:eastAsia="Times New Roman" w:cs="Times New Roman"/>
                  <w:sz w:val="22"/>
                  <w:rPrChange w:id="4515" w:author="tao huang" w:date="2018-01-11T23:59:00Z">
                    <w:rPr>
                      <w:rFonts w:ascii="Calibri" w:eastAsia="Times New Roman" w:hAnsi="Calibri" w:cs="Calibri"/>
                      <w:color w:val="000000"/>
                      <w:sz w:val="20"/>
                      <w:szCs w:val="20"/>
                    </w:rPr>
                  </w:rPrChange>
                </w:rPr>
                <w:t>-0.1</w:t>
              </w:r>
            </w:ins>
          </w:p>
        </w:tc>
        <w:tc>
          <w:tcPr>
            <w:tcW w:w="940" w:type="dxa"/>
            <w:shd w:val="clear" w:color="auto" w:fill="FFFFFF" w:themeFill="background1"/>
            <w:hideMark/>
            <w:tcPrChange w:id="4516" w:author="tao huang" w:date="2018-01-12T00:00:00Z">
              <w:tcPr>
                <w:tcW w:w="940" w:type="dxa"/>
                <w:gridSpan w:val="2"/>
                <w:shd w:val="clear" w:color="auto" w:fill="auto"/>
                <w:hideMark/>
              </w:tcPr>
            </w:tcPrChange>
          </w:tcPr>
          <w:p w14:paraId="73A650E2" w14:textId="77777777" w:rsidR="000D534A" w:rsidRPr="000D534A" w:rsidRDefault="000D534A" w:rsidP="000D534A">
            <w:pPr>
              <w:spacing w:after="0" w:line="240" w:lineRule="auto"/>
              <w:jc w:val="right"/>
              <w:cnfStyle w:val="000000100000" w:firstRow="0" w:lastRow="0" w:firstColumn="0" w:lastColumn="0" w:oddVBand="0" w:evenVBand="0" w:oddHBand="1" w:evenHBand="0" w:firstRowFirstColumn="0" w:firstRowLastColumn="0" w:lastRowFirstColumn="0" w:lastRowLastColumn="0"/>
              <w:rPr>
                <w:ins w:id="4517" w:author="tao huang" w:date="2018-01-11T23:58:00Z"/>
                <w:rFonts w:eastAsia="Times New Roman" w:cs="Times New Roman"/>
                <w:sz w:val="22"/>
                <w:rPrChange w:id="4518" w:author="tao huang" w:date="2018-01-11T23:59:00Z">
                  <w:rPr>
                    <w:ins w:id="4519" w:author="tao huang" w:date="2018-01-11T23:58:00Z"/>
                    <w:rFonts w:ascii="Calibri" w:eastAsia="Times New Roman" w:hAnsi="Calibri" w:cs="Calibri"/>
                    <w:color w:val="000000"/>
                    <w:sz w:val="20"/>
                    <w:szCs w:val="20"/>
                  </w:rPr>
                </w:rPrChange>
              </w:rPr>
            </w:pPr>
            <w:ins w:id="4520" w:author="tao huang" w:date="2018-01-11T23:58:00Z">
              <w:r w:rsidRPr="000D534A">
                <w:rPr>
                  <w:rFonts w:eastAsia="Times New Roman" w:cs="Times New Roman"/>
                  <w:sz w:val="22"/>
                  <w:rPrChange w:id="4521" w:author="tao huang" w:date="2018-01-11T23:59:00Z">
                    <w:rPr>
                      <w:rFonts w:ascii="Calibri" w:eastAsia="Times New Roman" w:hAnsi="Calibri" w:cs="Calibri"/>
                      <w:color w:val="000000"/>
                      <w:sz w:val="20"/>
                      <w:szCs w:val="20"/>
                    </w:rPr>
                  </w:rPrChange>
                </w:rPr>
                <w:t>0.559</w:t>
              </w:r>
            </w:ins>
          </w:p>
        </w:tc>
      </w:tr>
      <w:tr w:rsidR="000D534A" w:rsidRPr="000D534A" w14:paraId="046A8510" w14:textId="77777777" w:rsidTr="000D534A">
        <w:trPr>
          <w:trHeight w:val="20"/>
          <w:ins w:id="4522" w:author="tao huang" w:date="2018-01-11T23:58:00Z"/>
          <w:trPrChange w:id="4523" w:author="tao huang" w:date="2018-01-12T00:00: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4524" w:author="tao huang" w:date="2018-01-12T00:00:00Z">
              <w:tcPr>
                <w:tcW w:w="2859" w:type="dxa"/>
                <w:tcBorders>
                  <w:top w:val="nil"/>
                  <w:left w:val="nil"/>
                  <w:bottom w:val="nil"/>
                  <w:right w:val="nil"/>
                </w:tcBorders>
                <w:shd w:val="clear" w:color="auto" w:fill="auto"/>
                <w:noWrap/>
                <w:vAlign w:val="center"/>
                <w:hideMark/>
              </w:tcPr>
            </w:tcPrChange>
          </w:tcPr>
          <w:p w14:paraId="361CBF11" w14:textId="77777777" w:rsidR="000D534A" w:rsidRPr="00E064CA" w:rsidRDefault="000D534A" w:rsidP="00E064CA">
            <w:pPr>
              <w:spacing w:after="0" w:line="240" w:lineRule="auto"/>
              <w:rPr>
                <w:ins w:id="4525" w:author="tao huang" w:date="2018-01-11T23:58:00Z"/>
                <w:rFonts w:eastAsia="Times New Roman" w:cs="Times New Roman"/>
                <w:b w:val="0"/>
                <w:iCs/>
                <w:sz w:val="22"/>
                <w:rPrChange w:id="4526" w:author="tao huang" w:date="2018-01-12T00:25:00Z">
                  <w:rPr>
                    <w:ins w:id="4527" w:author="tao huang" w:date="2018-01-11T23:58:00Z"/>
                    <w:rFonts w:eastAsia="Times New Roman" w:cs="Times New Roman"/>
                    <w:i/>
                    <w:iCs/>
                    <w:color w:val="000000"/>
                    <w:sz w:val="22"/>
                  </w:rPr>
                </w:rPrChange>
              </w:rPr>
              <w:pPrChange w:id="4528" w:author="tao huang" w:date="2018-01-12T00:25:00Z">
                <w:pPr>
                  <w:spacing w:after="0" w:line="240" w:lineRule="auto"/>
                </w:pPr>
              </w:pPrChange>
            </w:pPr>
            <w:ins w:id="4529" w:author="tao huang" w:date="2018-01-11T23:58:00Z">
              <w:r w:rsidRPr="00E064CA">
                <w:rPr>
                  <w:rFonts w:eastAsia="Times New Roman" w:cs="Times New Roman"/>
                  <w:b w:val="0"/>
                  <w:iCs/>
                  <w:sz w:val="22"/>
                  <w:rPrChange w:id="4530" w:author="tao huang" w:date="2018-01-12T00:25:00Z">
                    <w:rPr>
                      <w:rFonts w:eastAsia="Times New Roman" w:cs="Times New Roman"/>
                      <w:i/>
                      <w:iCs/>
                      <w:color w:val="000000"/>
                      <w:sz w:val="22"/>
                    </w:rPr>
                  </w:rPrChange>
                </w:rPr>
                <w:t>Price level and variation</w:t>
              </w:r>
            </w:ins>
          </w:p>
        </w:tc>
        <w:tc>
          <w:tcPr>
            <w:tcW w:w="1026" w:type="dxa"/>
            <w:shd w:val="clear" w:color="auto" w:fill="FFFFFF" w:themeFill="background1"/>
            <w:noWrap/>
            <w:hideMark/>
            <w:tcPrChange w:id="4531" w:author="tao huang" w:date="2018-01-12T00:00:00Z">
              <w:tcPr>
                <w:tcW w:w="1026" w:type="dxa"/>
                <w:gridSpan w:val="2"/>
                <w:tcBorders>
                  <w:top w:val="nil"/>
                  <w:left w:val="nil"/>
                  <w:bottom w:val="nil"/>
                  <w:right w:val="nil"/>
                </w:tcBorders>
                <w:shd w:val="clear" w:color="auto" w:fill="auto"/>
                <w:noWrap/>
                <w:vAlign w:val="center"/>
                <w:hideMark/>
              </w:tcPr>
            </w:tcPrChange>
          </w:tcPr>
          <w:p w14:paraId="07DAC7E5"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32" w:author="tao huang" w:date="2018-01-11T23:58:00Z"/>
                <w:rFonts w:eastAsia="Times New Roman" w:cs="Times New Roman"/>
                <w:sz w:val="22"/>
                <w:rPrChange w:id="4533" w:author="tao huang" w:date="2018-01-11T23:59:00Z">
                  <w:rPr>
                    <w:ins w:id="4534" w:author="tao huang" w:date="2018-01-11T23:58:00Z"/>
                    <w:rFonts w:eastAsia="Times New Roman" w:cs="Times New Roman"/>
                    <w:color w:val="000000"/>
                    <w:sz w:val="22"/>
                  </w:rPr>
                </w:rPrChange>
              </w:rPr>
            </w:pPr>
            <w:ins w:id="4535" w:author="tao huang" w:date="2018-01-11T23:58:00Z">
              <w:r w:rsidRPr="000D534A">
                <w:rPr>
                  <w:rFonts w:eastAsia="Times New Roman" w:cs="Times New Roman"/>
                  <w:sz w:val="22"/>
                  <w:rPrChange w:id="4536" w:author="tao huang" w:date="2018-01-11T23:59:00Z">
                    <w:rPr>
                      <w:rFonts w:eastAsia="Times New Roman" w:cs="Times New Roman"/>
                      <w:color w:val="000000"/>
                      <w:sz w:val="22"/>
                    </w:rPr>
                  </w:rPrChange>
                </w:rPr>
                <w:t>-0.1</w:t>
              </w:r>
            </w:ins>
          </w:p>
        </w:tc>
        <w:tc>
          <w:tcPr>
            <w:tcW w:w="910" w:type="dxa"/>
            <w:shd w:val="clear" w:color="auto" w:fill="FFFFFF" w:themeFill="background1"/>
            <w:noWrap/>
            <w:hideMark/>
            <w:tcPrChange w:id="4537" w:author="tao huang" w:date="2018-01-12T00:00:00Z">
              <w:tcPr>
                <w:tcW w:w="910" w:type="dxa"/>
                <w:gridSpan w:val="2"/>
                <w:tcBorders>
                  <w:top w:val="nil"/>
                  <w:left w:val="nil"/>
                  <w:bottom w:val="nil"/>
                  <w:right w:val="single" w:sz="8" w:space="0" w:color="auto"/>
                </w:tcBorders>
                <w:shd w:val="clear" w:color="auto" w:fill="auto"/>
                <w:noWrap/>
                <w:vAlign w:val="center"/>
                <w:hideMark/>
              </w:tcPr>
            </w:tcPrChange>
          </w:tcPr>
          <w:p w14:paraId="6F335210"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38" w:author="tao huang" w:date="2018-01-11T23:58:00Z"/>
                <w:rFonts w:eastAsia="Times New Roman" w:cs="Times New Roman"/>
                <w:sz w:val="22"/>
                <w:rPrChange w:id="4539" w:author="tao huang" w:date="2018-01-11T23:59:00Z">
                  <w:rPr>
                    <w:ins w:id="4540" w:author="tao huang" w:date="2018-01-11T23:58:00Z"/>
                    <w:rFonts w:eastAsia="Times New Roman" w:cs="Times New Roman"/>
                    <w:color w:val="000000"/>
                    <w:sz w:val="22"/>
                  </w:rPr>
                </w:rPrChange>
              </w:rPr>
            </w:pPr>
            <w:ins w:id="4541" w:author="tao huang" w:date="2018-01-11T23:58:00Z">
              <w:r w:rsidRPr="000D534A">
                <w:rPr>
                  <w:rFonts w:eastAsia="Times New Roman" w:cs="Times New Roman"/>
                  <w:sz w:val="22"/>
                  <w:rPrChange w:id="4542" w:author="tao huang" w:date="2018-01-11T23:59:00Z">
                    <w:rPr>
                      <w:rFonts w:eastAsia="Times New Roman" w:cs="Times New Roman"/>
                      <w:color w:val="000000"/>
                      <w:sz w:val="22"/>
                    </w:rPr>
                  </w:rPrChange>
                </w:rPr>
                <w:t>0.370</w:t>
              </w:r>
            </w:ins>
          </w:p>
        </w:tc>
        <w:tc>
          <w:tcPr>
            <w:tcW w:w="1085" w:type="dxa"/>
            <w:shd w:val="clear" w:color="auto" w:fill="FFFFFF" w:themeFill="background1"/>
            <w:noWrap/>
            <w:hideMark/>
            <w:tcPrChange w:id="4543" w:author="tao huang" w:date="2018-01-12T00:00:00Z">
              <w:tcPr>
                <w:tcW w:w="1085" w:type="dxa"/>
                <w:gridSpan w:val="2"/>
                <w:tcBorders>
                  <w:top w:val="nil"/>
                  <w:left w:val="nil"/>
                  <w:bottom w:val="nil"/>
                  <w:right w:val="nil"/>
                </w:tcBorders>
                <w:shd w:val="clear" w:color="auto" w:fill="auto"/>
                <w:noWrap/>
                <w:vAlign w:val="center"/>
                <w:hideMark/>
              </w:tcPr>
            </w:tcPrChange>
          </w:tcPr>
          <w:p w14:paraId="1EE020A8"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44" w:author="tao huang" w:date="2018-01-11T23:58:00Z"/>
                <w:rFonts w:eastAsia="Times New Roman" w:cs="Times New Roman"/>
                <w:sz w:val="22"/>
                <w:rPrChange w:id="4545" w:author="tao huang" w:date="2018-01-11T23:59:00Z">
                  <w:rPr>
                    <w:ins w:id="4546" w:author="tao huang" w:date="2018-01-11T23:58:00Z"/>
                    <w:rFonts w:eastAsia="Times New Roman" w:cs="Times New Roman"/>
                    <w:color w:val="000000"/>
                    <w:sz w:val="22"/>
                  </w:rPr>
                </w:rPrChange>
              </w:rPr>
            </w:pPr>
            <w:ins w:id="4547" w:author="tao huang" w:date="2018-01-11T23:58:00Z">
              <w:r w:rsidRPr="000D534A">
                <w:rPr>
                  <w:rFonts w:eastAsia="Times New Roman" w:cs="Times New Roman"/>
                  <w:sz w:val="22"/>
                  <w:rPrChange w:id="4548" w:author="tao huang" w:date="2018-01-11T23:59:00Z">
                    <w:rPr>
                      <w:rFonts w:eastAsia="Times New Roman" w:cs="Times New Roman"/>
                      <w:color w:val="000000"/>
                      <w:sz w:val="22"/>
                    </w:rPr>
                  </w:rPrChange>
                </w:rPr>
                <w:t>-0.3</w:t>
              </w:r>
            </w:ins>
          </w:p>
        </w:tc>
        <w:tc>
          <w:tcPr>
            <w:tcW w:w="951" w:type="dxa"/>
            <w:shd w:val="clear" w:color="auto" w:fill="FFFFFF" w:themeFill="background1"/>
            <w:noWrap/>
            <w:hideMark/>
            <w:tcPrChange w:id="4549" w:author="tao huang" w:date="2018-01-12T00:00:00Z">
              <w:tcPr>
                <w:tcW w:w="951" w:type="dxa"/>
                <w:gridSpan w:val="2"/>
                <w:tcBorders>
                  <w:top w:val="nil"/>
                  <w:left w:val="nil"/>
                  <w:bottom w:val="nil"/>
                  <w:right w:val="single" w:sz="8" w:space="0" w:color="auto"/>
                </w:tcBorders>
                <w:shd w:val="clear" w:color="auto" w:fill="auto"/>
                <w:noWrap/>
                <w:vAlign w:val="center"/>
                <w:hideMark/>
              </w:tcPr>
            </w:tcPrChange>
          </w:tcPr>
          <w:p w14:paraId="175195CA"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50" w:author="tao huang" w:date="2018-01-11T23:58:00Z"/>
                <w:rFonts w:eastAsia="Times New Roman" w:cs="Times New Roman"/>
                <w:sz w:val="22"/>
                <w:rPrChange w:id="4551" w:author="tao huang" w:date="2018-01-11T23:59:00Z">
                  <w:rPr>
                    <w:ins w:id="4552" w:author="tao huang" w:date="2018-01-11T23:58:00Z"/>
                    <w:rFonts w:eastAsia="Times New Roman" w:cs="Times New Roman"/>
                    <w:color w:val="000000"/>
                    <w:sz w:val="22"/>
                  </w:rPr>
                </w:rPrChange>
              </w:rPr>
            </w:pPr>
            <w:ins w:id="4553" w:author="tao huang" w:date="2018-01-11T23:58:00Z">
              <w:r w:rsidRPr="000D534A">
                <w:rPr>
                  <w:rFonts w:eastAsia="Times New Roman" w:cs="Times New Roman"/>
                  <w:sz w:val="22"/>
                  <w:rPrChange w:id="4554" w:author="tao huang" w:date="2018-01-11T23:59:00Z">
                    <w:rPr>
                      <w:rFonts w:eastAsia="Times New Roman" w:cs="Times New Roman"/>
                      <w:color w:val="000000"/>
                      <w:sz w:val="22"/>
                    </w:rPr>
                  </w:rPrChange>
                </w:rPr>
                <w:t>0.066</w:t>
              </w:r>
            </w:ins>
          </w:p>
        </w:tc>
        <w:tc>
          <w:tcPr>
            <w:tcW w:w="1032" w:type="dxa"/>
            <w:shd w:val="clear" w:color="auto" w:fill="FFFFFF" w:themeFill="background1"/>
            <w:noWrap/>
            <w:hideMark/>
            <w:tcPrChange w:id="4555" w:author="tao huang" w:date="2018-01-12T00:00:00Z">
              <w:tcPr>
                <w:tcW w:w="1032" w:type="dxa"/>
                <w:gridSpan w:val="2"/>
                <w:tcBorders>
                  <w:top w:val="nil"/>
                  <w:left w:val="nil"/>
                  <w:bottom w:val="nil"/>
                  <w:right w:val="nil"/>
                </w:tcBorders>
                <w:shd w:val="clear" w:color="auto" w:fill="auto"/>
                <w:noWrap/>
                <w:vAlign w:val="center"/>
                <w:hideMark/>
              </w:tcPr>
            </w:tcPrChange>
          </w:tcPr>
          <w:p w14:paraId="2FEC282C"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56" w:author="tao huang" w:date="2018-01-11T23:58:00Z"/>
                <w:rFonts w:eastAsia="Times New Roman" w:cs="Times New Roman"/>
                <w:sz w:val="22"/>
                <w:rPrChange w:id="4557" w:author="tao huang" w:date="2018-01-11T23:59:00Z">
                  <w:rPr>
                    <w:ins w:id="4558" w:author="tao huang" w:date="2018-01-11T23:58:00Z"/>
                    <w:rFonts w:eastAsia="Times New Roman" w:cs="Times New Roman"/>
                    <w:color w:val="000000"/>
                    <w:sz w:val="22"/>
                  </w:rPr>
                </w:rPrChange>
              </w:rPr>
            </w:pPr>
            <w:ins w:id="4559" w:author="tao huang" w:date="2018-01-11T23:58:00Z">
              <w:r w:rsidRPr="000D534A">
                <w:rPr>
                  <w:rFonts w:eastAsia="Times New Roman" w:cs="Times New Roman"/>
                  <w:sz w:val="22"/>
                  <w:rPrChange w:id="4560" w:author="tao huang" w:date="2018-01-11T23:59:00Z">
                    <w:rPr>
                      <w:rFonts w:eastAsia="Times New Roman" w:cs="Times New Roman"/>
                      <w:color w:val="000000"/>
                      <w:sz w:val="22"/>
                    </w:rPr>
                  </w:rPrChange>
                </w:rPr>
                <w:t>-0.1</w:t>
              </w:r>
            </w:ins>
          </w:p>
        </w:tc>
        <w:tc>
          <w:tcPr>
            <w:tcW w:w="904" w:type="dxa"/>
            <w:shd w:val="clear" w:color="auto" w:fill="FFFFFF" w:themeFill="background1"/>
            <w:noWrap/>
            <w:hideMark/>
            <w:tcPrChange w:id="4561" w:author="tao huang" w:date="2018-01-12T00:00:00Z">
              <w:tcPr>
                <w:tcW w:w="904" w:type="dxa"/>
                <w:gridSpan w:val="2"/>
                <w:tcBorders>
                  <w:top w:val="nil"/>
                  <w:left w:val="nil"/>
                  <w:bottom w:val="nil"/>
                  <w:right w:val="single" w:sz="8" w:space="0" w:color="auto"/>
                </w:tcBorders>
                <w:shd w:val="clear" w:color="auto" w:fill="auto"/>
                <w:noWrap/>
                <w:vAlign w:val="center"/>
                <w:hideMark/>
              </w:tcPr>
            </w:tcPrChange>
          </w:tcPr>
          <w:p w14:paraId="11CDE5E5"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62" w:author="tao huang" w:date="2018-01-11T23:58:00Z"/>
                <w:rFonts w:eastAsia="Times New Roman" w:cs="Times New Roman"/>
                <w:sz w:val="22"/>
                <w:rPrChange w:id="4563" w:author="tao huang" w:date="2018-01-11T23:59:00Z">
                  <w:rPr>
                    <w:ins w:id="4564" w:author="tao huang" w:date="2018-01-11T23:58:00Z"/>
                    <w:rFonts w:eastAsia="Times New Roman" w:cs="Times New Roman"/>
                    <w:color w:val="000000"/>
                    <w:sz w:val="22"/>
                  </w:rPr>
                </w:rPrChange>
              </w:rPr>
            </w:pPr>
            <w:ins w:id="4565" w:author="tao huang" w:date="2018-01-11T23:58:00Z">
              <w:r w:rsidRPr="000D534A">
                <w:rPr>
                  <w:rFonts w:eastAsia="Times New Roman" w:cs="Times New Roman"/>
                  <w:sz w:val="22"/>
                  <w:rPrChange w:id="4566" w:author="tao huang" w:date="2018-01-11T23:59:00Z">
                    <w:rPr>
                      <w:rFonts w:eastAsia="Times New Roman" w:cs="Times New Roman"/>
                      <w:color w:val="000000"/>
                      <w:sz w:val="22"/>
                    </w:rPr>
                  </w:rPrChange>
                </w:rPr>
                <w:t>0.795</w:t>
              </w:r>
            </w:ins>
          </w:p>
        </w:tc>
        <w:tc>
          <w:tcPr>
            <w:tcW w:w="1039" w:type="dxa"/>
            <w:shd w:val="clear" w:color="auto" w:fill="FFFFFF" w:themeFill="background1"/>
            <w:noWrap/>
            <w:hideMark/>
            <w:tcPrChange w:id="4567" w:author="tao huang" w:date="2018-01-12T00:00:00Z">
              <w:tcPr>
                <w:tcW w:w="1039" w:type="dxa"/>
                <w:gridSpan w:val="2"/>
                <w:tcBorders>
                  <w:top w:val="nil"/>
                  <w:left w:val="nil"/>
                  <w:bottom w:val="nil"/>
                  <w:right w:val="nil"/>
                </w:tcBorders>
                <w:shd w:val="clear" w:color="auto" w:fill="auto"/>
                <w:noWrap/>
                <w:vAlign w:val="center"/>
                <w:hideMark/>
              </w:tcPr>
            </w:tcPrChange>
          </w:tcPr>
          <w:p w14:paraId="22F947BA"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68" w:author="tao huang" w:date="2018-01-11T23:58:00Z"/>
                <w:rFonts w:eastAsia="Times New Roman" w:cs="Times New Roman"/>
                <w:sz w:val="22"/>
                <w:rPrChange w:id="4569" w:author="tao huang" w:date="2018-01-11T23:59:00Z">
                  <w:rPr>
                    <w:ins w:id="4570" w:author="tao huang" w:date="2018-01-11T23:58:00Z"/>
                    <w:rFonts w:eastAsia="Times New Roman" w:cs="Times New Roman"/>
                    <w:color w:val="000000"/>
                    <w:sz w:val="22"/>
                  </w:rPr>
                </w:rPrChange>
              </w:rPr>
            </w:pPr>
            <w:ins w:id="4571" w:author="tao huang" w:date="2018-01-11T23:58:00Z">
              <w:r w:rsidRPr="000D534A">
                <w:rPr>
                  <w:rFonts w:eastAsia="Times New Roman" w:cs="Times New Roman"/>
                  <w:sz w:val="22"/>
                  <w:rPrChange w:id="4572" w:author="tao huang" w:date="2018-01-11T23:59:00Z">
                    <w:rPr>
                      <w:rFonts w:eastAsia="Times New Roman" w:cs="Times New Roman"/>
                      <w:color w:val="000000"/>
                      <w:sz w:val="22"/>
                    </w:rPr>
                  </w:rPrChange>
                </w:rPr>
                <w:t>-0.3</w:t>
              </w:r>
            </w:ins>
          </w:p>
        </w:tc>
        <w:tc>
          <w:tcPr>
            <w:tcW w:w="897" w:type="dxa"/>
            <w:shd w:val="clear" w:color="auto" w:fill="FFFFFF" w:themeFill="background1"/>
            <w:noWrap/>
            <w:hideMark/>
            <w:tcPrChange w:id="4573" w:author="tao huang" w:date="2018-01-12T00:00:00Z">
              <w:tcPr>
                <w:tcW w:w="897" w:type="dxa"/>
                <w:gridSpan w:val="2"/>
                <w:tcBorders>
                  <w:top w:val="nil"/>
                  <w:left w:val="nil"/>
                  <w:bottom w:val="nil"/>
                  <w:right w:val="nil"/>
                </w:tcBorders>
                <w:shd w:val="clear" w:color="auto" w:fill="auto"/>
                <w:noWrap/>
                <w:vAlign w:val="center"/>
                <w:hideMark/>
              </w:tcPr>
            </w:tcPrChange>
          </w:tcPr>
          <w:p w14:paraId="504173A0"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74" w:author="tao huang" w:date="2018-01-11T23:58:00Z"/>
                <w:rFonts w:eastAsia="Times New Roman" w:cs="Times New Roman"/>
                <w:sz w:val="22"/>
                <w:rPrChange w:id="4575" w:author="tao huang" w:date="2018-01-11T23:59:00Z">
                  <w:rPr>
                    <w:ins w:id="4576" w:author="tao huang" w:date="2018-01-11T23:58:00Z"/>
                    <w:rFonts w:eastAsia="Times New Roman" w:cs="Times New Roman"/>
                    <w:color w:val="000000"/>
                    <w:sz w:val="22"/>
                  </w:rPr>
                </w:rPrChange>
              </w:rPr>
            </w:pPr>
            <w:ins w:id="4577" w:author="tao huang" w:date="2018-01-11T23:58:00Z">
              <w:r w:rsidRPr="000D534A">
                <w:rPr>
                  <w:rFonts w:eastAsia="Times New Roman" w:cs="Times New Roman"/>
                  <w:sz w:val="22"/>
                  <w:rPrChange w:id="4578" w:author="tao huang" w:date="2018-01-11T23:59:00Z">
                    <w:rPr>
                      <w:rFonts w:eastAsia="Times New Roman" w:cs="Times New Roman"/>
                      <w:color w:val="000000"/>
                      <w:sz w:val="22"/>
                    </w:rPr>
                  </w:rPrChange>
                </w:rPr>
                <w:t>0.367</w:t>
              </w:r>
            </w:ins>
          </w:p>
        </w:tc>
        <w:tc>
          <w:tcPr>
            <w:tcW w:w="993" w:type="dxa"/>
            <w:shd w:val="clear" w:color="auto" w:fill="FFFFFF" w:themeFill="background1"/>
            <w:hideMark/>
            <w:tcPrChange w:id="4579" w:author="tao huang" w:date="2018-01-12T00:00:00Z">
              <w:tcPr>
                <w:tcW w:w="993" w:type="dxa"/>
                <w:gridSpan w:val="2"/>
                <w:tcBorders>
                  <w:top w:val="nil"/>
                  <w:left w:val="single" w:sz="4" w:space="0" w:color="C1C1C1"/>
                  <w:bottom w:val="single" w:sz="4" w:space="0" w:color="C1C1C1"/>
                  <w:right w:val="single" w:sz="4" w:space="0" w:color="C1C1C1"/>
                </w:tcBorders>
                <w:shd w:val="clear" w:color="auto" w:fill="auto"/>
                <w:vAlign w:val="center"/>
                <w:hideMark/>
              </w:tcPr>
            </w:tcPrChange>
          </w:tcPr>
          <w:p w14:paraId="79FD9EC8"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80" w:author="tao huang" w:date="2018-01-11T23:58:00Z"/>
                <w:rFonts w:eastAsia="Times New Roman" w:cs="Times New Roman"/>
                <w:sz w:val="22"/>
                <w:rPrChange w:id="4581" w:author="tao huang" w:date="2018-01-11T23:59:00Z">
                  <w:rPr>
                    <w:ins w:id="4582" w:author="tao huang" w:date="2018-01-11T23:58:00Z"/>
                    <w:rFonts w:ascii="Calibri" w:eastAsia="Times New Roman" w:hAnsi="Calibri" w:cs="Calibri"/>
                    <w:color w:val="000000"/>
                    <w:sz w:val="20"/>
                    <w:szCs w:val="20"/>
                  </w:rPr>
                </w:rPrChange>
              </w:rPr>
            </w:pPr>
            <w:ins w:id="4583" w:author="tao huang" w:date="2018-01-11T23:58:00Z">
              <w:r w:rsidRPr="000D534A">
                <w:rPr>
                  <w:rFonts w:eastAsia="Times New Roman" w:cs="Times New Roman"/>
                  <w:sz w:val="22"/>
                  <w:rPrChange w:id="4584" w:author="tao huang" w:date="2018-01-11T23:59:00Z">
                    <w:rPr>
                      <w:rFonts w:ascii="Calibri" w:eastAsia="Times New Roman" w:hAnsi="Calibri" w:cs="Calibri"/>
                      <w:color w:val="000000"/>
                      <w:sz w:val="20"/>
                      <w:szCs w:val="20"/>
                    </w:rPr>
                  </w:rPrChange>
                </w:rPr>
                <w:t>0.1</w:t>
              </w:r>
            </w:ins>
          </w:p>
        </w:tc>
        <w:tc>
          <w:tcPr>
            <w:tcW w:w="943" w:type="dxa"/>
            <w:shd w:val="clear" w:color="auto" w:fill="FFFFFF" w:themeFill="background1"/>
            <w:hideMark/>
            <w:tcPrChange w:id="4585" w:author="tao huang" w:date="2018-01-12T00:00:00Z">
              <w:tcPr>
                <w:tcW w:w="943" w:type="dxa"/>
                <w:gridSpan w:val="2"/>
                <w:tcBorders>
                  <w:top w:val="nil"/>
                  <w:left w:val="nil"/>
                  <w:bottom w:val="single" w:sz="4" w:space="0" w:color="C1C1C1"/>
                  <w:right w:val="single" w:sz="4" w:space="0" w:color="C1C1C1"/>
                </w:tcBorders>
                <w:shd w:val="clear" w:color="auto" w:fill="auto"/>
                <w:vAlign w:val="center"/>
                <w:hideMark/>
              </w:tcPr>
            </w:tcPrChange>
          </w:tcPr>
          <w:p w14:paraId="11C160CF"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86" w:author="tao huang" w:date="2018-01-11T23:58:00Z"/>
                <w:rFonts w:eastAsia="Times New Roman" w:cs="Times New Roman"/>
                <w:sz w:val="22"/>
                <w:rPrChange w:id="4587" w:author="tao huang" w:date="2018-01-11T23:59:00Z">
                  <w:rPr>
                    <w:ins w:id="4588" w:author="tao huang" w:date="2018-01-11T23:58:00Z"/>
                    <w:rFonts w:ascii="Calibri" w:eastAsia="Times New Roman" w:hAnsi="Calibri" w:cs="Calibri"/>
                    <w:color w:val="000000"/>
                    <w:sz w:val="20"/>
                    <w:szCs w:val="20"/>
                  </w:rPr>
                </w:rPrChange>
              </w:rPr>
            </w:pPr>
            <w:ins w:id="4589" w:author="tao huang" w:date="2018-01-11T23:58:00Z">
              <w:r w:rsidRPr="000D534A">
                <w:rPr>
                  <w:rFonts w:eastAsia="Times New Roman" w:cs="Times New Roman"/>
                  <w:sz w:val="22"/>
                  <w:rPrChange w:id="4590" w:author="tao huang" w:date="2018-01-11T23:59:00Z">
                    <w:rPr>
                      <w:rFonts w:ascii="Calibri" w:eastAsia="Times New Roman" w:hAnsi="Calibri" w:cs="Calibri"/>
                      <w:color w:val="000000"/>
                      <w:sz w:val="20"/>
                      <w:szCs w:val="20"/>
                    </w:rPr>
                  </w:rPrChange>
                </w:rPr>
                <w:t>0.841</w:t>
              </w:r>
            </w:ins>
          </w:p>
        </w:tc>
        <w:tc>
          <w:tcPr>
            <w:tcW w:w="996" w:type="dxa"/>
            <w:shd w:val="clear" w:color="auto" w:fill="FFFFFF" w:themeFill="background1"/>
            <w:hideMark/>
            <w:tcPrChange w:id="4591" w:author="tao huang" w:date="2018-01-12T00:00:00Z">
              <w:tcPr>
                <w:tcW w:w="996" w:type="dxa"/>
                <w:gridSpan w:val="2"/>
                <w:tcBorders>
                  <w:top w:val="nil"/>
                  <w:left w:val="nil"/>
                  <w:bottom w:val="single" w:sz="4" w:space="0" w:color="C1C1C1"/>
                  <w:right w:val="single" w:sz="4" w:space="0" w:color="C1C1C1"/>
                </w:tcBorders>
                <w:shd w:val="clear" w:color="auto" w:fill="auto"/>
                <w:hideMark/>
              </w:tcPr>
            </w:tcPrChange>
          </w:tcPr>
          <w:p w14:paraId="42ABAC4E"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592" w:author="tao huang" w:date="2018-01-11T23:58:00Z"/>
                <w:rFonts w:eastAsia="Times New Roman" w:cs="Times New Roman"/>
                <w:sz w:val="22"/>
                <w:rPrChange w:id="4593" w:author="tao huang" w:date="2018-01-11T23:59:00Z">
                  <w:rPr>
                    <w:ins w:id="4594" w:author="tao huang" w:date="2018-01-11T23:58:00Z"/>
                    <w:rFonts w:ascii="Calibri" w:eastAsia="Times New Roman" w:hAnsi="Calibri" w:cs="Calibri"/>
                    <w:color w:val="000000"/>
                    <w:sz w:val="20"/>
                    <w:szCs w:val="20"/>
                  </w:rPr>
                </w:rPrChange>
              </w:rPr>
              <w:pPrChange w:id="4595" w:author="tao huang" w:date="2018-01-12T00:0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4596" w:author="tao huang" w:date="2018-01-11T23:58:00Z">
              <w:r w:rsidRPr="000D534A">
                <w:rPr>
                  <w:rFonts w:eastAsia="Times New Roman" w:cs="Times New Roman"/>
                  <w:sz w:val="22"/>
                  <w:rPrChange w:id="4597" w:author="tao huang" w:date="2018-01-11T23:59:00Z">
                    <w:rPr>
                      <w:rFonts w:ascii="Calibri" w:eastAsia="Times New Roman" w:hAnsi="Calibri" w:cs="Calibri"/>
                      <w:color w:val="000000"/>
                      <w:sz w:val="20"/>
                      <w:szCs w:val="20"/>
                    </w:rPr>
                  </w:rPrChange>
                </w:rPr>
                <w:t>0.2</w:t>
              </w:r>
            </w:ins>
          </w:p>
        </w:tc>
        <w:tc>
          <w:tcPr>
            <w:tcW w:w="940" w:type="dxa"/>
            <w:shd w:val="clear" w:color="auto" w:fill="FFFFFF" w:themeFill="background1"/>
            <w:hideMark/>
            <w:tcPrChange w:id="4598" w:author="tao huang" w:date="2018-01-12T00:00:00Z">
              <w:tcPr>
                <w:tcW w:w="940" w:type="dxa"/>
                <w:gridSpan w:val="2"/>
                <w:tcBorders>
                  <w:top w:val="nil"/>
                  <w:left w:val="nil"/>
                  <w:bottom w:val="single" w:sz="4" w:space="0" w:color="C1C1C1"/>
                  <w:right w:val="single" w:sz="4" w:space="0" w:color="C1C1C1"/>
                </w:tcBorders>
                <w:shd w:val="clear" w:color="auto" w:fill="auto"/>
                <w:hideMark/>
              </w:tcPr>
            </w:tcPrChange>
          </w:tcPr>
          <w:p w14:paraId="4EFE14A3" w14:textId="77777777" w:rsidR="000D534A" w:rsidRPr="000D534A" w:rsidRDefault="000D534A" w:rsidP="000D534A">
            <w:pPr>
              <w:spacing w:after="0" w:line="240" w:lineRule="auto"/>
              <w:jc w:val="right"/>
              <w:cnfStyle w:val="000000000000" w:firstRow="0" w:lastRow="0" w:firstColumn="0" w:lastColumn="0" w:oddVBand="0" w:evenVBand="0" w:oddHBand="0" w:evenHBand="0" w:firstRowFirstColumn="0" w:firstRowLastColumn="0" w:lastRowFirstColumn="0" w:lastRowLastColumn="0"/>
              <w:rPr>
                <w:ins w:id="4599" w:author="tao huang" w:date="2018-01-11T23:58:00Z"/>
                <w:rFonts w:eastAsia="Times New Roman" w:cs="Times New Roman"/>
                <w:sz w:val="22"/>
                <w:rPrChange w:id="4600" w:author="tao huang" w:date="2018-01-11T23:59:00Z">
                  <w:rPr>
                    <w:ins w:id="4601" w:author="tao huang" w:date="2018-01-11T23:58:00Z"/>
                    <w:rFonts w:ascii="Calibri" w:eastAsia="Times New Roman" w:hAnsi="Calibri" w:cs="Calibri"/>
                    <w:color w:val="000000"/>
                    <w:sz w:val="20"/>
                    <w:szCs w:val="20"/>
                  </w:rPr>
                </w:rPrChange>
              </w:rPr>
            </w:pPr>
            <w:ins w:id="4602" w:author="tao huang" w:date="2018-01-11T23:58:00Z">
              <w:r w:rsidRPr="000D534A">
                <w:rPr>
                  <w:rFonts w:eastAsia="Times New Roman" w:cs="Times New Roman"/>
                  <w:sz w:val="22"/>
                  <w:rPrChange w:id="4603" w:author="tao huang" w:date="2018-01-11T23:59:00Z">
                    <w:rPr>
                      <w:rFonts w:ascii="Calibri" w:eastAsia="Times New Roman" w:hAnsi="Calibri" w:cs="Calibri"/>
                      <w:color w:val="000000"/>
                      <w:sz w:val="20"/>
                      <w:szCs w:val="20"/>
                    </w:rPr>
                  </w:rPrChange>
                </w:rPr>
                <w:t>0.376</w:t>
              </w:r>
            </w:ins>
          </w:p>
        </w:tc>
      </w:tr>
      <w:tr w:rsidR="000D534A" w:rsidRPr="000D534A" w14:paraId="4C2CF415" w14:textId="77777777" w:rsidTr="000D534A">
        <w:tblPrEx>
          <w:tblPrExChange w:id="4604" w:author="tao huang" w:date="2018-01-12T00:00:00Z">
            <w:tblPrEx>
              <w:tblW w:w="14835" w:type="dxa"/>
            </w:tblPrEx>
          </w:tblPrExChange>
        </w:tblPrEx>
        <w:trPr>
          <w:cnfStyle w:val="000000100000" w:firstRow="0" w:lastRow="0" w:firstColumn="0" w:lastColumn="0" w:oddVBand="0" w:evenVBand="0" w:oddHBand="1" w:evenHBand="0" w:firstRowFirstColumn="0" w:firstRowLastColumn="0" w:lastRowFirstColumn="0" w:lastRowLastColumn="0"/>
          <w:trHeight w:val="20"/>
          <w:ins w:id="4605" w:author="tao huang" w:date="2018-01-11T23:58:00Z"/>
          <w:trPrChange w:id="4606" w:author="tao huang" w:date="2018-01-12T00:00:00Z">
            <w:trPr>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4607" w:author="tao huang" w:date="2018-01-12T00:00:00Z">
              <w:tcPr>
                <w:tcW w:w="3119" w:type="dxa"/>
                <w:gridSpan w:val="2"/>
                <w:shd w:val="clear" w:color="auto" w:fill="auto"/>
                <w:noWrap/>
                <w:hideMark/>
              </w:tcPr>
            </w:tcPrChange>
          </w:tcPr>
          <w:p w14:paraId="057F741C" w14:textId="77777777" w:rsidR="000D534A" w:rsidRPr="00E064CA" w:rsidRDefault="000D534A" w:rsidP="00E064CA">
            <w:pPr>
              <w:spacing w:after="0" w:line="240" w:lineRule="auto"/>
              <w:cnfStyle w:val="001000100000" w:firstRow="0" w:lastRow="0" w:firstColumn="1" w:lastColumn="0" w:oddVBand="0" w:evenVBand="0" w:oddHBand="1" w:evenHBand="0" w:firstRowFirstColumn="0" w:firstRowLastColumn="0" w:lastRowFirstColumn="0" w:lastRowLastColumn="0"/>
              <w:rPr>
                <w:ins w:id="4608" w:author="tao huang" w:date="2018-01-11T23:58:00Z"/>
                <w:rFonts w:eastAsia="Times New Roman" w:cs="Times New Roman"/>
                <w:b w:val="0"/>
                <w:iCs/>
                <w:sz w:val="22"/>
                <w:rPrChange w:id="4609" w:author="tao huang" w:date="2018-01-12T00:25:00Z">
                  <w:rPr>
                    <w:ins w:id="4610" w:author="tao huang" w:date="2018-01-11T23:58:00Z"/>
                    <w:rFonts w:eastAsia="Times New Roman" w:cs="Times New Roman"/>
                    <w:i/>
                    <w:iCs/>
                    <w:color w:val="000000"/>
                    <w:sz w:val="22"/>
                  </w:rPr>
                </w:rPrChange>
              </w:rPr>
              <w:pPrChange w:id="4611" w:author="tao huang" w:date="2018-01-12T00:25:00Z">
                <w:pPr>
                  <w:spacing w:after="0" w:line="240" w:lineRule="auto"/>
                  <w:cnfStyle w:val="001000100000" w:firstRow="0" w:lastRow="0" w:firstColumn="1" w:lastColumn="0" w:oddVBand="0" w:evenVBand="0" w:oddHBand="1" w:evenHBand="0" w:firstRowFirstColumn="0" w:firstRowLastColumn="0" w:lastRowFirstColumn="0" w:lastRowLastColumn="0"/>
                </w:pPr>
              </w:pPrChange>
            </w:pPr>
            <w:ins w:id="4612" w:author="tao huang" w:date="2018-01-11T23:58:00Z">
              <w:r w:rsidRPr="00E064CA">
                <w:rPr>
                  <w:rFonts w:eastAsia="Times New Roman" w:cs="Times New Roman"/>
                  <w:b w:val="0"/>
                  <w:iCs/>
                  <w:sz w:val="22"/>
                  <w:rPrChange w:id="4613" w:author="tao huang" w:date="2018-01-12T00:25:00Z">
                    <w:rPr>
                      <w:rFonts w:eastAsia="Times New Roman" w:cs="Times New Roman"/>
                      <w:i/>
                      <w:iCs/>
                      <w:color w:val="000000"/>
                      <w:sz w:val="22"/>
                    </w:rPr>
                  </w:rPrChange>
                </w:rPr>
                <w:t>Randomness and growth</w:t>
              </w:r>
            </w:ins>
          </w:p>
        </w:tc>
        <w:tc>
          <w:tcPr>
            <w:tcW w:w="1026" w:type="dxa"/>
            <w:shd w:val="clear" w:color="auto" w:fill="FFFFFF" w:themeFill="background1"/>
            <w:noWrap/>
            <w:hideMark/>
            <w:tcPrChange w:id="4614" w:author="tao huang" w:date="2018-01-12T00:00:00Z">
              <w:tcPr>
                <w:tcW w:w="1026" w:type="dxa"/>
                <w:gridSpan w:val="2"/>
                <w:shd w:val="clear" w:color="auto" w:fill="auto"/>
                <w:noWrap/>
                <w:hideMark/>
              </w:tcPr>
            </w:tcPrChange>
          </w:tcPr>
          <w:p w14:paraId="0595F99E"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15" w:author="tao huang" w:date="2018-01-11T23:58:00Z"/>
                <w:rFonts w:eastAsia="Times New Roman" w:cs="Times New Roman"/>
                <w:sz w:val="22"/>
                <w:rPrChange w:id="4616" w:author="tao huang" w:date="2018-01-11T23:59:00Z">
                  <w:rPr>
                    <w:ins w:id="4617" w:author="tao huang" w:date="2018-01-11T23:58:00Z"/>
                    <w:rFonts w:eastAsia="Times New Roman" w:cs="Times New Roman"/>
                    <w:color w:val="000000"/>
                    <w:sz w:val="22"/>
                  </w:rPr>
                </w:rPrChange>
              </w:rPr>
            </w:pPr>
            <w:ins w:id="4618" w:author="tao huang" w:date="2018-01-11T23:58:00Z">
              <w:r w:rsidRPr="000D534A">
                <w:rPr>
                  <w:rFonts w:eastAsia="Times New Roman" w:cs="Times New Roman"/>
                  <w:sz w:val="22"/>
                  <w:rPrChange w:id="4619" w:author="tao huang" w:date="2018-01-11T23:59:00Z">
                    <w:rPr>
                      <w:rFonts w:eastAsia="Times New Roman" w:cs="Times New Roman"/>
                      <w:color w:val="000000"/>
                      <w:sz w:val="22"/>
                    </w:rPr>
                  </w:rPrChange>
                </w:rPr>
                <w:t>0.3</w:t>
              </w:r>
            </w:ins>
          </w:p>
        </w:tc>
        <w:tc>
          <w:tcPr>
            <w:tcW w:w="910" w:type="dxa"/>
            <w:shd w:val="clear" w:color="auto" w:fill="FFFFFF" w:themeFill="background1"/>
            <w:noWrap/>
            <w:hideMark/>
            <w:tcPrChange w:id="4620" w:author="tao huang" w:date="2018-01-12T00:00:00Z">
              <w:tcPr>
                <w:tcW w:w="910" w:type="dxa"/>
                <w:gridSpan w:val="2"/>
                <w:shd w:val="clear" w:color="auto" w:fill="auto"/>
                <w:noWrap/>
                <w:hideMark/>
              </w:tcPr>
            </w:tcPrChange>
          </w:tcPr>
          <w:p w14:paraId="6595D2A6"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21" w:author="tao huang" w:date="2018-01-11T23:58:00Z"/>
                <w:rFonts w:eastAsia="Times New Roman" w:cs="Times New Roman"/>
                <w:sz w:val="22"/>
                <w:rPrChange w:id="4622" w:author="tao huang" w:date="2018-01-11T23:59:00Z">
                  <w:rPr>
                    <w:ins w:id="4623" w:author="tao huang" w:date="2018-01-11T23:58:00Z"/>
                    <w:rFonts w:eastAsia="Times New Roman" w:cs="Times New Roman"/>
                    <w:color w:val="000000"/>
                    <w:sz w:val="22"/>
                  </w:rPr>
                </w:rPrChange>
              </w:rPr>
            </w:pPr>
            <w:ins w:id="4624" w:author="tao huang" w:date="2018-01-11T23:58:00Z">
              <w:r w:rsidRPr="000D534A">
                <w:rPr>
                  <w:rFonts w:eastAsia="Times New Roman" w:cs="Times New Roman"/>
                  <w:sz w:val="22"/>
                  <w:rPrChange w:id="4625" w:author="tao huang" w:date="2018-01-11T23:59:00Z">
                    <w:rPr>
                      <w:rFonts w:eastAsia="Times New Roman" w:cs="Times New Roman"/>
                      <w:color w:val="000000"/>
                      <w:sz w:val="22"/>
                    </w:rPr>
                  </w:rPrChange>
                </w:rPr>
                <w:t>0.001</w:t>
              </w:r>
            </w:ins>
          </w:p>
        </w:tc>
        <w:tc>
          <w:tcPr>
            <w:tcW w:w="1085" w:type="dxa"/>
            <w:shd w:val="clear" w:color="auto" w:fill="FFFFFF" w:themeFill="background1"/>
            <w:noWrap/>
            <w:hideMark/>
            <w:tcPrChange w:id="4626" w:author="tao huang" w:date="2018-01-12T00:00:00Z">
              <w:tcPr>
                <w:tcW w:w="1085" w:type="dxa"/>
                <w:gridSpan w:val="2"/>
                <w:shd w:val="clear" w:color="auto" w:fill="auto"/>
                <w:noWrap/>
                <w:hideMark/>
              </w:tcPr>
            </w:tcPrChange>
          </w:tcPr>
          <w:p w14:paraId="3FBF299C"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27" w:author="tao huang" w:date="2018-01-11T23:58:00Z"/>
                <w:rFonts w:eastAsia="Times New Roman" w:cs="Times New Roman"/>
                <w:sz w:val="22"/>
                <w:rPrChange w:id="4628" w:author="tao huang" w:date="2018-01-11T23:59:00Z">
                  <w:rPr>
                    <w:ins w:id="4629" w:author="tao huang" w:date="2018-01-11T23:58:00Z"/>
                    <w:rFonts w:eastAsia="Times New Roman" w:cs="Times New Roman"/>
                    <w:color w:val="000000"/>
                    <w:sz w:val="22"/>
                  </w:rPr>
                </w:rPrChange>
              </w:rPr>
            </w:pPr>
            <w:ins w:id="4630" w:author="tao huang" w:date="2018-01-11T23:58:00Z">
              <w:r w:rsidRPr="000D534A">
                <w:rPr>
                  <w:rFonts w:eastAsia="Times New Roman" w:cs="Times New Roman"/>
                  <w:sz w:val="22"/>
                  <w:rPrChange w:id="4631" w:author="tao huang" w:date="2018-01-11T23:59:00Z">
                    <w:rPr>
                      <w:rFonts w:eastAsia="Times New Roman" w:cs="Times New Roman"/>
                      <w:color w:val="000000"/>
                      <w:sz w:val="22"/>
                    </w:rPr>
                  </w:rPrChange>
                </w:rPr>
                <w:t>0.4</w:t>
              </w:r>
            </w:ins>
          </w:p>
        </w:tc>
        <w:tc>
          <w:tcPr>
            <w:tcW w:w="951" w:type="dxa"/>
            <w:shd w:val="clear" w:color="auto" w:fill="FFFFFF" w:themeFill="background1"/>
            <w:noWrap/>
            <w:hideMark/>
            <w:tcPrChange w:id="4632" w:author="tao huang" w:date="2018-01-12T00:00:00Z">
              <w:tcPr>
                <w:tcW w:w="951" w:type="dxa"/>
                <w:gridSpan w:val="2"/>
                <w:shd w:val="clear" w:color="auto" w:fill="auto"/>
                <w:noWrap/>
                <w:hideMark/>
              </w:tcPr>
            </w:tcPrChange>
          </w:tcPr>
          <w:p w14:paraId="23AC1074"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33" w:author="tao huang" w:date="2018-01-11T23:58:00Z"/>
                <w:rFonts w:eastAsia="Times New Roman" w:cs="Times New Roman"/>
                <w:sz w:val="22"/>
                <w:rPrChange w:id="4634" w:author="tao huang" w:date="2018-01-11T23:59:00Z">
                  <w:rPr>
                    <w:ins w:id="4635" w:author="tao huang" w:date="2018-01-11T23:58:00Z"/>
                    <w:rFonts w:eastAsia="Times New Roman" w:cs="Times New Roman"/>
                    <w:color w:val="000000"/>
                    <w:sz w:val="22"/>
                  </w:rPr>
                </w:rPrChange>
              </w:rPr>
            </w:pPr>
            <w:ins w:id="4636" w:author="tao huang" w:date="2018-01-11T23:58:00Z">
              <w:r w:rsidRPr="000D534A">
                <w:rPr>
                  <w:rFonts w:eastAsia="Times New Roman" w:cs="Times New Roman"/>
                  <w:sz w:val="22"/>
                  <w:rPrChange w:id="4637" w:author="tao huang" w:date="2018-01-11T23:59:00Z">
                    <w:rPr>
                      <w:rFonts w:eastAsia="Times New Roman" w:cs="Times New Roman"/>
                      <w:color w:val="000000"/>
                      <w:sz w:val="22"/>
                    </w:rPr>
                  </w:rPrChange>
                </w:rPr>
                <w:t>0.000</w:t>
              </w:r>
            </w:ins>
          </w:p>
        </w:tc>
        <w:tc>
          <w:tcPr>
            <w:tcW w:w="1032" w:type="dxa"/>
            <w:shd w:val="clear" w:color="auto" w:fill="FFFFFF" w:themeFill="background1"/>
            <w:noWrap/>
            <w:hideMark/>
            <w:tcPrChange w:id="4638" w:author="tao huang" w:date="2018-01-12T00:00:00Z">
              <w:tcPr>
                <w:tcW w:w="1032" w:type="dxa"/>
                <w:gridSpan w:val="2"/>
                <w:shd w:val="clear" w:color="auto" w:fill="auto"/>
                <w:noWrap/>
                <w:hideMark/>
              </w:tcPr>
            </w:tcPrChange>
          </w:tcPr>
          <w:p w14:paraId="1AFFF042"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39" w:author="tao huang" w:date="2018-01-11T23:58:00Z"/>
                <w:rFonts w:eastAsia="Times New Roman" w:cs="Times New Roman"/>
                <w:sz w:val="22"/>
                <w:rPrChange w:id="4640" w:author="tao huang" w:date="2018-01-11T23:59:00Z">
                  <w:rPr>
                    <w:ins w:id="4641" w:author="tao huang" w:date="2018-01-11T23:58:00Z"/>
                    <w:rFonts w:eastAsia="Times New Roman" w:cs="Times New Roman"/>
                    <w:color w:val="000000"/>
                    <w:sz w:val="22"/>
                  </w:rPr>
                </w:rPrChange>
              </w:rPr>
            </w:pPr>
            <w:ins w:id="4642" w:author="tao huang" w:date="2018-01-11T23:58:00Z">
              <w:r w:rsidRPr="000D534A">
                <w:rPr>
                  <w:rFonts w:eastAsia="Times New Roman" w:cs="Times New Roman"/>
                  <w:sz w:val="22"/>
                  <w:rPrChange w:id="4643" w:author="tao huang" w:date="2018-01-11T23:59:00Z">
                    <w:rPr>
                      <w:rFonts w:eastAsia="Times New Roman" w:cs="Times New Roman"/>
                      <w:color w:val="000000"/>
                      <w:sz w:val="22"/>
                    </w:rPr>
                  </w:rPrChange>
                </w:rPr>
                <w:t>0.4</w:t>
              </w:r>
            </w:ins>
          </w:p>
        </w:tc>
        <w:tc>
          <w:tcPr>
            <w:tcW w:w="904" w:type="dxa"/>
            <w:shd w:val="clear" w:color="auto" w:fill="FFFFFF" w:themeFill="background1"/>
            <w:noWrap/>
            <w:hideMark/>
            <w:tcPrChange w:id="4644" w:author="tao huang" w:date="2018-01-12T00:00:00Z">
              <w:tcPr>
                <w:tcW w:w="904" w:type="dxa"/>
                <w:gridSpan w:val="2"/>
                <w:shd w:val="clear" w:color="auto" w:fill="auto"/>
                <w:noWrap/>
                <w:hideMark/>
              </w:tcPr>
            </w:tcPrChange>
          </w:tcPr>
          <w:p w14:paraId="67B0DDB4"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45" w:author="tao huang" w:date="2018-01-11T23:58:00Z"/>
                <w:rFonts w:eastAsia="Times New Roman" w:cs="Times New Roman"/>
                <w:sz w:val="22"/>
                <w:rPrChange w:id="4646" w:author="tao huang" w:date="2018-01-11T23:59:00Z">
                  <w:rPr>
                    <w:ins w:id="4647" w:author="tao huang" w:date="2018-01-11T23:58:00Z"/>
                    <w:rFonts w:eastAsia="Times New Roman" w:cs="Times New Roman"/>
                    <w:color w:val="000000"/>
                    <w:sz w:val="22"/>
                  </w:rPr>
                </w:rPrChange>
              </w:rPr>
            </w:pPr>
            <w:ins w:id="4648" w:author="tao huang" w:date="2018-01-11T23:58:00Z">
              <w:r w:rsidRPr="000D534A">
                <w:rPr>
                  <w:rFonts w:eastAsia="Times New Roman" w:cs="Times New Roman"/>
                  <w:sz w:val="22"/>
                  <w:rPrChange w:id="4649" w:author="tao huang" w:date="2018-01-11T23:59:00Z">
                    <w:rPr>
                      <w:rFonts w:eastAsia="Times New Roman" w:cs="Times New Roman"/>
                      <w:color w:val="000000"/>
                      <w:sz w:val="22"/>
                    </w:rPr>
                  </w:rPrChange>
                </w:rPr>
                <w:t>0.053</w:t>
              </w:r>
            </w:ins>
          </w:p>
        </w:tc>
        <w:tc>
          <w:tcPr>
            <w:tcW w:w="1039" w:type="dxa"/>
            <w:shd w:val="clear" w:color="auto" w:fill="FFFFFF" w:themeFill="background1"/>
            <w:noWrap/>
            <w:hideMark/>
            <w:tcPrChange w:id="4650" w:author="tao huang" w:date="2018-01-12T00:00:00Z">
              <w:tcPr>
                <w:tcW w:w="1039" w:type="dxa"/>
                <w:gridSpan w:val="2"/>
                <w:shd w:val="clear" w:color="auto" w:fill="auto"/>
                <w:noWrap/>
                <w:hideMark/>
              </w:tcPr>
            </w:tcPrChange>
          </w:tcPr>
          <w:p w14:paraId="07363868"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51" w:author="tao huang" w:date="2018-01-11T23:58:00Z"/>
                <w:rFonts w:eastAsia="Times New Roman" w:cs="Times New Roman"/>
                <w:sz w:val="22"/>
                <w:rPrChange w:id="4652" w:author="tao huang" w:date="2018-01-11T23:59:00Z">
                  <w:rPr>
                    <w:ins w:id="4653" w:author="tao huang" w:date="2018-01-11T23:58:00Z"/>
                    <w:rFonts w:eastAsia="Times New Roman" w:cs="Times New Roman"/>
                    <w:color w:val="000000"/>
                    <w:sz w:val="22"/>
                  </w:rPr>
                </w:rPrChange>
              </w:rPr>
            </w:pPr>
            <w:ins w:id="4654" w:author="tao huang" w:date="2018-01-11T23:58:00Z">
              <w:r w:rsidRPr="000D534A">
                <w:rPr>
                  <w:rFonts w:eastAsia="Times New Roman" w:cs="Times New Roman"/>
                  <w:sz w:val="22"/>
                  <w:rPrChange w:id="4655" w:author="tao huang" w:date="2018-01-11T23:59:00Z">
                    <w:rPr>
                      <w:rFonts w:eastAsia="Times New Roman" w:cs="Times New Roman"/>
                      <w:color w:val="000000"/>
                      <w:sz w:val="22"/>
                    </w:rPr>
                  </w:rPrChange>
                </w:rPr>
                <w:t>0.5</w:t>
              </w:r>
            </w:ins>
          </w:p>
        </w:tc>
        <w:tc>
          <w:tcPr>
            <w:tcW w:w="897" w:type="dxa"/>
            <w:shd w:val="clear" w:color="auto" w:fill="FFFFFF" w:themeFill="background1"/>
            <w:noWrap/>
            <w:hideMark/>
            <w:tcPrChange w:id="4656" w:author="tao huang" w:date="2018-01-12T00:00:00Z">
              <w:tcPr>
                <w:tcW w:w="897" w:type="dxa"/>
                <w:gridSpan w:val="2"/>
                <w:shd w:val="clear" w:color="auto" w:fill="auto"/>
                <w:noWrap/>
                <w:hideMark/>
              </w:tcPr>
            </w:tcPrChange>
          </w:tcPr>
          <w:p w14:paraId="461EA47B"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57" w:author="tao huang" w:date="2018-01-11T23:58:00Z"/>
                <w:rFonts w:eastAsia="Times New Roman" w:cs="Times New Roman"/>
                <w:sz w:val="22"/>
                <w:rPrChange w:id="4658" w:author="tao huang" w:date="2018-01-11T23:59:00Z">
                  <w:rPr>
                    <w:ins w:id="4659" w:author="tao huang" w:date="2018-01-11T23:58:00Z"/>
                    <w:rFonts w:eastAsia="Times New Roman" w:cs="Times New Roman"/>
                    <w:color w:val="000000"/>
                    <w:sz w:val="22"/>
                  </w:rPr>
                </w:rPrChange>
              </w:rPr>
            </w:pPr>
            <w:ins w:id="4660" w:author="tao huang" w:date="2018-01-11T23:58:00Z">
              <w:r w:rsidRPr="000D534A">
                <w:rPr>
                  <w:rFonts w:eastAsia="Times New Roman" w:cs="Times New Roman"/>
                  <w:sz w:val="22"/>
                  <w:rPrChange w:id="4661" w:author="tao huang" w:date="2018-01-11T23:59:00Z">
                    <w:rPr>
                      <w:rFonts w:eastAsia="Times New Roman" w:cs="Times New Roman"/>
                      <w:color w:val="000000"/>
                      <w:sz w:val="22"/>
                    </w:rPr>
                  </w:rPrChange>
                </w:rPr>
                <w:t>0.055</w:t>
              </w:r>
            </w:ins>
          </w:p>
        </w:tc>
        <w:tc>
          <w:tcPr>
            <w:tcW w:w="993" w:type="dxa"/>
            <w:shd w:val="clear" w:color="auto" w:fill="FFFFFF" w:themeFill="background1"/>
            <w:hideMark/>
            <w:tcPrChange w:id="4662" w:author="tao huang" w:date="2018-01-12T00:00:00Z">
              <w:tcPr>
                <w:tcW w:w="993" w:type="dxa"/>
                <w:gridSpan w:val="2"/>
                <w:shd w:val="clear" w:color="auto" w:fill="auto"/>
                <w:hideMark/>
              </w:tcPr>
            </w:tcPrChange>
          </w:tcPr>
          <w:p w14:paraId="2098CD17"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63" w:author="tao huang" w:date="2018-01-11T23:58:00Z"/>
                <w:rFonts w:eastAsia="Times New Roman" w:cs="Times New Roman"/>
                <w:sz w:val="22"/>
                <w:rPrChange w:id="4664" w:author="tao huang" w:date="2018-01-11T23:59:00Z">
                  <w:rPr>
                    <w:ins w:id="4665" w:author="tao huang" w:date="2018-01-11T23:58:00Z"/>
                    <w:rFonts w:ascii="Calibri" w:eastAsia="Times New Roman" w:hAnsi="Calibri" w:cs="Calibri"/>
                    <w:color w:val="000000"/>
                    <w:sz w:val="20"/>
                    <w:szCs w:val="20"/>
                  </w:rPr>
                </w:rPrChange>
              </w:rPr>
            </w:pPr>
            <w:ins w:id="4666" w:author="tao huang" w:date="2018-01-11T23:58:00Z">
              <w:r w:rsidRPr="000D534A">
                <w:rPr>
                  <w:rFonts w:eastAsia="Times New Roman" w:cs="Times New Roman"/>
                  <w:sz w:val="22"/>
                  <w:rPrChange w:id="4667" w:author="tao huang" w:date="2018-01-11T23:59:00Z">
                    <w:rPr>
                      <w:rFonts w:ascii="Calibri" w:eastAsia="Times New Roman" w:hAnsi="Calibri" w:cs="Calibri"/>
                      <w:color w:val="000000"/>
                      <w:sz w:val="20"/>
                      <w:szCs w:val="20"/>
                    </w:rPr>
                  </w:rPrChange>
                </w:rPr>
                <w:t>0.1</w:t>
              </w:r>
            </w:ins>
          </w:p>
        </w:tc>
        <w:tc>
          <w:tcPr>
            <w:tcW w:w="943" w:type="dxa"/>
            <w:shd w:val="clear" w:color="auto" w:fill="FFFFFF" w:themeFill="background1"/>
            <w:hideMark/>
            <w:tcPrChange w:id="4668" w:author="tao huang" w:date="2018-01-12T00:00:00Z">
              <w:tcPr>
                <w:tcW w:w="943" w:type="dxa"/>
                <w:gridSpan w:val="2"/>
                <w:shd w:val="clear" w:color="auto" w:fill="auto"/>
                <w:hideMark/>
              </w:tcPr>
            </w:tcPrChange>
          </w:tcPr>
          <w:p w14:paraId="2100ACFF"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69" w:author="tao huang" w:date="2018-01-11T23:58:00Z"/>
                <w:rFonts w:eastAsia="Times New Roman" w:cs="Times New Roman"/>
                <w:sz w:val="22"/>
                <w:rPrChange w:id="4670" w:author="tao huang" w:date="2018-01-11T23:59:00Z">
                  <w:rPr>
                    <w:ins w:id="4671" w:author="tao huang" w:date="2018-01-11T23:58:00Z"/>
                    <w:rFonts w:ascii="Calibri" w:eastAsia="Times New Roman" w:hAnsi="Calibri" w:cs="Calibri"/>
                    <w:color w:val="000000"/>
                    <w:sz w:val="20"/>
                    <w:szCs w:val="20"/>
                  </w:rPr>
                </w:rPrChange>
              </w:rPr>
            </w:pPr>
            <w:ins w:id="4672" w:author="tao huang" w:date="2018-01-11T23:58:00Z">
              <w:r w:rsidRPr="000D534A">
                <w:rPr>
                  <w:rFonts w:eastAsia="Times New Roman" w:cs="Times New Roman"/>
                  <w:sz w:val="22"/>
                  <w:rPrChange w:id="4673" w:author="tao huang" w:date="2018-01-11T23:59:00Z">
                    <w:rPr>
                      <w:rFonts w:ascii="Calibri" w:eastAsia="Times New Roman" w:hAnsi="Calibri" w:cs="Calibri"/>
                      <w:color w:val="000000"/>
                      <w:sz w:val="20"/>
                      <w:szCs w:val="20"/>
                    </w:rPr>
                  </w:rPrChange>
                </w:rPr>
                <w:t>0.676</w:t>
              </w:r>
            </w:ins>
          </w:p>
        </w:tc>
        <w:tc>
          <w:tcPr>
            <w:tcW w:w="996" w:type="dxa"/>
            <w:shd w:val="clear" w:color="auto" w:fill="FFFFFF" w:themeFill="background1"/>
            <w:hideMark/>
            <w:tcPrChange w:id="4674" w:author="tao huang" w:date="2018-01-12T00:00:00Z">
              <w:tcPr>
                <w:tcW w:w="996" w:type="dxa"/>
                <w:gridSpan w:val="2"/>
                <w:shd w:val="clear" w:color="auto" w:fill="auto"/>
                <w:hideMark/>
              </w:tcPr>
            </w:tcPrChange>
          </w:tcPr>
          <w:p w14:paraId="31F96A9C" w14:textId="77777777" w:rsidR="000D534A" w:rsidRPr="000D534A" w:rsidRDefault="000D534A" w:rsidP="000D534A">
            <w:pPr>
              <w:spacing w:after="0" w:line="240" w:lineRule="auto"/>
              <w:jc w:val="center"/>
              <w:cnfStyle w:val="000000100000" w:firstRow="0" w:lastRow="0" w:firstColumn="0" w:lastColumn="0" w:oddVBand="0" w:evenVBand="0" w:oddHBand="1" w:evenHBand="0" w:firstRowFirstColumn="0" w:firstRowLastColumn="0" w:lastRowFirstColumn="0" w:lastRowLastColumn="0"/>
              <w:rPr>
                <w:ins w:id="4675" w:author="tao huang" w:date="2018-01-11T23:58:00Z"/>
                <w:rFonts w:eastAsia="Times New Roman" w:cs="Times New Roman"/>
                <w:sz w:val="22"/>
                <w:rPrChange w:id="4676" w:author="tao huang" w:date="2018-01-11T23:59:00Z">
                  <w:rPr>
                    <w:ins w:id="4677" w:author="tao huang" w:date="2018-01-11T23:58:00Z"/>
                    <w:rFonts w:ascii="Calibri" w:eastAsia="Times New Roman" w:hAnsi="Calibri" w:cs="Calibri"/>
                    <w:color w:val="000000"/>
                    <w:sz w:val="20"/>
                    <w:szCs w:val="20"/>
                  </w:rPr>
                </w:rPrChange>
              </w:rPr>
              <w:pPrChange w:id="4678" w:author="tao huang" w:date="2018-01-12T00:0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4679" w:author="tao huang" w:date="2018-01-11T23:58:00Z">
              <w:r w:rsidRPr="000D534A">
                <w:rPr>
                  <w:rFonts w:eastAsia="Times New Roman" w:cs="Times New Roman"/>
                  <w:sz w:val="22"/>
                  <w:rPrChange w:id="4680" w:author="tao huang" w:date="2018-01-11T23:59:00Z">
                    <w:rPr>
                      <w:rFonts w:ascii="Calibri" w:eastAsia="Times New Roman" w:hAnsi="Calibri" w:cs="Calibri"/>
                      <w:color w:val="000000"/>
                      <w:sz w:val="20"/>
                      <w:szCs w:val="20"/>
                    </w:rPr>
                  </w:rPrChange>
                </w:rPr>
                <w:t>0.3</w:t>
              </w:r>
            </w:ins>
          </w:p>
        </w:tc>
        <w:tc>
          <w:tcPr>
            <w:tcW w:w="940" w:type="dxa"/>
            <w:shd w:val="clear" w:color="auto" w:fill="FFFFFF" w:themeFill="background1"/>
            <w:hideMark/>
            <w:tcPrChange w:id="4681" w:author="tao huang" w:date="2018-01-12T00:00:00Z">
              <w:tcPr>
                <w:tcW w:w="940" w:type="dxa"/>
                <w:gridSpan w:val="2"/>
                <w:shd w:val="clear" w:color="auto" w:fill="auto"/>
                <w:hideMark/>
              </w:tcPr>
            </w:tcPrChange>
          </w:tcPr>
          <w:p w14:paraId="487BB072" w14:textId="77777777" w:rsidR="000D534A" w:rsidRPr="000D534A" w:rsidRDefault="000D534A" w:rsidP="000D534A">
            <w:pPr>
              <w:spacing w:after="0" w:line="240" w:lineRule="auto"/>
              <w:jc w:val="right"/>
              <w:cnfStyle w:val="000000100000" w:firstRow="0" w:lastRow="0" w:firstColumn="0" w:lastColumn="0" w:oddVBand="0" w:evenVBand="0" w:oddHBand="1" w:evenHBand="0" w:firstRowFirstColumn="0" w:firstRowLastColumn="0" w:lastRowFirstColumn="0" w:lastRowLastColumn="0"/>
              <w:rPr>
                <w:ins w:id="4682" w:author="tao huang" w:date="2018-01-11T23:58:00Z"/>
                <w:rFonts w:eastAsia="Times New Roman" w:cs="Times New Roman"/>
                <w:sz w:val="22"/>
                <w:rPrChange w:id="4683" w:author="tao huang" w:date="2018-01-11T23:59:00Z">
                  <w:rPr>
                    <w:ins w:id="4684" w:author="tao huang" w:date="2018-01-11T23:58:00Z"/>
                    <w:rFonts w:ascii="Calibri" w:eastAsia="Times New Roman" w:hAnsi="Calibri" w:cs="Calibri"/>
                    <w:color w:val="000000"/>
                    <w:sz w:val="20"/>
                    <w:szCs w:val="20"/>
                  </w:rPr>
                </w:rPrChange>
              </w:rPr>
            </w:pPr>
            <w:ins w:id="4685" w:author="tao huang" w:date="2018-01-11T23:58:00Z">
              <w:r w:rsidRPr="000D534A">
                <w:rPr>
                  <w:rFonts w:eastAsia="Times New Roman" w:cs="Times New Roman"/>
                  <w:sz w:val="22"/>
                  <w:rPrChange w:id="4686" w:author="tao huang" w:date="2018-01-11T23:59:00Z">
                    <w:rPr>
                      <w:rFonts w:ascii="Calibri" w:eastAsia="Times New Roman" w:hAnsi="Calibri" w:cs="Calibri"/>
                      <w:color w:val="000000"/>
                      <w:sz w:val="20"/>
                      <w:szCs w:val="20"/>
                    </w:rPr>
                  </w:rPrChange>
                </w:rPr>
                <w:t>0.024</w:t>
              </w:r>
            </w:ins>
          </w:p>
        </w:tc>
      </w:tr>
      <w:tr w:rsidR="000D534A" w:rsidRPr="000D534A" w14:paraId="567AB415" w14:textId="77777777" w:rsidTr="000D534A">
        <w:trPr>
          <w:trHeight w:val="20"/>
          <w:ins w:id="4687" w:author="tao huang" w:date="2018-01-11T23:58:00Z"/>
          <w:trPrChange w:id="4688" w:author="tao huang" w:date="2018-01-12T00:00: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Change w:id="4689" w:author="tao huang" w:date="2018-01-12T00:00:00Z">
              <w:tcPr>
                <w:tcW w:w="2859" w:type="dxa"/>
                <w:tcBorders>
                  <w:top w:val="nil"/>
                  <w:left w:val="nil"/>
                  <w:bottom w:val="nil"/>
                  <w:right w:val="nil"/>
                </w:tcBorders>
                <w:shd w:val="clear" w:color="auto" w:fill="auto"/>
                <w:noWrap/>
                <w:vAlign w:val="center"/>
                <w:hideMark/>
              </w:tcPr>
            </w:tcPrChange>
          </w:tcPr>
          <w:p w14:paraId="08659732" w14:textId="77777777" w:rsidR="000D534A" w:rsidRPr="00E064CA" w:rsidRDefault="000D534A" w:rsidP="00E064CA">
            <w:pPr>
              <w:spacing w:after="0" w:line="240" w:lineRule="auto"/>
              <w:rPr>
                <w:ins w:id="4690" w:author="tao huang" w:date="2018-01-12T00:24:00Z"/>
                <w:rFonts w:eastAsia="Times New Roman" w:cs="Times New Roman"/>
                <w:bCs w:val="0"/>
                <w:iCs/>
                <w:sz w:val="22"/>
                <w:rPrChange w:id="4691" w:author="tao huang" w:date="2018-01-12T00:25:00Z">
                  <w:rPr>
                    <w:ins w:id="4692" w:author="tao huang" w:date="2018-01-12T00:24:00Z"/>
                    <w:rFonts w:eastAsia="Times New Roman" w:cs="Times New Roman"/>
                    <w:bCs w:val="0"/>
                    <w:i/>
                    <w:iCs/>
                    <w:sz w:val="22"/>
                  </w:rPr>
                </w:rPrChange>
              </w:rPr>
              <w:pPrChange w:id="4693" w:author="tao huang" w:date="2018-01-12T00:25:00Z">
                <w:pPr>
                  <w:spacing w:after="0" w:line="240" w:lineRule="auto"/>
                </w:pPr>
              </w:pPrChange>
            </w:pPr>
            <w:ins w:id="4694" w:author="tao huang" w:date="2018-01-11T23:58:00Z">
              <w:r w:rsidRPr="00E064CA">
                <w:rPr>
                  <w:rFonts w:eastAsia="Times New Roman" w:cs="Times New Roman"/>
                  <w:b w:val="0"/>
                  <w:iCs/>
                  <w:sz w:val="22"/>
                  <w:rPrChange w:id="4695" w:author="tao huang" w:date="2018-01-12T00:25:00Z">
                    <w:rPr>
                      <w:rFonts w:eastAsia="Times New Roman" w:cs="Times New Roman"/>
                      <w:i/>
                      <w:iCs/>
                      <w:color w:val="000000"/>
                      <w:sz w:val="22"/>
                    </w:rPr>
                  </w:rPrChange>
                </w:rPr>
                <w:t>Intercept</w:t>
              </w:r>
            </w:ins>
          </w:p>
          <w:p w14:paraId="739CAE54" w14:textId="740A823F" w:rsidR="00E064CA" w:rsidRPr="000D534A" w:rsidRDefault="00E064CA" w:rsidP="00E064CA">
            <w:pPr>
              <w:spacing w:after="0" w:line="240" w:lineRule="auto"/>
              <w:rPr>
                <w:ins w:id="4696" w:author="tao huang" w:date="2018-01-11T23:58:00Z"/>
                <w:rFonts w:eastAsia="Times New Roman" w:cs="Times New Roman"/>
                <w:b w:val="0"/>
                <w:i/>
                <w:iCs/>
                <w:sz w:val="22"/>
                <w:rPrChange w:id="4697" w:author="tao huang" w:date="2018-01-11T23:59:00Z">
                  <w:rPr>
                    <w:ins w:id="4698" w:author="tao huang" w:date="2018-01-11T23:58:00Z"/>
                    <w:rFonts w:eastAsia="Times New Roman" w:cs="Times New Roman"/>
                    <w:i/>
                    <w:iCs/>
                    <w:color w:val="000000"/>
                    <w:sz w:val="22"/>
                  </w:rPr>
                </w:rPrChange>
              </w:rPr>
              <w:pPrChange w:id="4699" w:author="tao huang" w:date="2018-01-12T00:25:00Z">
                <w:pPr>
                  <w:spacing w:after="0" w:line="240" w:lineRule="auto"/>
                </w:pPr>
              </w:pPrChange>
            </w:pPr>
            <w:ins w:id="4700" w:author="tao huang" w:date="2018-01-12T00:24:00Z">
              <w:r>
                <w:rPr>
                  <w:rFonts w:eastAsia="Times New Roman" w:cs="Times New Roman"/>
                  <w:b w:val="0"/>
                  <w:i/>
                  <w:iCs/>
                  <w:sz w:val="22"/>
                </w:rPr>
                <w:t>*the estimates are all mu</w:t>
              </w:r>
            </w:ins>
            <w:ins w:id="4701" w:author="tao huang" w:date="2018-01-12T00:25:00Z">
              <w:r>
                <w:rPr>
                  <w:rFonts w:eastAsia="Times New Roman" w:cs="Times New Roman"/>
                  <w:b w:val="0"/>
                  <w:i/>
                  <w:iCs/>
                  <w:sz w:val="22"/>
                </w:rPr>
                <w:t>ltiplied by 100</w:t>
              </w:r>
            </w:ins>
          </w:p>
        </w:tc>
        <w:tc>
          <w:tcPr>
            <w:tcW w:w="1026" w:type="dxa"/>
            <w:shd w:val="clear" w:color="auto" w:fill="FFFFFF" w:themeFill="background1"/>
            <w:noWrap/>
            <w:hideMark/>
            <w:tcPrChange w:id="4702" w:author="tao huang" w:date="2018-01-12T00:00:00Z">
              <w:tcPr>
                <w:tcW w:w="1026" w:type="dxa"/>
                <w:gridSpan w:val="2"/>
                <w:tcBorders>
                  <w:top w:val="nil"/>
                  <w:left w:val="nil"/>
                  <w:bottom w:val="nil"/>
                  <w:right w:val="nil"/>
                </w:tcBorders>
                <w:shd w:val="clear" w:color="auto" w:fill="auto"/>
                <w:noWrap/>
                <w:vAlign w:val="center"/>
                <w:hideMark/>
              </w:tcPr>
            </w:tcPrChange>
          </w:tcPr>
          <w:p w14:paraId="5CD8D183"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03" w:author="tao huang" w:date="2018-01-11T23:58:00Z"/>
                <w:rFonts w:eastAsia="Times New Roman" w:cs="Times New Roman"/>
                <w:sz w:val="22"/>
                <w:rPrChange w:id="4704" w:author="tao huang" w:date="2018-01-11T23:59:00Z">
                  <w:rPr>
                    <w:ins w:id="4705" w:author="tao huang" w:date="2018-01-11T23:58:00Z"/>
                    <w:rFonts w:eastAsia="Times New Roman" w:cs="Times New Roman"/>
                    <w:color w:val="000000"/>
                    <w:sz w:val="22"/>
                  </w:rPr>
                </w:rPrChange>
              </w:rPr>
            </w:pPr>
            <w:ins w:id="4706" w:author="tao huang" w:date="2018-01-11T23:58:00Z">
              <w:r w:rsidRPr="000D534A">
                <w:rPr>
                  <w:rFonts w:eastAsia="Times New Roman" w:cs="Times New Roman"/>
                  <w:sz w:val="22"/>
                  <w:rPrChange w:id="4707" w:author="tao huang" w:date="2018-01-11T23:59:00Z">
                    <w:rPr>
                      <w:rFonts w:eastAsia="Times New Roman" w:cs="Times New Roman"/>
                      <w:color w:val="000000"/>
                      <w:sz w:val="22"/>
                    </w:rPr>
                  </w:rPrChange>
                </w:rPr>
                <w:t>1.5</w:t>
              </w:r>
            </w:ins>
          </w:p>
        </w:tc>
        <w:tc>
          <w:tcPr>
            <w:tcW w:w="910" w:type="dxa"/>
            <w:shd w:val="clear" w:color="auto" w:fill="FFFFFF" w:themeFill="background1"/>
            <w:noWrap/>
            <w:hideMark/>
            <w:tcPrChange w:id="4708" w:author="tao huang" w:date="2018-01-12T00:00:00Z">
              <w:tcPr>
                <w:tcW w:w="910" w:type="dxa"/>
                <w:gridSpan w:val="2"/>
                <w:tcBorders>
                  <w:top w:val="nil"/>
                  <w:left w:val="nil"/>
                  <w:bottom w:val="nil"/>
                  <w:right w:val="single" w:sz="8" w:space="0" w:color="auto"/>
                </w:tcBorders>
                <w:shd w:val="clear" w:color="auto" w:fill="auto"/>
                <w:noWrap/>
                <w:vAlign w:val="center"/>
                <w:hideMark/>
              </w:tcPr>
            </w:tcPrChange>
          </w:tcPr>
          <w:p w14:paraId="04EA7851"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09" w:author="tao huang" w:date="2018-01-11T23:58:00Z"/>
                <w:rFonts w:eastAsia="Times New Roman" w:cs="Times New Roman"/>
                <w:sz w:val="22"/>
                <w:rPrChange w:id="4710" w:author="tao huang" w:date="2018-01-11T23:59:00Z">
                  <w:rPr>
                    <w:ins w:id="4711" w:author="tao huang" w:date="2018-01-11T23:58:00Z"/>
                    <w:rFonts w:eastAsia="Times New Roman" w:cs="Times New Roman"/>
                    <w:color w:val="000000"/>
                    <w:sz w:val="22"/>
                  </w:rPr>
                </w:rPrChange>
              </w:rPr>
            </w:pPr>
            <w:ins w:id="4712" w:author="tao huang" w:date="2018-01-11T23:58:00Z">
              <w:r w:rsidRPr="000D534A">
                <w:rPr>
                  <w:rFonts w:eastAsia="Times New Roman" w:cs="Times New Roman"/>
                  <w:sz w:val="22"/>
                  <w:rPrChange w:id="4713" w:author="tao huang" w:date="2018-01-11T23:59:00Z">
                    <w:rPr>
                      <w:rFonts w:eastAsia="Times New Roman" w:cs="Times New Roman"/>
                      <w:color w:val="000000"/>
                      <w:sz w:val="22"/>
                    </w:rPr>
                  </w:rPrChange>
                </w:rPr>
                <w:t>0.001</w:t>
              </w:r>
            </w:ins>
          </w:p>
        </w:tc>
        <w:tc>
          <w:tcPr>
            <w:tcW w:w="1085" w:type="dxa"/>
            <w:shd w:val="clear" w:color="auto" w:fill="FFFFFF" w:themeFill="background1"/>
            <w:noWrap/>
            <w:hideMark/>
            <w:tcPrChange w:id="4714" w:author="tao huang" w:date="2018-01-12T00:00:00Z">
              <w:tcPr>
                <w:tcW w:w="1085" w:type="dxa"/>
                <w:gridSpan w:val="2"/>
                <w:tcBorders>
                  <w:top w:val="nil"/>
                  <w:left w:val="nil"/>
                  <w:bottom w:val="nil"/>
                  <w:right w:val="nil"/>
                </w:tcBorders>
                <w:shd w:val="clear" w:color="auto" w:fill="auto"/>
                <w:noWrap/>
                <w:vAlign w:val="center"/>
                <w:hideMark/>
              </w:tcPr>
            </w:tcPrChange>
          </w:tcPr>
          <w:p w14:paraId="32167A38"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15" w:author="tao huang" w:date="2018-01-11T23:58:00Z"/>
                <w:rFonts w:eastAsia="Times New Roman" w:cs="Times New Roman"/>
                <w:sz w:val="22"/>
                <w:rPrChange w:id="4716" w:author="tao huang" w:date="2018-01-11T23:59:00Z">
                  <w:rPr>
                    <w:ins w:id="4717" w:author="tao huang" w:date="2018-01-11T23:58:00Z"/>
                    <w:rFonts w:eastAsia="Times New Roman" w:cs="Times New Roman"/>
                    <w:color w:val="000000"/>
                    <w:sz w:val="22"/>
                  </w:rPr>
                </w:rPrChange>
              </w:rPr>
            </w:pPr>
            <w:ins w:id="4718" w:author="tao huang" w:date="2018-01-11T23:58:00Z">
              <w:r w:rsidRPr="000D534A">
                <w:rPr>
                  <w:rFonts w:eastAsia="Times New Roman" w:cs="Times New Roman"/>
                  <w:sz w:val="22"/>
                  <w:rPrChange w:id="4719" w:author="tao huang" w:date="2018-01-11T23:59:00Z">
                    <w:rPr>
                      <w:rFonts w:eastAsia="Times New Roman" w:cs="Times New Roman"/>
                      <w:color w:val="000000"/>
                      <w:sz w:val="22"/>
                    </w:rPr>
                  </w:rPrChange>
                </w:rPr>
                <w:t>1.6</w:t>
              </w:r>
            </w:ins>
          </w:p>
        </w:tc>
        <w:tc>
          <w:tcPr>
            <w:tcW w:w="951" w:type="dxa"/>
            <w:shd w:val="clear" w:color="auto" w:fill="FFFFFF" w:themeFill="background1"/>
            <w:noWrap/>
            <w:hideMark/>
            <w:tcPrChange w:id="4720" w:author="tao huang" w:date="2018-01-12T00:00:00Z">
              <w:tcPr>
                <w:tcW w:w="951" w:type="dxa"/>
                <w:gridSpan w:val="2"/>
                <w:tcBorders>
                  <w:top w:val="nil"/>
                  <w:left w:val="nil"/>
                  <w:bottom w:val="nil"/>
                  <w:right w:val="single" w:sz="8" w:space="0" w:color="auto"/>
                </w:tcBorders>
                <w:shd w:val="clear" w:color="auto" w:fill="auto"/>
                <w:noWrap/>
                <w:vAlign w:val="center"/>
                <w:hideMark/>
              </w:tcPr>
            </w:tcPrChange>
          </w:tcPr>
          <w:p w14:paraId="235B7210"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21" w:author="tao huang" w:date="2018-01-11T23:58:00Z"/>
                <w:rFonts w:eastAsia="Times New Roman" w:cs="Times New Roman"/>
                <w:sz w:val="22"/>
                <w:rPrChange w:id="4722" w:author="tao huang" w:date="2018-01-11T23:59:00Z">
                  <w:rPr>
                    <w:ins w:id="4723" w:author="tao huang" w:date="2018-01-11T23:58:00Z"/>
                    <w:rFonts w:eastAsia="Times New Roman" w:cs="Times New Roman"/>
                    <w:color w:val="000000"/>
                    <w:sz w:val="22"/>
                  </w:rPr>
                </w:rPrChange>
              </w:rPr>
            </w:pPr>
            <w:ins w:id="4724" w:author="tao huang" w:date="2018-01-11T23:58:00Z">
              <w:r w:rsidRPr="000D534A">
                <w:rPr>
                  <w:rFonts w:eastAsia="Times New Roman" w:cs="Times New Roman"/>
                  <w:sz w:val="22"/>
                  <w:rPrChange w:id="4725" w:author="tao huang" w:date="2018-01-11T23:59:00Z">
                    <w:rPr>
                      <w:rFonts w:eastAsia="Times New Roman" w:cs="Times New Roman"/>
                      <w:color w:val="000000"/>
                      <w:sz w:val="22"/>
                    </w:rPr>
                  </w:rPrChange>
                </w:rPr>
                <w:t>0.001</w:t>
              </w:r>
            </w:ins>
          </w:p>
        </w:tc>
        <w:tc>
          <w:tcPr>
            <w:tcW w:w="1032" w:type="dxa"/>
            <w:shd w:val="clear" w:color="auto" w:fill="FFFFFF" w:themeFill="background1"/>
            <w:noWrap/>
            <w:hideMark/>
            <w:tcPrChange w:id="4726" w:author="tao huang" w:date="2018-01-12T00:00:00Z">
              <w:tcPr>
                <w:tcW w:w="1032" w:type="dxa"/>
                <w:gridSpan w:val="2"/>
                <w:tcBorders>
                  <w:top w:val="nil"/>
                  <w:left w:val="nil"/>
                  <w:bottom w:val="nil"/>
                  <w:right w:val="nil"/>
                </w:tcBorders>
                <w:shd w:val="clear" w:color="auto" w:fill="auto"/>
                <w:noWrap/>
                <w:vAlign w:val="center"/>
                <w:hideMark/>
              </w:tcPr>
            </w:tcPrChange>
          </w:tcPr>
          <w:p w14:paraId="0633A0BD"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27" w:author="tao huang" w:date="2018-01-11T23:58:00Z"/>
                <w:rFonts w:eastAsia="Times New Roman" w:cs="Times New Roman"/>
                <w:sz w:val="22"/>
                <w:rPrChange w:id="4728" w:author="tao huang" w:date="2018-01-11T23:59:00Z">
                  <w:rPr>
                    <w:ins w:id="4729" w:author="tao huang" w:date="2018-01-11T23:58:00Z"/>
                    <w:rFonts w:eastAsia="Times New Roman" w:cs="Times New Roman"/>
                    <w:color w:val="000000"/>
                    <w:sz w:val="22"/>
                  </w:rPr>
                </w:rPrChange>
              </w:rPr>
            </w:pPr>
            <w:ins w:id="4730" w:author="tao huang" w:date="2018-01-11T23:58:00Z">
              <w:r w:rsidRPr="000D534A">
                <w:rPr>
                  <w:rFonts w:eastAsia="Times New Roman" w:cs="Times New Roman"/>
                  <w:sz w:val="22"/>
                  <w:rPrChange w:id="4731" w:author="tao huang" w:date="2018-01-11T23:59:00Z">
                    <w:rPr>
                      <w:rFonts w:eastAsia="Times New Roman" w:cs="Times New Roman"/>
                      <w:color w:val="000000"/>
                      <w:sz w:val="22"/>
                    </w:rPr>
                  </w:rPrChange>
                </w:rPr>
                <w:t>2.6</w:t>
              </w:r>
            </w:ins>
          </w:p>
        </w:tc>
        <w:tc>
          <w:tcPr>
            <w:tcW w:w="904" w:type="dxa"/>
            <w:shd w:val="clear" w:color="auto" w:fill="FFFFFF" w:themeFill="background1"/>
            <w:noWrap/>
            <w:hideMark/>
            <w:tcPrChange w:id="4732" w:author="tao huang" w:date="2018-01-12T00:00:00Z">
              <w:tcPr>
                <w:tcW w:w="904" w:type="dxa"/>
                <w:gridSpan w:val="2"/>
                <w:tcBorders>
                  <w:top w:val="nil"/>
                  <w:left w:val="nil"/>
                  <w:bottom w:val="nil"/>
                  <w:right w:val="single" w:sz="8" w:space="0" w:color="auto"/>
                </w:tcBorders>
                <w:shd w:val="clear" w:color="auto" w:fill="auto"/>
                <w:noWrap/>
                <w:vAlign w:val="center"/>
                <w:hideMark/>
              </w:tcPr>
            </w:tcPrChange>
          </w:tcPr>
          <w:p w14:paraId="05AA2CBC"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33" w:author="tao huang" w:date="2018-01-11T23:58:00Z"/>
                <w:rFonts w:eastAsia="Times New Roman" w:cs="Times New Roman"/>
                <w:sz w:val="22"/>
                <w:rPrChange w:id="4734" w:author="tao huang" w:date="2018-01-11T23:59:00Z">
                  <w:rPr>
                    <w:ins w:id="4735" w:author="tao huang" w:date="2018-01-11T23:58:00Z"/>
                    <w:rFonts w:eastAsia="Times New Roman" w:cs="Times New Roman"/>
                    <w:color w:val="000000"/>
                    <w:sz w:val="22"/>
                  </w:rPr>
                </w:rPrChange>
              </w:rPr>
            </w:pPr>
            <w:ins w:id="4736" w:author="tao huang" w:date="2018-01-11T23:58:00Z">
              <w:r w:rsidRPr="000D534A">
                <w:rPr>
                  <w:rFonts w:eastAsia="Times New Roman" w:cs="Times New Roman"/>
                  <w:sz w:val="22"/>
                  <w:rPrChange w:id="4737" w:author="tao huang" w:date="2018-01-11T23:59:00Z">
                    <w:rPr>
                      <w:rFonts w:eastAsia="Times New Roman" w:cs="Times New Roman"/>
                      <w:color w:val="000000"/>
                      <w:sz w:val="22"/>
                    </w:rPr>
                  </w:rPrChange>
                </w:rPr>
                <w:t>0.015</w:t>
              </w:r>
            </w:ins>
          </w:p>
        </w:tc>
        <w:tc>
          <w:tcPr>
            <w:tcW w:w="1039" w:type="dxa"/>
            <w:shd w:val="clear" w:color="auto" w:fill="FFFFFF" w:themeFill="background1"/>
            <w:noWrap/>
            <w:hideMark/>
            <w:tcPrChange w:id="4738" w:author="tao huang" w:date="2018-01-12T00:00:00Z">
              <w:tcPr>
                <w:tcW w:w="1039" w:type="dxa"/>
                <w:gridSpan w:val="2"/>
                <w:tcBorders>
                  <w:top w:val="nil"/>
                  <w:left w:val="nil"/>
                  <w:bottom w:val="nil"/>
                  <w:right w:val="nil"/>
                </w:tcBorders>
                <w:shd w:val="clear" w:color="auto" w:fill="auto"/>
                <w:noWrap/>
                <w:vAlign w:val="center"/>
                <w:hideMark/>
              </w:tcPr>
            </w:tcPrChange>
          </w:tcPr>
          <w:p w14:paraId="6C82D301"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39" w:author="tao huang" w:date="2018-01-11T23:58:00Z"/>
                <w:rFonts w:eastAsia="Times New Roman" w:cs="Times New Roman"/>
                <w:sz w:val="22"/>
                <w:rPrChange w:id="4740" w:author="tao huang" w:date="2018-01-11T23:59:00Z">
                  <w:rPr>
                    <w:ins w:id="4741" w:author="tao huang" w:date="2018-01-11T23:58:00Z"/>
                    <w:rFonts w:eastAsia="Times New Roman" w:cs="Times New Roman"/>
                    <w:color w:val="000000"/>
                    <w:sz w:val="22"/>
                  </w:rPr>
                </w:rPrChange>
              </w:rPr>
            </w:pPr>
            <w:ins w:id="4742" w:author="tao huang" w:date="2018-01-11T23:58:00Z">
              <w:r w:rsidRPr="000D534A">
                <w:rPr>
                  <w:rFonts w:eastAsia="Times New Roman" w:cs="Times New Roman"/>
                  <w:sz w:val="22"/>
                  <w:rPrChange w:id="4743" w:author="tao huang" w:date="2018-01-11T23:59:00Z">
                    <w:rPr>
                      <w:rFonts w:eastAsia="Times New Roman" w:cs="Times New Roman"/>
                      <w:color w:val="000000"/>
                      <w:sz w:val="22"/>
                    </w:rPr>
                  </w:rPrChange>
                </w:rPr>
                <w:t>4.2</w:t>
              </w:r>
            </w:ins>
          </w:p>
        </w:tc>
        <w:tc>
          <w:tcPr>
            <w:tcW w:w="897" w:type="dxa"/>
            <w:shd w:val="clear" w:color="auto" w:fill="FFFFFF" w:themeFill="background1"/>
            <w:noWrap/>
            <w:hideMark/>
            <w:tcPrChange w:id="4744" w:author="tao huang" w:date="2018-01-12T00:00:00Z">
              <w:tcPr>
                <w:tcW w:w="897" w:type="dxa"/>
                <w:gridSpan w:val="2"/>
                <w:tcBorders>
                  <w:top w:val="nil"/>
                  <w:left w:val="nil"/>
                  <w:bottom w:val="nil"/>
                  <w:right w:val="nil"/>
                </w:tcBorders>
                <w:shd w:val="clear" w:color="auto" w:fill="auto"/>
                <w:noWrap/>
                <w:vAlign w:val="center"/>
                <w:hideMark/>
              </w:tcPr>
            </w:tcPrChange>
          </w:tcPr>
          <w:p w14:paraId="71E5BBBB"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45" w:author="tao huang" w:date="2018-01-11T23:58:00Z"/>
                <w:rFonts w:eastAsia="Times New Roman" w:cs="Times New Roman"/>
                <w:sz w:val="22"/>
                <w:rPrChange w:id="4746" w:author="tao huang" w:date="2018-01-11T23:59:00Z">
                  <w:rPr>
                    <w:ins w:id="4747" w:author="tao huang" w:date="2018-01-11T23:58:00Z"/>
                    <w:rFonts w:eastAsia="Times New Roman" w:cs="Times New Roman"/>
                    <w:color w:val="000000"/>
                    <w:sz w:val="22"/>
                  </w:rPr>
                </w:rPrChange>
              </w:rPr>
            </w:pPr>
            <w:ins w:id="4748" w:author="tao huang" w:date="2018-01-11T23:58:00Z">
              <w:r w:rsidRPr="000D534A">
                <w:rPr>
                  <w:rFonts w:eastAsia="Times New Roman" w:cs="Times New Roman"/>
                  <w:sz w:val="22"/>
                  <w:rPrChange w:id="4749" w:author="tao huang" w:date="2018-01-11T23:59:00Z">
                    <w:rPr>
                      <w:rFonts w:eastAsia="Times New Roman" w:cs="Times New Roman"/>
                      <w:color w:val="000000"/>
                      <w:sz w:val="22"/>
                    </w:rPr>
                  </w:rPrChange>
                </w:rPr>
                <w:t>0.001</w:t>
              </w:r>
            </w:ins>
          </w:p>
        </w:tc>
        <w:tc>
          <w:tcPr>
            <w:tcW w:w="993" w:type="dxa"/>
            <w:shd w:val="clear" w:color="auto" w:fill="FFFFFF" w:themeFill="background1"/>
            <w:hideMark/>
            <w:tcPrChange w:id="4750" w:author="tao huang" w:date="2018-01-12T00:00:00Z">
              <w:tcPr>
                <w:tcW w:w="993" w:type="dxa"/>
                <w:gridSpan w:val="2"/>
                <w:tcBorders>
                  <w:top w:val="nil"/>
                  <w:left w:val="single" w:sz="4" w:space="0" w:color="C1C1C1"/>
                  <w:bottom w:val="single" w:sz="4" w:space="0" w:color="C1C1C1"/>
                  <w:right w:val="single" w:sz="4" w:space="0" w:color="C1C1C1"/>
                </w:tcBorders>
                <w:shd w:val="clear" w:color="auto" w:fill="auto"/>
                <w:vAlign w:val="center"/>
                <w:hideMark/>
              </w:tcPr>
            </w:tcPrChange>
          </w:tcPr>
          <w:p w14:paraId="155FE434"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51" w:author="tao huang" w:date="2018-01-11T23:58:00Z"/>
                <w:rFonts w:eastAsia="Times New Roman" w:cs="Times New Roman"/>
                <w:sz w:val="22"/>
                <w:rPrChange w:id="4752" w:author="tao huang" w:date="2018-01-11T23:59:00Z">
                  <w:rPr>
                    <w:ins w:id="4753" w:author="tao huang" w:date="2018-01-11T23:58:00Z"/>
                    <w:rFonts w:ascii="Calibri" w:eastAsia="Times New Roman" w:hAnsi="Calibri" w:cs="Calibri"/>
                    <w:color w:val="000000"/>
                    <w:sz w:val="20"/>
                    <w:szCs w:val="20"/>
                  </w:rPr>
                </w:rPrChange>
              </w:rPr>
            </w:pPr>
            <w:ins w:id="4754" w:author="tao huang" w:date="2018-01-11T23:58:00Z">
              <w:r w:rsidRPr="000D534A">
                <w:rPr>
                  <w:rFonts w:eastAsia="Times New Roman" w:cs="Times New Roman"/>
                  <w:sz w:val="22"/>
                  <w:rPrChange w:id="4755" w:author="tao huang" w:date="2018-01-11T23:59:00Z">
                    <w:rPr>
                      <w:rFonts w:ascii="Calibri" w:eastAsia="Times New Roman" w:hAnsi="Calibri" w:cs="Calibri"/>
                      <w:color w:val="000000"/>
                      <w:sz w:val="20"/>
                      <w:szCs w:val="20"/>
                    </w:rPr>
                  </w:rPrChange>
                </w:rPr>
                <w:t>1.2</w:t>
              </w:r>
            </w:ins>
          </w:p>
        </w:tc>
        <w:tc>
          <w:tcPr>
            <w:tcW w:w="943" w:type="dxa"/>
            <w:shd w:val="clear" w:color="auto" w:fill="FFFFFF" w:themeFill="background1"/>
            <w:hideMark/>
            <w:tcPrChange w:id="4756" w:author="tao huang" w:date="2018-01-12T00:00:00Z">
              <w:tcPr>
                <w:tcW w:w="943" w:type="dxa"/>
                <w:gridSpan w:val="2"/>
                <w:tcBorders>
                  <w:top w:val="nil"/>
                  <w:left w:val="nil"/>
                  <w:bottom w:val="single" w:sz="8" w:space="0" w:color="000000"/>
                  <w:right w:val="single" w:sz="4" w:space="0" w:color="C1C1C1"/>
                </w:tcBorders>
                <w:shd w:val="clear" w:color="auto" w:fill="auto"/>
                <w:vAlign w:val="center"/>
                <w:hideMark/>
              </w:tcPr>
            </w:tcPrChange>
          </w:tcPr>
          <w:p w14:paraId="1AC26EB1"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57" w:author="tao huang" w:date="2018-01-11T23:58:00Z"/>
                <w:rFonts w:eastAsia="Times New Roman" w:cs="Times New Roman"/>
                <w:sz w:val="22"/>
                <w:rPrChange w:id="4758" w:author="tao huang" w:date="2018-01-11T23:59:00Z">
                  <w:rPr>
                    <w:ins w:id="4759" w:author="tao huang" w:date="2018-01-11T23:58:00Z"/>
                    <w:rFonts w:ascii="Calibri" w:eastAsia="Times New Roman" w:hAnsi="Calibri" w:cs="Calibri"/>
                    <w:color w:val="000000"/>
                    <w:sz w:val="20"/>
                    <w:szCs w:val="20"/>
                  </w:rPr>
                </w:rPrChange>
              </w:rPr>
            </w:pPr>
            <w:ins w:id="4760" w:author="tao huang" w:date="2018-01-11T23:58:00Z">
              <w:r w:rsidRPr="000D534A">
                <w:rPr>
                  <w:rFonts w:eastAsia="Times New Roman" w:cs="Times New Roman"/>
                  <w:sz w:val="22"/>
                  <w:rPrChange w:id="4761" w:author="tao huang" w:date="2018-01-11T23:59:00Z">
                    <w:rPr>
                      <w:rFonts w:ascii="Calibri" w:eastAsia="Times New Roman" w:hAnsi="Calibri" w:cs="Calibri"/>
                      <w:color w:val="000000"/>
                      <w:sz w:val="20"/>
                      <w:szCs w:val="20"/>
                    </w:rPr>
                  </w:rPrChange>
                </w:rPr>
                <w:t>0.263</w:t>
              </w:r>
            </w:ins>
          </w:p>
        </w:tc>
        <w:tc>
          <w:tcPr>
            <w:tcW w:w="996" w:type="dxa"/>
            <w:shd w:val="clear" w:color="auto" w:fill="FFFFFF" w:themeFill="background1"/>
            <w:hideMark/>
            <w:tcPrChange w:id="4762" w:author="tao huang" w:date="2018-01-12T00:00:00Z">
              <w:tcPr>
                <w:tcW w:w="996" w:type="dxa"/>
                <w:gridSpan w:val="2"/>
                <w:tcBorders>
                  <w:top w:val="nil"/>
                  <w:left w:val="nil"/>
                  <w:bottom w:val="single" w:sz="4" w:space="0" w:color="C1C1C1"/>
                  <w:right w:val="single" w:sz="4" w:space="0" w:color="C1C1C1"/>
                </w:tcBorders>
                <w:shd w:val="clear" w:color="auto" w:fill="auto"/>
                <w:hideMark/>
              </w:tcPr>
            </w:tcPrChange>
          </w:tcPr>
          <w:p w14:paraId="301D40F0" w14:textId="77777777" w:rsidR="000D534A" w:rsidRPr="000D534A" w:rsidRDefault="000D534A" w:rsidP="000D534A">
            <w:pPr>
              <w:spacing w:after="0" w:line="240" w:lineRule="auto"/>
              <w:jc w:val="center"/>
              <w:cnfStyle w:val="000000000000" w:firstRow="0" w:lastRow="0" w:firstColumn="0" w:lastColumn="0" w:oddVBand="0" w:evenVBand="0" w:oddHBand="0" w:evenHBand="0" w:firstRowFirstColumn="0" w:firstRowLastColumn="0" w:lastRowFirstColumn="0" w:lastRowLastColumn="0"/>
              <w:rPr>
                <w:ins w:id="4763" w:author="tao huang" w:date="2018-01-11T23:58:00Z"/>
                <w:rFonts w:eastAsia="Times New Roman" w:cs="Times New Roman"/>
                <w:sz w:val="22"/>
                <w:rPrChange w:id="4764" w:author="tao huang" w:date="2018-01-11T23:59:00Z">
                  <w:rPr>
                    <w:ins w:id="4765" w:author="tao huang" w:date="2018-01-11T23:58:00Z"/>
                    <w:rFonts w:ascii="Calibri" w:eastAsia="Times New Roman" w:hAnsi="Calibri" w:cs="Calibri"/>
                    <w:color w:val="000000"/>
                    <w:sz w:val="20"/>
                    <w:szCs w:val="20"/>
                  </w:rPr>
                </w:rPrChange>
              </w:rPr>
              <w:pPrChange w:id="4766" w:author="tao huang" w:date="2018-01-12T00:0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ins w:id="4767" w:author="tao huang" w:date="2018-01-11T23:58:00Z">
              <w:r w:rsidRPr="000D534A">
                <w:rPr>
                  <w:rFonts w:eastAsia="Times New Roman" w:cs="Times New Roman"/>
                  <w:sz w:val="22"/>
                  <w:rPrChange w:id="4768" w:author="tao huang" w:date="2018-01-11T23:59:00Z">
                    <w:rPr>
                      <w:rFonts w:ascii="Calibri" w:eastAsia="Times New Roman" w:hAnsi="Calibri" w:cs="Calibri"/>
                      <w:color w:val="000000"/>
                      <w:sz w:val="20"/>
                      <w:szCs w:val="20"/>
                    </w:rPr>
                  </w:rPrChange>
                </w:rPr>
                <w:t>1.9</w:t>
              </w:r>
            </w:ins>
          </w:p>
        </w:tc>
        <w:tc>
          <w:tcPr>
            <w:tcW w:w="940" w:type="dxa"/>
            <w:shd w:val="clear" w:color="auto" w:fill="FFFFFF" w:themeFill="background1"/>
            <w:hideMark/>
            <w:tcPrChange w:id="4769" w:author="tao huang" w:date="2018-01-12T00:00:00Z">
              <w:tcPr>
                <w:tcW w:w="940" w:type="dxa"/>
                <w:gridSpan w:val="2"/>
                <w:tcBorders>
                  <w:top w:val="nil"/>
                  <w:left w:val="nil"/>
                  <w:bottom w:val="single" w:sz="4" w:space="0" w:color="C1C1C1"/>
                  <w:right w:val="single" w:sz="4" w:space="0" w:color="C1C1C1"/>
                </w:tcBorders>
                <w:shd w:val="clear" w:color="auto" w:fill="auto"/>
                <w:hideMark/>
              </w:tcPr>
            </w:tcPrChange>
          </w:tcPr>
          <w:p w14:paraId="79527F31" w14:textId="77777777" w:rsidR="000D534A" w:rsidRDefault="000D534A" w:rsidP="000D534A">
            <w:pPr>
              <w:spacing w:after="0" w:line="240" w:lineRule="auto"/>
              <w:jc w:val="right"/>
              <w:cnfStyle w:val="000000000000" w:firstRow="0" w:lastRow="0" w:firstColumn="0" w:lastColumn="0" w:oddVBand="0" w:evenVBand="0" w:oddHBand="0" w:evenHBand="0" w:firstRowFirstColumn="0" w:firstRowLastColumn="0" w:lastRowFirstColumn="0" w:lastRowLastColumn="0"/>
              <w:rPr>
                <w:ins w:id="4770" w:author="tao huang" w:date="2018-01-12T00:24:00Z"/>
                <w:rFonts w:eastAsia="Times New Roman" w:cs="Times New Roman"/>
                <w:sz w:val="22"/>
              </w:rPr>
            </w:pPr>
            <w:ins w:id="4771" w:author="tao huang" w:date="2018-01-11T23:58:00Z">
              <w:r w:rsidRPr="000D534A">
                <w:rPr>
                  <w:rFonts w:eastAsia="Times New Roman" w:cs="Times New Roman"/>
                  <w:sz w:val="22"/>
                  <w:rPrChange w:id="4772" w:author="tao huang" w:date="2018-01-11T23:59:00Z">
                    <w:rPr>
                      <w:rFonts w:ascii="Calibri" w:eastAsia="Times New Roman" w:hAnsi="Calibri" w:cs="Calibri"/>
                      <w:color w:val="000000"/>
                      <w:sz w:val="20"/>
                      <w:szCs w:val="20"/>
                    </w:rPr>
                  </w:rPrChange>
                </w:rPr>
                <w:t>0.008</w:t>
              </w:r>
            </w:ins>
          </w:p>
          <w:p w14:paraId="6D50F959" w14:textId="3F60A2CE" w:rsidR="00E064CA" w:rsidRPr="000D534A" w:rsidRDefault="00E064CA" w:rsidP="000D534A">
            <w:pPr>
              <w:spacing w:after="0" w:line="240" w:lineRule="auto"/>
              <w:jc w:val="right"/>
              <w:cnfStyle w:val="000000000000" w:firstRow="0" w:lastRow="0" w:firstColumn="0" w:lastColumn="0" w:oddVBand="0" w:evenVBand="0" w:oddHBand="0" w:evenHBand="0" w:firstRowFirstColumn="0" w:firstRowLastColumn="0" w:lastRowFirstColumn="0" w:lastRowLastColumn="0"/>
              <w:rPr>
                <w:ins w:id="4773" w:author="tao huang" w:date="2018-01-11T23:58:00Z"/>
                <w:rFonts w:eastAsia="Times New Roman" w:cs="Times New Roman"/>
                <w:sz w:val="22"/>
                <w:rPrChange w:id="4774" w:author="tao huang" w:date="2018-01-11T23:59:00Z">
                  <w:rPr>
                    <w:ins w:id="4775" w:author="tao huang" w:date="2018-01-11T23:58:00Z"/>
                    <w:rFonts w:ascii="Calibri" w:eastAsia="Times New Roman" w:hAnsi="Calibri" w:cs="Calibri"/>
                    <w:color w:val="000000"/>
                    <w:sz w:val="20"/>
                    <w:szCs w:val="20"/>
                  </w:rPr>
                </w:rPrChange>
              </w:rPr>
            </w:pPr>
          </w:p>
        </w:tc>
      </w:tr>
    </w:tbl>
    <w:p w14:paraId="1461FFD0" w14:textId="77777777" w:rsidR="000D534A" w:rsidRPr="000B121E" w:rsidRDefault="000D534A" w:rsidP="000B121E">
      <w:pPr>
        <w:pStyle w:val="ListParagraph"/>
        <w:shd w:val="clear" w:color="auto" w:fill="FFFFFF" w:themeFill="background1"/>
        <w:spacing w:after="0" w:line="360" w:lineRule="auto"/>
        <w:ind w:left="0"/>
        <w:rPr>
          <w:rFonts w:cs="Times New Roman"/>
          <w:color w:val="000000" w:themeColor="text1"/>
          <w:szCs w:val="24"/>
        </w:rPr>
        <w:sectPr w:rsidR="000D534A" w:rsidRPr="000B121E" w:rsidSect="00B1292C">
          <w:pgSz w:w="16838" w:h="11906" w:orient="landscape"/>
          <w:pgMar w:top="1440" w:right="1440" w:bottom="1440" w:left="1440" w:header="708" w:footer="708" w:gutter="0"/>
          <w:cols w:space="708"/>
          <w:docGrid w:linePitch="360"/>
        </w:sectPr>
      </w:pPr>
    </w:p>
    <w:p w14:paraId="518EDC11" w14:textId="62CC7A3C" w:rsidR="002C199B" w:rsidDel="00EF529D" w:rsidRDefault="004617F2" w:rsidP="000B121E">
      <w:pPr>
        <w:pStyle w:val="ListParagraph"/>
        <w:shd w:val="clear" w:color="auto" w:fill="FFFFFF" w:themeFill="background1"/>
        <w:spacing w:after="0" w:line="360" w:lineRule="auto"/>
        <w:ind w:left="0"/>
        <w:rPr>
          <w:ins w:id="4776" w:author="Fildes, Robert" w:date="2017-12-12T16:19:00Z"/>
          <w:del w:id="4777" w:author="tao huang" w:date="2018-01-12T00:05:00Z"/>
          <w:rFonts w:cs="Times New Roman"/>
          <w:color w:val="000000" w:themeColor="text1"/>
          <w:szCs w:val="24"/>
        </w:rPr>
      </w:pPr>
      <w:r w:rsidRPr="000B121E">
        <w:rPr>
          <w:rFonts w:cs="Times New Roman"/>
          <w:color w:val="000000" w:themeColor="text1"/>
          <w:szCs w:val="24"/>
        </w:rPr>
        <w:lastRenderedPageBreak/>
        <w:t>Table 7 reports the estimated parameters of the models</w:t>
      </w:r>
      <w:ins w:id="4778" w:author="tao huang" w:date="2018-01-12T00:03:00Z">
        <w:r w:rsidR="000A6B13">
          <w:rPr>
            <w:rFonts w:cs="Times New Roman"/>
            <w:color w:val="000000" w:themeColor="text1"/>
            <w:szCs w:val="24"/>
          </w:rPr>
          <w:t xml:space="preserve">. The dependent variables are </w:t>
        </w:r>
      </w:ins>
      <w:del w:id="4779" w:author="tao huang" w:date="2018-01-12T00:03:00Z">
        <w:r w:rsidRPr="000B121E" w:rsidDel="000A6B13">
          <w:rPr>
            <w:rFonts w:cs="Times New Roman"/>
            <w:color w:val="000000" w:themeColor="text1"/>
            <w:szCs w:val="24"/>
          </w:rPr>
          <w:delText xml:space="preserve"> </w:delText>
        </w:r>
        <w:r w:rsidR="009365D8" w:rsidRPr="000B121E" w:rsidDel="000A6B13">
          <w:rPr>
            <w:rFonts w:cs="Times New Roman"/>
            <w:color w:val="000000" w:themeColor="text1"/>
            <w:szCs w:val="24"/>
          </w:rPr>
          <w:delText xml:space="preserve">for </w:delText>
        </w:r>
      </w:del>
      <w:r w:rsidR="009365D8" w:rsidRPr="000B121E">
        <w:rPr>
          <w:rFonts w:cs="Times New Roman"/>
          <w:color w:val="000000" w:themeColor="text1"/>
          <w:szCs w:val="24"/>
        </w:rPr>
        <w:t xml:space="preserve">the percentage improvement </w:t>
      </w:r>
      <w:moveToRangeStart w:id="4780" w:author="Fildes, Robert" w:date="2017-12-12T16:23:00Z" w:name="move500859153"/>
      <w:moveTo w:id="4781" w:author="Fildes, Robert" w:date="2017-12-12T16:23:00Z">
        <w:del w:id="4782" w:author="tao huang" w:date="2018-01-12T00:03:00Z">
          <w:r w:rsidR="00F44A40" w:rsidRPr="000B121E" w:rsidDel="000A6B13">
            <w:rPr>
              <w:rFonts w:cs="Times New Roman"/>
              <w:color w:val="000000" w:themeColor="text1"/>
              <w:szCs w:val="24"/>
            </w:rPr>
            <w:delText>results</w:delText>
          </w:r>
        </w:del>
      </w:moveTo>
      <w:ins w:id="4783" w:author="tao huang" w:date="2018-01-12T00:03:00Z">
        <w:r w:rsidR="000A6B13">
          <w:rPr>
            <w:rFonts w:cs="Times New Roman"/>
            <w:color w:val="000000" w:themeColor="text1"/>
            <w:szCs w:val="24"/>
          </w:rPr>
          <w:t>of the candidate models compared with their counterparts which overlook the structural break issue</w:t>
        </w:r>
      </w:ins>
      <w:moveTo w:id="4784" w:author="Fildes, Robert" w:date="2017-12-12T16:23:00Z">
        <w:r w:rsidR="00F44A40" w:rsidRPr="000B121E">
          <w:rPr>
            <w:rFonts w:cs="Times New Roman"/>
            <w:color w:val="000000" w:themeColor="text1"/>
            <w:szCs w:val="24"/>
          </w:rPr>
          <w:t xml:space="preserve"> for </w:t>
        </w:r>
      </w:moveTo>
      <w:ins w:id="4785" w:author="tao huang" w:date="2018-01-11T23:36:00Z">
        <w:r w:rsidR="00CA74B4">
          <w:rPr>
            <w:rFonts w:cs="Times New Roman"/>
            <w:color w:val="000000" w:themeColor="text1"/>
            <w:szCs w:val="24"/>
          </w:rPr>
          <w:t xml:space="preserve">the </w:t>
        </w:r>
      </w:ins>
      <w:moveTo w:id="4786" w:author="Fildes, Robert" w:date="2017-12-12T16:23:00Z">
        <w:del w:id="4787" w:author="Fildes, Robert" w:date="2017-12-12T16:26:00Z">
          <w:r w:rsidR="00F44A40" w:rsidRPr="000B121E" w:rsidDel="00F44A40">
            <w:rPr>
              <w:rFonts w:cs="Times New Roman"/>
              <w:color w:val="000000" w:themeColor="text1"/>
              <w:szCs w:val="24"/>
            </w:rPr>
            <w:delText xml:space="preserve">the </w:delText>
          </w:r>
        </w:del>
        <w:r w:rsidR="00F44A40" w:rsidRPr="000B121E">
          <w:rPr>
            <w:rFonts w:cs="Times New Roman"/>
            <w:color w:val="000000" w:themeColor="text1"/>
            <w:szCs w:val="24"/>
          </w:rPr>
          <w:t>MASE and when the horizon is one to eight weeks ahead</w:t>
        </w:r>
      </w:moveTo>
      <w:ins w:id="4788" w:author="tao huang" w:date="2018-01-11T23:36:00Z">
        <w:r w:rsidR="00CA74B4">
          <w:rPr>
            <w:rFonts w:cs="Times New Roman"/>
            <w:color w:val="000000" w:themeColor="text1"/>
            <w:szCs w:val="24"/>
          </w:rPr>
          <w:t xml:space="preserve"> at SKU level</w:t>
        </w:r>
      </w:ins>
      <w:moveTo w:id="4789" w:author="Fildes, Robert" w:date="2017-12-12T16:23:00Z">
        <w:r w:rsidR="00F44A40" w:rsidRPr="000B121E">
          <w:rPr>
            <w:rFonts w:cs="Times New Roman"/>
            <w:color w:val="000000" w:themeColor="text1"/>
            <w:szCs w:val="24"/>
          </w:rPr>
          <w:t xml:space="preserve">. The results are consistent across </w:t>
        </w:r>
        <w:del w:id="4790" w:author="tao huang" w:date="2018-01-11T23:36:00Z">
          <w:r w:rsidR="00F44A40" w:rsidRPr="000B121E" w:rsidDel="00CA74B4">
            <w:rPr>
              <w:rFonts w:cs="Times New Roman"/>
              <w:color w:val="000000" w:themeColor="text1"/>
              <w:szCs w:val="24"/>
            </w:rPr>
            <w:delText xml:space="preserve">all the </w:delText>
          </w:r>
        </w:del>
      </w:moveTo>
      <w:ins w:id="4791" w:author="Fildes, Robert" w:date="2017-12-12T16:26:00Z">
        <w:r w:rsidR="00F44A40">
          <w:rPr>
            <w:rFonts w:cs="Times New Roman"/>
            <w:color w:val="000000" w:themeColor="text1"/>
            <w:szCs w:val="24"/>
          </w:rPr>
          <w:t xml:space="preserve">other </w:t>
        </w:r>
      </w:ins>
      <w:moveTo w:id="4792" w:author="Fildes, Robert" w:date="2017-12-12T16:23:00Z">
        <w:r w:rsidR="00F44A40" w:rsidRPr="000B121E">
          <w:rPr>
            <w:rFonts w:cs="Times New Roman"/>
            <w:color w:val="000000" w:themeColor="text1"/>
            <w:szCs w:val="24"/>
          </w:rPr>
          <w:t xml:space="preserve">error measures and forecast horizons. </w:t>
        </w:r>
      </w:moveTo>
      <w:moveToRangeEnd w:id="4780"/>
      <w:ins w:id="4793" w:author="Fildes, Robert" w:date="2017-12-12T16:23:00Z">
        <w:r w:rsidR="00F44A40">
          <w:rPr>
            <w:rFonts w:cs="Times New Roman"/>
            <w:color w:val="000000" w:themeColor="text1"/>
            <w:szCs w:val="24"/>
          </w:rPr>
          <w:t>For</w:t>
        </w:r>
      </w:ins>
      <w:del w:id="4794" w:author="Fildes, Robert" w:date="2017-12-12T16:23:00Z">
        <w:r w:rsidR="009365D8" w:rsidRPr="000B121E" w:rsidDel="00F44A40">
          <w:rPr>
            <w:rFonts w:cs="Times New Roman"/>
            <w:color w:val="000000" w:themeColor="text1"/>
            <w:szCs w:val="24"/>
          </w:rPr>
          <w:delText>by</w:delText>
        </w:r>
      </w:del>
      <w:r w:rsidR="009365D8" w:rsidRPr="000B121E">
        <w:rPr>
          <w:rFonts w:cs="Times New Roman"/>
          <w:color w:val="000000" w:themeColor="text1"/>
          <w:szCs w:val="24"/>
        </w:rPr>
        <w:t xml:space="preserve"> the ADL-</w:t>
      </w:r>
      <w:r w:rsidR="009365D8" w:rsidRPr="009C2B30">
        <w:rPr>
          <w:rFonts w:cs="Times New Roman"/>
          <w:noProof/>
          <w:color w:val="000000" w:themeColor="text1"/>
          <w:szCs w:val="24"/>
        </w:rPr>
        <w:t>intra</w:t>
      </w:r>
      <w:r w:rsidR="009365D8" w:rsidRPr="000B121E">
        <w:rPr>
          <w:rFonts w:cs="Times New Roman"/>
          <w:color w:val="000000" w:themeColor="text1"/>
          <w:szCs w:val="24"/>
        </w:rPr>
        <w:t>-EWC model over the ADL-</w:t>
      </w:r>
      <w:r w:rsidR="009365D8" w:rsidRPr="009C2B30">
        <w:rPr>
          <w:rFonts w:cs="Times New Roman"/>
          <w:noProof/>
          <w:color w:val="000000" w:themeColor="text1"/>
          <w:szCs w:val="24"/>
        </w:rPr>
        <w:t>intra</w:t>
      </w:r>
      <w:r w:rsidR="009365D8" w:rsidRPr="000B121E">
        <w:rPr>
          <w:rFonts w:cs="Times New Roman"/>
          <w:color w:val="000000" w:themeColor="text1"/>
          <w:szCs w:val="24"/>
        </w:rPr>
        <w:t xml:space="preserve"> model </w:t>
      </w:r>
      <w:del w:id="4795" w:author="Fildes, Robert" w:date="2017-12-12T16:24:00Z">
        <w:r w:rsidR="009365D8" w:rsidRPr="000B121E" w:rsidDel="00F44A40">
          <w:rPr>
            <w:rFonts w:cs="Times New Roman"/>
            <w:color w:val="000000" w:themeColor="text1"/>
            <w:szCs w:val="24"/>
          </w:rPr>
          <w:delText xml:space="preserve">regarding the MASE with and </w:delText>
        </w:r>
      </w:del>
      <w:r w:rsidR="009365D8" w:rsidRPr="000B121E">
        <w:rPr>
          <w:rFonts w:cs="Times New Roman"/>
          <w:color w:val="000000" w:themeColor="text1"/>
          <w:szCs w:val="24"/>
        </w:rPr>
        <w:t xml:space="preserve">without </w:t>
      </w:r>
      <w:ins w:id="4796" w:author="tao huang" w:date="2018-01-12T00:04:00Z">
        <w:r w:rsidR="000A6B13">
          <w:rPr>
            <w:rFonts w:cs="Times New Roman"/>
            <w:color w:val="000000" w:themeColor="text1"/>
            <w:szCs w:val="24"/>
          </w:rPr>
          <w:t xml:space="preserve">product </w:t>
        </w:r>
      </w:ins>
      <w:r w:rsidR="009365D8" w:rsidRPr="000B121E">
        <w:rPr>
          <w:rFonts w:cs="Times New Roman"/>
          <w:color w:val="000000" w:themeColor="text1"/>
          <w:szCs w:val="24"/>
        </w:rPr>
        <w:t>category dumm</w:t>
      </w:r>
      <w:ins w:id="4797" w:author="tao huang" w:date="2018-01-12T00:04:00Z">
        <w:r w:rsidR="000A6B13">
          <w:rPr>
            <w:rFonts w:cs="Times New Roman"/>
            <w:color w:val="000000" w:themeColor="text1"/>
            <w:szCs w:val="24"/>
          </w:rPr>
          <w:t>ies</w:t>
        </w:r>
      </w:ins>
      <w:del w:id="4798" w:author="tao huang" w:date="2018-01-12T00:04:00Z">
        <w:r w:rsidR="009365D8" w:rsidRPr="000B121E" w:rsidDel="000A6B13">
          <w:rPr>
            <w:rFonts w:cs="Times New Roman"/>
            <w:color w:val="000000" w:themeColor="text1"/>
            <w:szCs w:val="24"/>
          </w:rPr>
          <w:delText>y</w:delText>
        </w:r>
      </w:del>
      <w:r w:rsidR="009365D8" w:rsidRPr="000B121E">
        <w:rPr>
          <w:rFonts w:cs="Times New Roman"/>
          <w:color w:val="000000" w:themeColor="text1"/>
          <w:szCs w:val="24"/>
        </w:rPr>
        <w:t xml:space="preserve"> </w:t>
      </w:r>
      <w:del w:id="4799" w:author="Fildes, Robert" w:date="2017-12-12T16:25:00Z">
        <w:r w:rsidR="009365D8" w:rsidRPr="000B121E" w:rsidDel="00F44A40">
          <w:rPr>
            <w:rFonts w:cs="Times New Roman"/>
            <w:color w:val="000000" w:themeColor="text1"/>
            <w:szCs w:val="24"/>
          </w:rPr>
          <w:delText xml:space="preserve">variables. For the model without the category dummy variables, </w:delText>
        </w:r>
      </w:del>
      <w:r w:rsidR="009365D8" w:rsidRPr="000B121E">
        <w:rPr>
          <w:rFonts w:cs="Times New Roman"/>
          <w:color w:val="000000" w:themeColor="text1"/>
          <w:szCs w:val="24"/>
        </w:rPr>
        <w:t>t</w:t>
      </w:r>
      <w:r w:rsidRPr="000B121E">
        <w:rPr>
          <w:rFonts w:cs="Times New Roman"/>
          <w:color w:val="000000" w:themeColor="text1"/>
          <w:szCs w:val="24"/>
        </w:rPr>
        <w:t>he estimate of the parameter “Randomness and growth” is positive (e.g., 0</w:t>
      </w:r>
      <w:commentRangeStart w:id="4800"/>
      <w:r w:rsidRPr="000B121E">
        <w:rPr>
          <w:rFonts w:cs="Times New Roman"/>
          <w:color w:val="000000" w:themeColor="text1"/>
          <w:szCs w:val="24"/>
        </w:rPr>
        <w:t>.</w:t>
      </w:r>
      <w:del w:id="4801" w:author="tao huang" w:date="2018-01-11T23:37:00Z">
        <w:r w:rsidRPr="000B121E" w:rsidDel="00CA74B4">
          <w:rPr>
            <w:rFonts w:cs="Times New Roman"/>
            <w:color w:val="000000" w:themeColor="text1"/>
            <w:szCs w:val="24"/>
          </w:rPr>
          <w:delText>00</w:delText>
        </w:r>
      </w:del>
      <w:r w:rsidRPr="000B121E">
        <w:rPr>
          <w:rFonts w:cs="Times New Roman"/>
          <w:color w:val="000000" w:themeColor="text1"/>
          <w:szCs w:val="24"/>
        </w:rPr>
        <w:t xml:space="preserve">4) </w:t>
      </w:r>
      <w:commentRangeEnd w:id="4800"/>
      <w:r w:rsidR="00F44A40">
        <w:rPr>
          <w:rStyle w:val="CommentReference"/>
        </w:rPr>
        <w:commentReference w:id="4800"/>
      </w:r>
      <w:r w:rsidRPr="000B121E">
        <w:rPr>
          <w:rFonts w:cs="Times New Roman"/>
          <w:color w:val="000000" w:themeColor="text1"/>
          <w:szCs w:val="24"/>
        </w:rPr>
        <w:t xml:space="preserve">and statistical </w:t>
      </w:r>
      <w:r w:rsidRPr="009C2B30">
        <w:rPr>
          <w:rFonts w:cs="Times New Roman"/>
          <w:noProof/>
          <w:color w:val="000000" w:themeColor="text1"/>
          <w:szCs w:val="24"/>
        </w:rPr>
        <w:t>significant</w:t>
      </w:r>
      <w:r w:rsidRPr="000B121E">
        <w:rPr>
          <w:rFonts w:cs="Times New Roman"/>
          <w:color w:val="000000" w:themeColor="text1"/>
          <w:szCs w:val="24"/>
        </w:rPr>
        <w:t xml:space="preserve"> (e.g., p-value&lt;0.</w:t>
      </w:r>
      <w:del w:id="4802" w:author="tao huang" w:date="2018-01-11T23:37:00Z">
        <w:r w:rsidRPr="000B121E" w:rsidDel="00CA74B4">
          <w:rPr>
            <w:rFonts w:cs="Times New Roman"/>
            <w:color w:val="000000" w:themeColor="text1"/>
            <w:szCs w:val="24"/>
          </w:rPr>
          <w:delText>000</w:delText>
        </w:r>
      </w:del>
      <w:ins w:id="4803" w:author="tao huang" w:date="2018-01-11T23:37:00Z">
        <w:r w:rsidR="00CA74B4" w:rsidRPr="000B121E">
          <w:rPr>
            <w:rFonts w:cs="Times New Roman"/>
            <w:color w:val="000000" w:themeColor="text1"/>
            <w:szCs w:val="24"/>
          </w:rPr>
          <w:t>00</w:t>
        </w:r>
        <w:r w:rsidR="00CA74B4">
          <w:rPr>
            <w:rFonts w:cs="Times New Roman"/>
            <w:color w:val="000000" w:themeColor="text1"/>
            <w:szCs w:val="24"/>
          </w:rPr>
          <w:t>1</w:t>
        </w:r>
      </w:ins>
      <w:r w:rsidRPr="000B121E">
        <w:rPr>
          <w:rFonts w:cs="Times New Roman"/>
          <w:color w:val="000000" w:themeColor="text1"/>
          <w:szCs w:val="24"/>
        </w:rPr>
        <w:t>)</w:t>
      </w:r>
      <w:ins w:id="4804" w:author="Fildes, Robert" w:date="2017-12-12T16:16:00Z">
        <w:r w:rsidR="002C199B">
          <w:rPr>
            <w:rFonts w:cs="Times New Roman"/>
            <w:color w:val="000000" w:themeColor="text1"/>
            <w:szCs w:val="24"/>
          </w:rPr>
          <w:t>: similarly, for the extended model with category dummy variables included</w:t>
        </w:r>
      </w:ins>
      <w:r w:rsidRPr="000B121E">
        <w:rPr>
          <w:rFonts w:cs="Times New Roman"/>
          <w:color w:val="000000" w:themeColor="text1"/>
          <w:szCs w:val="24"/>
        </w:rPr>
        <w:t xml:space="preserve">. </w:t>
      </w:r>
      <w:ins w:id="4805" w:author="Fildes, Robert" w:date="2017-12-12T16:17:00Z">
        <w:r w:rsidR="002C199B">
          <w:rPr>
            <w:rFonts w:cs="Times New Roman"/>
            <w:color w:val="000000" w:themeColor="text1"/>
            <w:szCs w:val="24"/>
          </w:rPr>
          <w:t xml:space="preserve">This result holds true </w:t>
        </w:r>
      </w:ins>
      <w:ins w:id="4806" w:author="tao huang" w:date="2018-01-12T00:05:00Z">
        <w:r w:rsidR="000A6B13">
          <w:rPr>
            <w:rFonts w:cs="Times New Roman"/>
            <w:color w:val="000000" w:themeColor="text1"/>
            <w:szCs w:val="24"/>
          </w:rPr>
          <w:t xml:space="preserve">also </w:t>
        </w:r>
      </w:ins>
      <w:ins w:id="4807" w:author="Fildes, Robert" w:date="2017-12-12T16:17:00Z">
        <w:r w:rsidR="002C199B">
          <w:rPr>
            <w:rFonts w:cs="Times New Roman"/>
            <w:color w:val="000000" w:themeColor="text1"/>
            <w:szCs w:val="24"/>
          </w:rPr>
          <w:t xml:space="preserve">for </w:t>
        </w:r>
      </w:ins>
      <w:ins w:id="4808" w:author="tao huang" w:date="2018-01-12T00:05:00Z">
        <w:r w:rsidR="000A6B13">
          <w:rPr>
            <w:rFonts w:cs="Times New Roman"/>
            <w:color w:val="000000" w:themeColor="text1"/>
            <w:szCs w:val="24"/>
          </w:rPr>
          <w:t xml:space="preserve">the </w:t>
        </w:r>
      </w:ins>
      <w:ins w:id="4809" w:author="Fildes, Robert" w:date="2017-12-12T16:17:00Z">
        <w:r w:rsidR="002C199B">
          <w:rPr>
            <w:rFonts w:cs="Times New Roman"/>
            <w:color w:val="000000" w:themeColor="text1"/>
            <w:szCs w:val="24"/>
          </w:rPr>
          <w:t xml:space="preserve">models </w:t>
        </w:r>
        <w:del w:id="4810" w:author="tao huang" w:date="2018-01-12T00:05:00Z">
          <w:r w:rsidR="002C199B" w:rsidDel="000A6B13">
            <w:rPr>
              <w:rFonts w:cs="Times New Roman"/>
              <w:color w:val="000000" w:themeColor="text1"/>
              <w:szCs w:val="24"/>
            </w:rPr>
            <w:delText>only</w:delText>
          </w:r>
        </w:del>
      </w:ins>
      <w:ins w:id="4811" w:author="tao huang" w:date="2018-01-12T00:05:00Z">
        <w:r w:rsidR="000A6B13">
          <w:rPr>
            <w:rFonts w:cs="Times New Roman"/>
            <w:color w:val="000000" w:themeColor="text1"/>
            <w:szCs w:val="24"/>
          </w:rPr>
          <w:t>which</w:t>
        </w:r>
      </w:ins>
      <w:ins w:id="4812" w:author="Fildes, Robert" w:date="2017-12-12T16:17:00Z">
        <w:r w:rsidR="002C199B">
          <w:rPr>
            <w:rFonts w:cs="Times New Roman"/>
            <w:color w:val="000000" w:themeColor="text1"/>
            <w:szCs w:val="24"/>
          </w:rPr>
          <w:t xml:space="preserve"> </w:t>
        </w:r>
      </w:ins>
      <w:ins w:id="4813" w:author="tao huang" w:date="2018-01-12T00:05:00Z">
        <w:r w:rsidR="000A6B13">
          <w:rPr>
            <w:rFonts w:cs="Times New Roman"/>
            <w:color w:val="000000" w:themeColor="text1"/>
            <w:szCs w:val="24"/>
          </w:rPr>
          <w:t xml:space="preserve">only </w:t>
        </w:r>
      </w:ins>
      <w:ins w:id="4814" w:author="Fildes, Robert" w:date="2017-12-12T16:17:00Z">
        <w:del w:id="4815" w:author="tao huang" w:date="2018-01-12T00:05:00Z">
          <w:r w:rsidR="002C199B" w:rsidDel="000A6B13">
            <w:rPr>
              <w:rFonts w:cs="Times New Roman"/>
              <w:color w:val="000000" w:themeColor="text1"/>
              <w:szCs w:val="24"/>
            </w:rPr>
            <w:delText>including</w:delText>
          </w:r>
        </w:del>
      </w:ins>
      <w:ins w:id="4816" w:author="tao huang" w:date="2018-01-12T00:05:00Z">
        <w:r w:rsidR="000A6B13">
          <w:rPr>
            <w:rFonts w:cs="Times New Roman"/>
            <w:color w:val="000000" w:themeColor="text1"/>
            <w:szCs w:val="24"/>
          </w:rPr>
          <w:t>include</w:t>
        </w:r>
      </w:ins>
      <w:ins w:id="4817" w:author="Fildes, Robert" w:date="2017-12-12T16:17:00Z">
        <w:r w:rsidR="002C199B">
          <w:rPr>
            <w:rFonts w:cs="Times New Roman"/>
            <w:color w:val="000000" w:themeColor="text1"/>
            <w:szCs w:val="24"/>
          </w:rPr>
          <w:t xml:space="preserve"> the focal marketing variables. </w:t>
        </w:r>
      </w:ins>
      <w:del w:id="4818" w:author="Fildes, Robert" w:date="2017-12-12T16:16:00Z">
        <w:r w:rsidR="009365D8" w:rsidRPr="000B121E" w:rsidDel="002C199B">
          <w:rPr>
            <w:rFonts w:cs="Times New Roman"/>
            <w:color w:val="000000" w:themeColor="text1"/>
            <w:szCs w:val="24"/>
          </w:rPr>
          <w:delText>For the model with category dummy variables,</w:delText>
        </w:r>
        <w:r w:rsidRPr="000B121E" w:rsidDel="002C199B">
          <w:rPr>
            <w:rFonts w:cs="Times New Roman"/>
            <w:color w:val="000000" w:themeColor="text1"/>
            <w:szCs w:val="24"/>
          </w:rPr>
          <w:delText xml:space="preserve"> the estimate for “Randomness and growth” stays positive (e.g., 0.003) and statistical </w:delText>
        </w:r>
        <w:r w:rsidRPr="009C2B30" w:rsidDel="002C199B">
          <w:rPr>
            <w:rFonts w:cs="Times New Roman"/>
            <w:noProof/>
            <w:color w:val="000000" w:themeColor="text1"/>
            <w:szCs w:val="24"/>
          </w:rPr>
          <w:delText>significant</w:delText>
        </w:r>
        <w:r w:rsidRPr="000B121E" w:rsidDel="002C199B">
          <w:rPr>
            <w:rFonts w:cs="Times New Roman"/>
            <w:color w:val="000000" w:themeColor="text1"/>
            <w:szCs w:val="24"/>
          </w:rPr>
          <w:delText xml:space="preserve"> (e.g., p-value= 0.001). </w:delText>
        </w:r>
      </w:del>
      <w:del w:id="4819" w:author="Fildes, Robert" w:date="2017-12-12T16:18:00Z">
        <w:r w:rsidRPr="000B121E" w:rsidDel="002C199B">
          <w:rPr>
            <w:rFonts w:cs="Times New Roman"/>
            <w:color w:val="000000" w:themeColor="text1"/>
            <w:szCs w:val="24"/>
          </w:rPr>
          <w:delText xml:space="preserve">We also explore the determinants of the percentage improvement of the MASE by the ADL-own-EWC model (compared to the ADL-own model), </w:delText>
        </w:r>
        <w:r w:rsidR="009365D8" w:rsidRPr="000B121E" w:rsidDel="002C199B">
          <w:rPr>
            <w:rFonts w:cs="Times New Roman"/>
            <w:color w:val="000000" w:themeColor="text1"/>
            <w:szCs w:val="24"/>
          </w:rPr>
          <w:delText xml:space="preserve">by </w:delText>
        </w:r>
        <w:r w:rsidRPr="000B121E" w:rsidDel="002C199B">
          <w:rPr>
            <w:rFonts w:cs="Times New Roman"/>
            <w:color w:val="000000" w:themeColor="text1"/>
            <w:szCs w:val="24"/>
          </w:rPr>
          <w:delText>the ADL-intra-IC model (compared to the ADL-</w:delText>
        </w:r>
        <w:r w:rsidRPr="009C2B30" w:rsidDel="002C199B">
          <w:rPr>
            <w:rFonts w:cs="Times New Roman"/>
            <w:noProof/>
            <w:color w:val="000000" w:themeColor="text1"/>
            <w:szCs w:val="24"/>
          </w:rPr>
          <w:delText>intra</w:delText>
        </w:r>
        <w:r w:rsidRPr="000B121E" w:rsidDel="002C199B">
          <w:rPr>
            <w:rFonts w:cs="Times New Roman"/>
            <w:color w:val="000000" w:themeColor="text1"/>
            <w:szCs w:val="24"/>
          </w:rPr>
          <w:delText xml:space="preserve"> model), and</w:delText>
        </w:r>
        <w:r w:rsidR="009365D8" w:rsidRPr="000B121E" w:rsidDel="002C199B">
          <w:rPr>
            <w:rFonts w:cs="Times New Roman"/>
            <w:color w:val="000000" w:themeColor="text1"/>
            <w:szCs w:val="24"/>
          </w:rPr>
          <w:delText xml:space="preserve"> by</w:delText>
        </w:r>
        <w:r w:rsidRPr="000B121E" w:rsidDel="002C199B">
          <w:rPr>
            <w:rFonts w:cs="Times New Roman"/>
            <w:color w:val="000000" w:themeColor="text1"/>
            <w:szCs w:val="24"/>
          </w:rPr>
          <w:delText xml:space="preserve"> the ADL-own-IC model (compared to the ADL-own model). We find the following from the analysis. First, the coefficients for the factor “Randomness and growth” are all positive and statistically significant, which </w:delText>
        </w:r>
      </w:del>
      <w:ins w:id="4820" w:author="Fildes, Robert" w:date="2017-12-12T16:18:00Z">
        <w:r w:rsidR="002C199B">
          <w:rPr>
            <w:rFonts w:cs="Times New Roman"/>
            <w:color w:val="000000" w:themeColor="text1"/>
            <w:szCs w:val="24"/>
          </w:rPr>
          <w:t xml:space="preserve">This </w:t>
        </w:r>
      </w:ins>
      <w:r w:rsidRPr="000B121E">
        <w:rPr>
          <w:rFonts w:cs="Times New Roman"/>
          <w:color w:val="000000" w:themeColor="text1"/>
          <w:szCs w:val="24"/>
        </w:rPr>
        <w:t>suggests that our proposed models tend to be more advantageous for the SKU</w:t>
      </w:r>
      <w:del w:id="4821" w:author="Fildes, Robert" w:date="2017-12-12T16:18:00Z">
        <w:r w:rsidRPr="000B121E" w:rsidDel="002C199B">
          <w:rPr>
            <w:rFonts w:cs="Times New Roman"/>
            <w:color w:val="000000" w:themeColor="text1"/>
            <w:szCs w:val="24"/>
          </w:rPr>
          <w:delText>’</w:delText>
        </w:r>
      </w:del>
      <w:r w:rsidRPr="000B121E">
        <w:rPr>
          <w:rFonts w:cs="Times New Roman"/>
          <w:color w:val="000000" w:themeColor="text1"/>
          <w:szCs w:val="24"/>
        </w:rPr>
        <w:t>s which are difficult to forecast and exhibit</w:t>
      </w:r>
      <w:del w:id="4822" w:author="Fildes, Robert" w:date="2017-12-12T16:25:00Z">
        <w:r w:rsidRPr="000B121E" w:rsidDel="00F44A40">
          <w:rPr>
            <w:rFonts w:cs="Times New Roman"/>
            <w:color w:val="000000" w:themeColor="text1"/>
            <w:szCs w:val="24"/>
          </w:rPr>
          <w:delText>ing</w:delText>
        </w:r>
      </w:del>
      <w:r w:rsidRPr="000B121E">
        <w:rPr>
          <w:rFonts w:cs="Times New Roman"/>
          <w:color w:val="000000" w:themeColor="text1"/>
          <w:szCs w:val="24"/>
        </w:rPr>
        <w:t xml:space="preserve"> a </w:t>
      </w:r>
      <w:r w:rsidRPr="000B121E">
        <w:rPr>
          <w:rFonts w:cs="Times New Roman"/>
          <w:noProof/>
          <w:color w:val="000000" w:themeColor="text1"/>
          <w:szCs w:val="24"/>
        </w:rPr>
        <w:t>trend</w:t>
      </w:r>
      <w:r w:rsidRPr="000B121E">
        <w:rPr>
          <w:rFonts w:cs="Times New Roman"/>
          <w:color w:val="000000" w:themeColor="text1"/>
          <w:szCs w:val="24"/>
        </w:rPr>
        <w:t xml:space="preserve"> in </w:t>
      </w:r>
      <w:commentRangeStart w:id="4823"/>
      <w:commentRangeStart w:id="4824"/>
      <w:r w:rsidRPr="000B121E">
        <w:rPr>
          <w:rFonts w:cs="Times New Roman"/>
          <w:color w:val="000000" w:themeColor="text1"/>
          <w:szCs w:val="24"/>
        </w:rPr>
        <w:t>sales</w:t>
      </w:r>
      <w:commentRangeEnd w:id="4823"/>
      <w:r w:rsidRPr="000B121E">
        <w:rPr>
          <w:rStyle w:val="CommentReference"/>
          <w:color w:val="000000" w:themeColor="text1"/>
          <w:sz w:val="24"/>
          <w:szCs w:val="24"/>
        </w:rPr>
        <w:commentReference w:id="4823"/>
      </w:r>
      <w:commentRangeEnd w:id="4824"/>
      <w:ins w:id="4825" w:author="tao huang" w:date="2018-01-12T00:09:00Z">
        <w:r w:rsidR="00464E3F">
          <w:rPr>
            <w:rFonts w:cs="Times New Roman"/>
            <w:color w:val="000000" w:themeColor="text1"/>
            <w:szCs w:val="24"/>
          </w:rPr>
          <w:t xml:space="preserve"> (</w:t>
        </w:r>
      </w:ins>
      <w:r w:rsidRPr="000B121E">
        <w:rPr>
          <w:rStyle w:val="CommentReference"/>
          <w:color w:val="000000" w:themeColor="text1"/>
        </w:rPr>
        <w:commentReference w:id="4824"/>
      </w:r>
      <w:ins w:id="4826" w:author="tao huang" w:date="2018-01-12T00:10:00Z">
        <w:r w:rsidR="00464E3F">
          <w:rPr>
            <w:rFonts w:cs="Times New Roman"/>
            <w:color w:val="000000" w:themeColor="text1"/>
            <w:szCs w:val="24"/>
          </w:rPr>
          <w:t xml:space="preserve">except for the </w:t>
        </w:r>
      </w:ins>
      <w:ins w:id="4827" w:author="tao huang" w:date="2018-01-12T00:09:00Z">
        <w:r w:rsidR="00464E3F" w:rsidRPr="00E04650">
          <w:rPr>
            <w:rFonts w:eastAsia="Times New Roman" w:cs="Times New Roman"/>
            <w:sz w:val="22"/>
          </w:rPr>
          <w:t>ADL-EWC-IC</w:t>
        </w:r>
      </w:ins>
      <w:ins w:id="4828" w:author="tao huang" w:date="2018-01-12T00:10:00Z">
        <w:r w:rsidR="00464E3F">
          <w:rPr>
            <w:rFonts w:eastAsia="Times New Roman" w:cs="Times New Roman"/>
            <w:sz w:val="22"/>
          </w:rPr>
          <w:t xml:space="preserve"> model,</w:t>
        </w:r>
      </w:ins>
      <w:ins w:id="4829" w:author="tao huang" w:date="2018-01-12T00:09:00Z">
        <w:r w:rsidR="00464E3F">
          <w:rPr>
            <w:rFonts w:eastAsia="Times New Roman" w:cs="Times New Roman"/>
            <w:sz w:val="22"/>
          </w:rPr>
          <w:t xml:space="preserve"> where the </w:t>
        </w:r>
      </w:ins>
      <w:ins w:id="4830" w:author="tao huang" w:date="2018-01-12T00:10:00Z">
        <w:r w:rsidR="00464E3F">
          <w:rPr>
            <w:rFonts w:eastAsia="Times New Roman" w:cs="Times New Roman"/>
            <w:sz w:val="22"/>
          </w:rPr>
          <w:t>advantage is not significant)</w:t>
        </w:r>
      </w:ins>
      <w:r w:rsidRPr="000B121E">
        <w:rPr>
          <w:rFonts w:cs="Times New Roman"/>
          <w:color w:val="000000" w:themeColor="text1"/>
          <w:szCs w:val="24"/>
        </w:rPr>
        <w:t xml:space="preserve">. </w:t>
      </w:r>
      <w:ins w:id="4831" w:author="tao huang" w:date="2018-01-12T00:17:00Z">
        <w:r w:rsidR="000066B9">
          <w:rPr>
            <w:rFonts w:cs="Times New Roman"/>
            <w:color w:val="000000" w:themeColor="text1"/>
            <w:szCs w:val="24"/>
          </w:rPr>
          <w:t xml:space="preserve">This is possibly because that </w:t>
        </w:r>
      </w:ins>
      <w:ins w:id="4832" w:author="tao huang" w:date="2018-01-12T00:16:00Z">
        <w:r w:rsidR="000066B9" w:rsidRPr="000066B9">
          <w:rPr>
            <w:rFonts w:cs="Times New Roman"/>
            <w:color w:val="000000" w:themeColor="text1"/>
            <w:szCs w:val="24"/>
          </w:rPr>
          <w:t xml:space="preserve">the SKUs with </w:t>
        </w:r>
      </w:ins>
      <w:ins w:id="4833" w:author="tao huang" w:date="2018-01-12T00:17:00Z">
        <w:r w:rsidR="000066B9">
          <w:rPr>
            <w:rFonts w:cs="Times New Roman"/>
            <w:color w:val="000000" w:themeColor="text1"/>
            <w:szCs w:val="24"/>
          </w:rPr>
          <w:t>higher level</w:t>
        </w:r>
      </w:ins>
      <w:ins w:id="4834" w:author="tao huang" w:date="2018-01-12T00:18:00Z">
        <w:r w:rsidR="000066B9">
          <w:rPr>
            <w:rFonts w:cs="Times New Roman"/>
            <w:color w:val="000000" w:themeColor="text1"/>
            <w:szCs w:val="24"/>
          </w:rPr>
          <w:t>s</w:t>
        </w:r>
      </w:ins>
      <w:ins w:id="4835" w:author="tao huang" w:date="2018-01-12T00:17:00Z">
        <w:r w:rsidR="000066B9">
          <w:rPr>
            <w:rFonts w:cs="Times New Roman"/>
            <w:color w:val="000000" w:themeColor="text1"/>
            <w:szCs w:val="24"/>
          </w:rPr>
          <w:t xml:space="preserve"> of </w:t>
        </w:r>
      </w:ins>
      <w:ins w:id="4836" w:author="tao huang" w:date="2018-01-12T00:16:00Z">
        <w:r w:rsidR="000066B9" w:rsidRPr="000066B9">
          <w:rPr>
            <w:rFonts w:cs="Times New Roman"/>
            <w:color w:val="000000" w:themeColor="text1"/>
            <w:szCs w:val="24"/>
          </w:rPr>
          <w:t>‘</w:t>
        </w:r>
      </w:ins>
      <w:ins w:id="4837" w:author="tao huang" w:date="2018-01-12T00:17:00Z">
        <w:r w:rsidR="000066B9">
          <w:rPr>
            <w:rFonts w:cs="Times New Roman"/>
            <w:color w:val="000000" w:themeColor="text1"/>
            <w:szCs w:val="24"/>
          </w:rPr>
          <w:t xml:space="preserve">randomness and </w:t>
        </w:r>
      </w:ins>
      <w:ins w:id="4838" w:author="tao huang" w:date="2018-01-12T00:16:00Z">
        <w:r w:rsidR="000066B9" w:rsidRPr="000066B9">
          <w:rPr>
            <w:rFonts w:cs="Times New Roman"/>
            <w:color w:val="000000" w:themeColor="text1"/>
            <w:szCs w:val="24"/>
          </w:rPr>
          <w:t xml:space="preserve">trend’ </w:t>
        </w:r>
      </w:ins>
      <w:ins w:id="4839" w:author="tao huang" w:date="2018-01-12T00:17:00Z">
        <w:r w:rsidR="000066B9">
          <w:rPr>
            <w:rFonts w:cs="Times New Roman"/>
            <w:color w:val="000000" w:themeColor="text1"/>
            <w:szCs w:val="24"/>
          </w:rPr>
          <w:t>are</w:t>
        </w:r>
      </w:ins>
      <w:ins w:id="4840" w:author="tao huang" w:date="2018-01-12T00:16:00Z">
        <w:r w:rsidR="000066B9" w:rsidRPr="000066B9">
          <w:rPr>
            <w:rFonts w:cs="Times New Roman"/>
            <w:color w:val="000000" w:themeColor="text1"/>
            <w:szCs w:val="24"/>
          </w:rPr>
          <w:t xml:space="preserve"> </w:t>
        </w:r>
      </w:ins>
      <w:ins w:id="4841" w:author="tao huang" w:date="2018-01-12T00:19:00Z">
        <w:r w:rsidR="000066B9">
          <w:rPr>
            <w:rFonts w:cs="Times New Roman"/>
            <w:color w:val="000000" w:themeColor="text1"/>
            <w:szCs w:val="24"/>
          </w:rPr>
          <w:t>more affected by the</w:t>
        </w:r>
      </w:ins>
      <w:ins w:id="4842" w:author="tao huang" w:date="2018-01-12T00:16:00Z">
        <w:r w:rsidR="000066B9" w:rsidRPr="000066B9">
          <w:rPr>
            <w:rFonts w:cs="Times New Roman"/>
            <w:color w:val="000000" w:themeColor="text1"/>
            <w:szCs w:val="24"/>
          </w:rPr>
          <w:t xml:space="preserve"> structural </w:t>
        </w:r>
      </w:ins>
      <w:ins w:id="4843" w:author="tao huang" w:date="2018-01-12T00:19:00Z">
        <w:r w:rsidR="000066B9">
          <w:rPr>
            <w:rFonts w:cs="Times New Roman"/>
            <w:color w:val="000000" w:themeColor="text1"/>
            <w:szCs w:val="24"/>
          </w:rPr>
          <w:t xml:space="preserve">break </w:t>
        </w:r>
      </w:ins>
      <w:ins w:id="4844" w:author="tao huang" w:date="2018-01-12T00:20:00Z">
        <w:r w:rsidR="00630E49">
          <w:rPr>
            <w:rFonts w:cs="Times New Roman"/>
            <w:color w:val="000000" w:themeColor="text1"/>
            <w:szCs w:val="24"/>
          </w:rPr>
          <w:t>issue</w:t>
        </w:r>
      </w:ins>
      <w:ins w:id="4845" w:author="tao huang" w:date="2018-01-12T00:18:00Z">
        <w:r w:rsidR="000066B9">
          <w:rPr>
            <w:rFonts w:cs="Times New Roman"/>
            <w:color w:val="000000" w:themeColor="text1"/>
            <w:szCs w:val="24"/>
          </w:rPr>
          <w:t xml:space="preserve">. </w:t>
        </w:r>
      </w:ins>
    </w:p>
    <w:p w14:paraId="47601430" w14:textId="47B55F94" w:rsidR="002C199B" w:rsidDel="00EF529D" w:rsidRDefault="002C199B" w:rsidP="000B121E">
      <w:pPr>
        <w:pStyle w:val="ListParagraph"/>
        <w:shd w:val="clear" w:color="auto" w:fill="FFFFFF" w:themeFill="background1"/>
        <w:spacing w:after="0" w:line="360" w:lineRule="auto"/>
        <w:ind w:left="0"/>
        <w:rPr>
          <w:ins w:id="4846" w:author="Fildes, Robert" w:date="2017-12-12T16:19:00Z"/>
          <w:del w:id="4847" w:author="tao huang" w:date="2018-01-12T00:05:00Z"/>
          <w:rFonts w:cs="Times New Roman"/>
          <w:color w:val="000000" w:themeColor="text1"/>
          <w:szCs w:val="24"/>
        </w:rPr>
      </w:pPr>
    </w:p>
    <w:p w14:paraId="0E2FD153" w14:textId="3DEB1AAC" w:rsidR="004617F2" w:rsidRPr="000B121E" w:rsidRDefault="004617F2" w:rsidP="000B121E">
      <w:pPr>
        <w:pStyle w:val="ListParagraph"/>
        <w:shd w:val="clear" w:color="auto" w:fill="FFFFFF" w:themeFill="background1"/>
        <w:spacing w:after="0" w:line="360" w:lineRule="auto"/>
        <w:ind w:left="0"/>
        <w:rPr>
          <w:rFonts w:cs="Times New Roman"/>
          <w:color w:val="000000" w:themeColor="text1"/>
          <w:szCs w:val="24"/>
        </w:rPr>
      </w:pPr>
      <w:r w:rsidRPr="000B121E">
        <w:rPr>
          <w:rFonts w:cs="Times New Roman"/>
          <w:color w:val="000000" w:themeColor="text1"/>
          <w:szCs w:val="24"/>
        </w:rPr>
        <w:t>Second, the ADL-intra-IC model</w:t>
      </w:r>
      <w:ins w:id="4848" w:author="tao huang" w:date="2018-01-12T00:10:00Z">
        <w:r w:rsidR="00464E3F">
          <w:rPr>
            <w:rFonts w:cs="Times New Roman"/>
            <w:color w:val="000000" w:themeColor="text1"/>
            <w:szCs w:val="24"/>
          </w:rPr>
          <w:t xml:space="preserve">, </w:t>
        </w:r>
      </w:ins>
      <w:del w:id="4849" w:author="tao huang" w:date="2018-01-12T00:10:00Z">
        <w:r w:rsidRPr="000B121E" w:rsidDel="00464E3F">
          <w:rPr>
            <w:rFonts w:cs="Times New Roman"/>
            <w:color w:val="000000" w:themeColor="text1"/>
            <w:szCs w:val="24"/>
          </w:rPr>
          <w:delText xml:space="preserve"> and </w:delText>
        </w:r>
      </w:del>
      <w:r w:rsidRPr="000B121E">
        <w:rPr>
          <w:rFonts w:cs="Times New Roman"/>
          <w:color w:val="000000" w:themeColor="text1"/>
          <w:szCs w:val="24"/>
        </w:rPr>
        <w:t>the ADL-own-IC model</w:t>
      </w:r>
      <w:ins w:id="4850" w:author="tao huang" w:date="2018-01-12T00:10:00Z">
        <w:r w:rsidR="00464E3F">
          <w:rPr>
            <w:rFonts w:cs="Times New Roman"/>
            <w:color w:val="000000" w:themeColor="text1"/>
            <w:szCs w:val="24"/>
          </w:rPr>
          <w:t xml:space="preserve">, and the </w:t>
        </w:r>
        <w:r w:rsidR="00464E3F" w:rsidRPr="00E04650">
          <w:rPr>
            <w:rFonts w:eastAsia="Times New Roman" w:cs="Times New Roman"/>
            <w:sz w:val="22"/>
          </w:rPr>
          <w:t>ADL-EWC-IC</w:t>
        </w:r>
        <w:r w:rsidR="00464E3F">
          <w:rPr>
            <w:rFonts w:eastAsia="Times New Roman" w:cs="Times New Roman"/>
            <w:sz w:val="22"/>
          </w:rPr>
          <w:t xml:space="preserve"> model</w:t>
        </w:r>
      </w:ins>
      <w:r w:rsidRPr="000B121E">
        <w:rPr>
          <w:rFonts w:cs="Times New Roman"/>
          <w:color w:val="000000" w:themeColor="text1"/>
          <w:szCs w:val="24"/>
        </w:rPr>
        <w:t xml:space="preserve"> tend to have disadvantages for the SKU</w:t>
      </w:r>
      <w:del w:id="4851" w:author="Fildes, Robert" w:date="2017-12-12T16:19:00Z">
        <w:r w:rsidRPr="000B121E" w:rsidDel="002C199B">
          <w:rPr>
            <w:rFonts w:cs="Times New Roman"/>
            <w:color w:val="000000" w:themeColor="text1"/>
            <w:szCs w:val="24"/>
          </w:rPr>
          <w:delText>’</w:delText>
        </w:r>
      </w:del>
      <w:r w:rsidRPr="000B121E">
        <w:rPr>
          <w:rFonts w:cs="Times New Roman"/>
          <w:color w:val="000000" w:themeColor="text1"/>
          <w:szCs w:val="24"/>
        </w:rPr>
        <w:t xml:space="preserve">s with a </w:t>
      </w:r>
      <w:r w:rsidRPr="000B121E">
        <w:rPr>
          <w:rFonts w:cs="Times New Roman"/>
          <w:noProof/>
          <w:color w:val="000000" w:themeColor="text1"/>
          <w:szCs w:val="24"/>
        </w:rPr>
        <w:t>high</w:t>
      </w:r>
      <w:r w:rsidRPr="000B121E">
        <w:rPr>
          <w:rFonts w:cs="Times New Roman"/>
          <w:color w:val="000000" w:themeColor="text1"/>
          <w:szCs w:val="24"/>
        </w:rPr>
        <w:t xml:space="preserve"> proportion of outliers </w:t>
      </w:r>
      <w:del w:id="4852" w:author="tao huang" w:date="2018-01-11T23:44:00Z">
        <w:r w:rsidRPr="000B121E" w:rsidDel="00C91B14">
          <w:rPr>
            <w:rFonts w:cs="Times New Roman"/>
            <w:color w:val="000000" w:themeColor="text1"/>
            <w:szCs w:val="24"/>
          </w:rPr>
          <w:delText xml:space="preserve">and </w:delText>
        </w:r>
        <w:commentRangeStart w:id="4853"/>
        <w:r w:rsidRPr="00AA2151" w:rsidDel="00C91B14">
          <w:rPr>
            <w:rFonts w:cs="Times New Roman"/>
            <w:color w:val="000000" w:themeColor="text1"/>
            <w:szCs w:val="24"/>
            <w:highlight w:val="yellow"/>
            <w:rPrChange w:id="4854" w:author="Fildes, Robert" w:date="2017-12-13T16:04:00Z">
              <w:rPr>
                <w:rFonts w:cs="Times New Roman"/>
                <w:color w:val="000000" w:themeColor="text1"/>
                <w:szCs w:val="24"/>
              </w:rPr>
            </w:rPrChange>
          </w:rPr>
          <w:delText xml:space="preserve">general variations </w:delText>
        </w:r>
        <w:commentRangeEnd w:id="4853"/>
        <w:r w:rsidR="002C199B" w:rsidRPr="00AA2151" w:rsidDel="00C91B14">
          <w:rPr>
            <w:rStyle w:val="CommentReference"/>
            <w:highlight w:val="yellow"/>
            <w:rPrChange w:id="4855" w:author="Fildes, Robert" w:date="2017-12-13T16:04:00Z">
              <w:rPr>
                <w:rStyle w:val="CommentReference"/>
              </w:rPr>
            </w:rPrChange>
          </w:rPr>
          <w:commentReference w:id="4853"/>
        </w:r>
      </w:del>
      <w:r w:rsidRPr="000B121E">
        <w:rPr>
          <w:rFonts w:cs="Times New Roman"/>
          <w:color w:val="000000" w:themeColor="text1"/>
          <w:szCs w:val="24"/>
        </w:rPr>
        <w:t>and for the SKU</w:t>
      </w:r>
      <w:del w:id="4856" w:author="Fildes, Robert" w:date="2017-12-12T16:19:00Z">
        <w:r w:rsidRPr="000B121E" w:rsidDel="002C199B">
          <w:rPr>
            <w:rFonts w:cs="Times New Roman"/>
            <w:color w:val="000000" w:themeColor="text1"/>
            <w:szCs w:val="24"/>
          </w:rPr>
          <w:delText>’</w:delText>
        </w:r>
      </w:del>
      <w:r w:rsidRPr="000B121E">
        <w:rPr>
          <w:rFonts w:cs="Times New Roman"/>
          <w:color w:val="000000" w:themeColor="text1"/>
          <w:szCs w:val="24"/>
        </w:rPr>
        <w:t xml:space="preserve">s with the </w:t>
      </w:r>
      <w:r w:rsidRPr="000B121E">
        <w:rPr>
          <w:rFonts w:cs="Times New Roman"/>
          <w:noProof/>
          <w:color w:val="000000" w:themeColor="text1"/>
          <w:szCs w:val="24"/>
        </w:rPr>
        <w:t>high</w:t>
      </w:r>
      <w:r w:rsidRPr="000B121E">
        <w:rPr>
          <w:rFonts w:cs="Times New Roman"/>
          <w:color w:val="000000" w:themeColor="text1"/>
          <w:szCs w:val="24"/>
        </w:rPr>
        <w:t xml:space="preserve"> central tendency of sales. This may indicate that the ‘intercept correction’ for the bias can be submerged by high sales p</w:t>
      </w:r>
      <w:ins w:id="4857" w:author="Fildes, Robert" w:date="2017-12-12T16:20:00Z">
        <w:r w:rsidR="002C199B">
          <w:rPr>
            <w:rFonts w:cs="Times New Roman"/>
            <w:color w:val="000000" w:themeColor="text1"/>
            <w:szCs w:val="24"/>
          </w:rPr>
          <w:t>ea</w:t>
        </w:r>
      </w:ins>
      <w:del w:id="4858" w:author="Fildes, Robert" w:date="2017-12-12T16:20:00Z">
        <w:r w:rsidRPr="000B121E" w:rsidDel="002C199B">
          <w:rPr>
            <w:rFonts w:cs="Times New Roman"/>
            <w:color w:val="000000" w:themeColor="text1"/>
            <w:szCs w:val="24"/>
          </w:rPr>
          <w:delText>i</w:delText>
        </w:r>
      </w:del>
      <w:r w:rsidRPr="000B121E">
        <w:rPr>
          <w:rFonts w:cs="Times New Roman"/>
          <w:color w:val="000000" w:themeColor="text1"/>
          <w:szCs w:val="24"/>
        </w:rPr>
        <w:t>k</w:t>
      </w:r>
      <w:del w:id="4859" w:author="Fildes, Robert" w:date="2017-12-12T16:20:00Z">
        <w:r w:rsidRPr="000B121E" w:rsidDel="002C199B">
          <w:rPr>
            <w:rFonts w:cs="Times New Roman"/>
            <w:color w:val="000000" w:themeColor="text1"/>
            <w:szCs w:val="24"/>
          </w:rPr>
          <w:delText>e</w:delText>
        </w:r>
      </w:del>
      <w:r w:rsidRPr="000B121E">
        <w:rPr>
          <w:rFonts w:cs="Times New Roman"/>
          <w:color w:val="000000" w:themeColor="text1"/>
          <w:szCs w:val="24"/>
        </w:rPr>
        <w:t xml:space="preserve">s which are usually ‘outliers’ and caused by promotions. </w:t>
      </w:r>
      <w:ins w:id="4860" w:author="tao huang" w:date="2018-01-12T00:11:00Z">
        <w:r w:rsidR="00464E3F">
          <w:rPr>
            <w:rFonts w:cs="Times New Roman"/>
            <w:color w:val="000000" w:themeColor="text1"/>
            <w:szCs w:val="24"/>
          </w:rPr>
          <w:t xml:space="preserve">We also investigate the determinants of the comparative performance </w:t>
        </w:r>
        <w:r w:rsidR="00464E3F" w:rsidRPr="005C56AD">
          <w:rPr>
            <w:rFonts w:cs="Times New Roman"/>
            <w:noProof/>
            <w:color w:val="000000" w:themeColor="text1"/>
            <w:szCs w:val="24"/>
            <w:rPrChange w:id="4861" w:author="tao huang" w:date="2018-01-12T00:33:00Z">
              <w:rPr>
                <w:rFonts w:cs="Times New Roman"/>
                <w:noProof/>
                <w:color w:val="000000" w:themeColor="text1"/>
                <w:szCs w:val="24"/>
              </w:rPr>
            </w:rPrChange>
          </w:rPr>
          <w:t>between</w:t>
        </w:r>
        <w:r w:rsidR="00464E3F">
          <w:rPr>
            <w:rFonts w:cs="Times New Roman"/>
            <w:color w:val="000000" w:themeColor="text1"/>
            <w:szCs w:val="24"/>
          </w:rPr>
          <w:t xml:space="preserve"> </w:t>
        </w:r>
        <w:r w:rsidR="00464E3F" w:rsidRPr="000B121E">
          <w:rPr>
            <w:rFonts w:cs="Times New Roman"/>
            <w:color w:val="000000" w:themeColor="text1"/>
            <w:szCs w:val="24"/>
          </w:rPr>
          <w:t>the ADL-</w:t>
        </w:r>
        <w:r w:rsidR="00464E3F" w:rsidRPr="005C56AD">
          <w:rPr>
            <w:rFonts w:cs="Times New Roman"/>
            <w:noProof/>
            <w:color w:val="000000" w:themeColor="text1"/>
            <w:szCs w:val="24"/>
            <w:rPrChange w:id="4862" w:author="tao huang" w:date="2018-01-12T00:33:00Z">
              <w:rPr>
                <w:rFonts w:cs="Times New Roman"/>
                <w:noProof/>
                <w:color w:val="000000" w:themeColor="text1"/>
                <w:szCs w:val="24"/>
              </w:rPr>
            </w:rPrChange>
          </w:rPr>
          <w:t>intra</w:t>
        </w:r>
        <w:r w:rsidR="00464E3F" w:rsidRPr="000B121E">
          <w:rPr>
            <w:rFonts w:cs="Times New Roman"/>
            <w:color w:val="000000" w:themeColor="text1"/>
            <w:szCs w:val="24"/>
          </w:rPr>
          <w:t>-EWC model</w:t>
        </w:r>
        <w:r w:rsidR="00464E3F">
          <w:rPr>
            <w:rFonts w:cs="Times New Roman"/>
            <w:color w:val="000000" w:themeColor="text1"/>
            <w:szCs w:val="24"/>
          </w:rPr>
          <w:t xml:space="preserve"> and </w:t>
        </w:r>
        <w:r w:rsidR="00464E3F" w:rsidRPr="000B121E">
          <w:rPr>
            <w:rFonts w:cs="Times New Roman"/>
            <w:color w:val="000000" w:themeColor="text1"/>
            <w:szCs w:val="24"/>
          </w:rPr>
          <w:t>the ADL-</w:t>
        </w:r>
        <w:r w:rsidR="00464E3F" w:rsidRPr="009C2B30">
          <w:rPr>
            <w:rFonts w:cs="Times New Roman"/>
            <w:noProof/>
            <w:color w:val="000000" w:themeColor="text1"/>
            <w:szCs w:val="24"/>
          </w:rPr>
          <w:t>intra</w:t>
        </w:r>
        <w:r w:rsidR="00464E3F" w:rsidRPr="000B121E">
          <w:rPr>
            <w:rFonts w:cs="Times New Roman"/>
            <w:color w:val="000000" w:themeColor="text1"/>
            <w:szCs w:val="24"/>
          </w:rPr>
          <w:t>-</w:t>
        </w:r>
        <w:r w:rsidR="00464E3F">
          <w:rPr>
            <w:rFonts w:cs="Times New Roman"/>
            <w:color w:val="000000" w:themeColor="text1"/>
            <w:szCs w:val="24"/>
          </w:rPr>
          <w:t>IC</w:t>
        </w:r>
        <w:r w:rsidR="00464E3F" w:rsidRPr="000B121E">
          <w:rPr>
            <w:rFonts w:cs="Times New Roman"/>
            <w:color w:val="000000" w:themeColor="text1"/>
            <w:szCs w:val="24"/>
          </w:rPr>
          <w:t xml:space="preserve"> model</w:t>
        </w:r>
        <w:r w:rsidR="00464E3F">
          <w:rPr>
            <w:rFonts w:cs="Times New Roman"/>
            <w:color w:val="000000" w:themeColor="text1"/>
            <w:szCs w:val="24"/>
          </w:rPr>
          <w:t xml:space="preserve">. </w:t>
        </w:r>
      </w:ins>
      <w:ins w:id="4863" w:author="tao huang" w:date="2018-01-12T00:12:00Z">
        <w:r w:rsidR="00464E3F">
          <w:rPr>
            <w:rFonts w:cs="Times New Roman"/>
            <w:color w:val="000000" w:themeColor="text1"/>
            <w:szCs w:val="24"/>
          </w:rPr>
          <w:t xml:space="preserve">This </w:t>
        </w:r>
        <w:r w:rsidR="00464E3F" w:rsidRPr="000B121E">
          <w:rPr>
            <w:rFonts w:cs="Times New Roman"/>
            <w:color w:val="000000" w:themeColor="text1"/>
            <w:szCs w:val="24"/>
          </w:rPr>
          <w:t>suggests that the ADL-</w:t>
        </w:r>
        <w:r w:rsidR="00464E3F" w:rsidRPr="009C2B30">
          <w:rPr>
            <w:rFonts w:cs="Times New Roman"/>
            <w:noProof/>
            <w:color w:val="000000" w:themeColor="text1"/>
            <w:szCs w:val="24"/>
          </w:rPr>
          <w:t>intra</w:t>
        </w:r>
        <w:r w:rsidR="00464E3F" w:rsidRPr="000B121E">
          <w:rPr>
            <w:rFonts w:cs="Times New Roman"/>
            <w:color w:val="000000" w:themeColor="text1"/>
            <w:szCs w:val="24"/>
          </w:rPr>
          <w:t>-</w:t>
        </w:r>
        <w:r w:rsidR="00464E3F">
          <w:rPr>
            <w:rFonts w:cs="Times New Roman"/>
            <w:color w:val="000000" w:themeColor="text1"/>
            <w:szCs w:val="24"/>
          </w:rPr>
          <w:t>IC</w:t>
        </w:r>
        <w:r w:rsidR="00464E3F" w:rsidRPr="000B121E">
          <w:rPr>
            <w:rFonts w:cs="Times New Roman"/>
            <w:color w:val="000000" w:themeColor="text1"/>
            <w:szCs w:val="24"/>
          </w:rPr>
          <w:t xml:space="preserve"> model tend to be more advantageous for the SKUs which are difficult to forecast and exhibit a </w:t>
        </w:r>
        <w:r w:rsidR="00464E3F" w:rsidRPr="000B121E">
          <w:rPr>
            <w:rFonts w:cs="Times New Roman"/>
            <w:noProof/>
            <w:color w:val="000000" w:themeColor="text1"/>
            <w:szCs w:val="24"/>
          </w:rPr>
          <w:t>trend</w:t>
        </w:r>
        <w:r w:rsidR="00464E3F" w:rsidRPr="000B121E">
          <w:rPr>
            <w:rFonts w:cs="Times New Roman"/>
            <w:color w:val="000000" w:themeColor="text1"/>
            <w:szCs w:val="24"/>
          </w:rPr>
          <w:t xml:space="preserve"> in </w:t>
        </w:r>
        <w:commentRangeStart w:id="4864"/>
        <w:r w:rsidR="00464E3F" w:rsidRPr="000B121E">
          <w:rPr>
            <w:rFonts w:cs="Times New Roman"/>
            <w:color w:val="000000" w:themeColor="text1"/>
            <w:szCs w:val="24"/>
          </w:rPr>
          <w:t>sales</w:t>
        </w:r>
        <w:commentRangeEnd w:id="4864"/>
        <w:r w:rsidR="00464E3F" w:rsidRPr="000B121E">
          <w:rPr>
            <w:rStyle w:val="CommentReference"/>
            <w:color w:val="000000" w:themeColor="text1"/>
            <w:sz w:val="24"/>
            <w:szCs w:val="24"/>
          </w:rPr>
          <w:commentReference w:id="4864"/>
        </w:r>
      </w:ins>
      <w:ins w:id="4865" w:author="tao huang" w:date="2018-01-12T00:13:00Z">
        <w:r w:rsidR="00464E3F">
          <w:rPr>
            <w:rFonts w:cs="Times New Roman"/>
            <w:color w:val="000000" w:themeColor="text1"/>
            <w:szCs w:val="24"/>
          </w:rPr>
          <w:t xml:space="preserve">. </w:t>
        </w:r>
      </w:ins>
      <w:del w:id="4866" w:author="Fildes, Robert" w:date="2017-12-13T16:00:00Z">
        <w:r w:rsidRPr="000B121E" w:rsidDel="00961517">
          <w:rPr>
            <w:rFonts w:cs="Times New Roman"/>
            <w:color w:val="000000" w:themeColor="text1"/>
            <w:szCs w:val="24"/>
          </w:rPr>
          <w:delText xml:space="preserve">For simplicity, we only show the </w:delText>
        </w:r>
      </w:del>
      <w:moveFromRangeStart w:id="4867" w:author="Fildes, Robert" w:date="2017-12-12T16:23:00Z" w:name="move500859153"/>
      <w:moveFrom w:id="4868" w:author="Fildes, Robert" w:date="2017-12-12T16:23:00Z">
        <w:r w:rsidRPr="000B121E" w:rsidDel="00F44A40">
          <w:rPr>
            <w:rFonts w:cs="Times New Roman"/>
            <w:color w:val="000000" w:themeColor="text1"/>
            <w:szCs w:val="24"/>
          </w:rPr>
          <w:t xml:space="preserve">results for the MASE and when the horizon is one to eight weeks ahead. The results are consistent across all the error measures and forecast horizons. </w:t>
        </w:r>
      </w:moveFrom>
      <w:moveFromRangeEnd w:id="4867"/>
      <w:r w:rsidRPr="000B121E">
        <w:rPr>
          <w:rFonts w:cs="Times New Roman"/>
          <w:color w:val="000000" w:themeColor="text1"/>
          <w:szCs w:val="24"/>
        </w:rPr>
        <w:t>This indicates that we may pre-test these features</w:t>
      </w:r>
      <w:ins w:id="4869" w:author="Fildes, Robert" w:date="2017-12-13T16:02:00Z">
        <w:r w:rsidR="00961517">
          <w:rPr>
            <w:rFonts w:cs="Times New Roman"/>
            <w:color w:val="000000" w:themeColor="text1"/>
            <w:szCs w:val="24"/>
          </w:rPr>
          <w:t xml:space="preserve"> for each</w:t>
        </w:r>
      </w:ins>
      <w:del w:id="4870" w:author="Fildes, Robert" w:date="2017-12-13T16:02:00Z">
        <w:r w:rsidRPr="000B121E" w:rsidDel="00961517">
          <w:rPr>
            <w:rFonts w:cs="Times New Roman"/>
            <w:color w:val="000000" w:themeColor="text1"/>
            <w:szCs w:val="24"/>
          </w:rPr>
          <w:delText xml:space="preserve"> of the</w:delText>
        </w:r>
      </w:del>
      <w:r w:rsidRPr="000B121E">
        <w:rPr>
          <w:rFonts w:cs="Times New Roman"/>
          <w:color w:val="000000" w:themeColor="text1"/>
          <w:szCs w:val="24"/>
        </w:rPr>
        <w:t xml:space="preserve"> SKU and then determine the optimal sales forecasting method specifically for that SK</w:t>
      </w:r>
      <w:ins w:id="4871" w:author="tao huang" w:date="2018-01-12T00:13:00Z">
        <w:r w:rsidR="00464E3F">
          <w:rPr>
            <w:rFonts w:cs="Times New Roman"/>
            <w:color w:val="000000" w:themeColor="text1"/>
            <w:szCs w:val="24"/>
          </w:rPr>
          <w:t>U.</w:t>
        </w:r>
      </w:ins>
      <w:del w:id="4872" w:author="tao huang" w:date="2018-01-12T00:13:00Z">
        <w:r w:rsidRPr="000B121E" w:rsidDel="00464E3F">
          <w:rPr>
            <w:rFonts w:cs="Times New Roman"/>
            <w:color w:val="000000" w:themeColor="text1"/>
            <w:szCs w:val="24"/>
          </w:rPr>
          <w:delText>U.</w:delText>
        </w:r>
      </w:del>
    </w:p>
    <w:p w14:paraId="5B7E0D8E" w14:textId="77777777" w:rsidR="004617F2" w:rsidRPr="000B121E" w:rsidRDefault="004617F2" w:rsidP="000B121E">
      <w:pPr>
        <w:pStyle w:val="ListParagraph"/>
        <w:shd w:val="clear" w:color="auto" w:fill="FFFFFF" w:themeFill="background1"/>
        <w:spacing w:after="0" w:line="360" w:lineRule="auto"/>
        <w:ind w:left="0"/>
        <w:rPr>
          <w:rFonts w:cs="Times New Roman"/>
          <w:color w:val="000000" w:themeColor="text1"/>
          <w:szCs w:val="24"/>
        </w:rPr>
      </w:pPr>
      <w:r w:rsidRPr="000B121E">
        <w:rPr>
          <w:rFonts w:cs="Times New Roman"/>
          <w:color w:val="000000" w:themeColor="text1"/>
          <w:szCs w:val="24"/>
        </w:rPr>
        <w:t xml:space="preserve">  </w:t>
      </w:r>
    </w:p>
    <w:p w14:paraId="1614789D" w14:textId="2A2E7443" w:rsidR="000E0F6C" w:rsidRPr="000B121E" w:rsidRDefault="00961517" w:rsidP="000E0F6C">
      <w:pPr>
        <w:shd w:val="clear" w:color="auto" w:fill="FFFFFF" w:themeFill="background1"/>
        <w:spacing w:after="0" w:line="360" w:lineRule="auto"/>
        <w:rPr>
          <w:moveTo w:id="4873" w:author="tao huang" w:date="2018-01-12T00:14:00Z"/>
          <w:rFonts w:cs="Times New Roman"/>
          <w:color w:val="000000" w:themeColor="text1"/>
          <w:szCs w:val="24"/>
        </w:rPr>
      </w:pPr>
      <w:r>
        <w:rPr>
          <w:rStyle w:val="CommentReference"/>
        </w:rPr>
        <w:commentReference w:id="4874"/>
      </w:r>
      <w:ins w:id="4875" w:author="tao huang" w:date="2018-01-12T00:14:00Z">
        <w:r w:rsidR="000E0F6C" w:rsidRPr="000E0F6C">
          <w:rPr>
            <w:rFonts w:cs="Times New Roman"/>
            <w:color w:val="000000" w:themeColor="text1"/>
            <w:szCs w:val="24"/>
          </w:rPr>
          <w:t xml:space="preserve"> </w:t>
        </w:r>
      </w:ins>
      <w:moveToRangeStart w:id="4876" w:author="tao huang" w:date="2018-01-12T00:14:00Z" w:name="move503479387"/>
    </w:p>
    <w:p w14:paraId="2A63E1A6" w14:textId="77777777" w:rsidR="000E0F6C" w:rsidRPr="000B121E" w:rsidRDefault="000E0F6C" w:rsidP="000E0F6C">
      <w:pPr>
        <w:shd w:val="clear" w:color="auto" w:fill="FFFFFF" w:themeFill="background1"/>
        <w:spacing w:after="0" w:line="360" w:lineRule="auto"/>
        <w:rPr>
          <w:moveTo w:id="4877" w:author="tao huang" w:date="2018-01-12T00:14:00Z"/>
          <w:rFonts w:cs="Times New Roman"/>
          <w:color w:val="000000" w:themeColor="text1"/>
          <w:szCs w:val="24"/>
        </w:rPr>
      </w:pPr>
      <w:commentRangeStart w:id="4878"/>
      <w:moveTo w:id="4879" w:author="tao huang" w:date="2018-01-12T00:14:00Z">
        <w:r w:rsidRPr="000B121E">
          <w:rPr>
            <w:rFonts w:cs="Times New Roman"/>
            <w:color w:val="000000" w:themeColor="text1"/>
            <w:szCs w:val="24"/>
          </w:rPr>
          <w:t>Table 8.</w:t>
        </w:r>
        <w:r w:rsidRPr="000B121E">
          <w:rPr>
            <w:rFonts w:cs="Times New Roman"/>
            <w:color w:val="000000" w:themeColor="text1"/>
            <w:szCs w:val="24"/>
          </w:rPr>
          <w:tab/>
          <w:t>Forecasting performance regarding percentage reductions in various error measures</w:t>
        </w:r>
        <w:commentRangeEnd w:id="4878"/>
        <w:r>
          <w:rPr>
            <w:rStyle w:val="CommentReference"/>
          </w:rPr>
          <w:commentReference w:id="4878"/>
        </w:r>
      </w:moveTo>
    </w:p>
    <w:p w14:paraId="54D46323" w14:textId="77777777" w:rsidR="000E0F6C" w:rsidRPr="000B121E" w:rsidRDefault="000E0F6C" w:rsidP="000E0F6C">
      <w:pPr>
        <w:shd w:val="clear" w:color="auto" w:fill="FFFFFF" w:themeFill="background1"/>
        <w:spacing w:after="0" w:line="360" w:lineRule="auto"/>
        <w:rPr>
          <w:moveTo w:id="4880" w:author="tao huang" w:date="2018-01-12T00:14:00Z"/>
          <w:rFonts w:cs="Times New Roman"/>
          <w:color w:val="000000" w:themeColor="text1"/>
          <w:szCs w:val="24"/>
        </w:rPr>
      </w:pPr>
      <w:moveTo w:id="4881" w:author="tao huang" w:date="2018-01-12T00:14:00Z">
        <w:r w:rsidRPr="000B121E">
          <w:rPr>
            <w:rFonts w:cs="Times New Roman"/>
            <w:color w:val="000000" w:themeColor="text1"/>
            <w:szCs w:val="24"/>
          </w:rPr>
          <w:t xml:space="preserve"> </w:t>
        </w:r>
      </w:moveTo>
    </w:p>
    <w:tbl>
      <w:tblPr>
        <w:tblStyle w:val="ListTable1Light1"/>
        <w:tblW w:w="8773" w:type="dxa"/>
        <w:tblLook w:val="04A0" w:firstRow="1" w:lastRow="0" w:firstColumn="1" w:lastColumn="0" w:noHBand="0" w:noVBand="1"/>
      </w:tblPr>
      <w:tblGrid>
        <w:gridCol w:w="962"/>
        <w:gridCol w:w="1873"/>
        <w:gridCol w:w="1231"/>
        <w:gridCol w:w="1179"/>
        <w:gridCol w:w="1134"/>
        <w:gridCol w:w="992"/>
        <w:gridCol w:w="1390"/>
        <w:gridCol w:w="12"/>
      </w:tblGrid>
      <w:tr w:rsidR="000E0F6C" w:rsidRPr="000B121E" w14:paraId="27987A2C" w14:textId="77777777" w:rsidTr="006854B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2" w:type="dxa"/>
            <w:vMerge w:val="restart"/>
            <w:shd w:val="clear" w:color="auto" w:fill="auto"/>
            <w:noWrap/>
            <w:hideMark/>
          </w:tcPr>
          <w:p w14:paraId="72EC1AA4" w14:textId="77777777" w:rsidR="000E0F6C" w:rsidRPr="000B121E" w:rsidRDefault="000E0F6C" w:rsidP="006854B7">
            <w:pPr>
              <w:shd w:val="clear" w:color="auto" w:fill="FFFFFF" w:themeFill="background1"/>
              <w:spacing w:after="0" w:line="240" w:lineRule="auto"/>
              <w:jc w:val="center"/>
              <w:rPr>
                <w:moveTo w:id="4882" w:author="tao huang" w:date="2018-01-12T00:14:00Z"/>
                <w:rFonts w:eastAsia="Times New Roman" w:cs="Times New Roman"/>
                <w:b w:val="0"/>
                <w:color w:val="000000" w:themeColor="text1"/>
                <w:sz w:val="22"/>
              </w:rPr>
            </w:pPr>
            <w:moveTo w:id="4883" w:author="tao huang" w:date="2018-01-12T00:14:00Z">
              <w:r w:rsidRPr="000B121E">
                <w:rPr>
                  <w:rFonts w:eastAsia="Times New Roman" w:cs="Times New Roman"/>
                  <w:b w:val="0"/>
                  <w:color w:val="000000" w:themeColor="text1"/>
                  <w:sz w:val="22"/>
                </w:rPr>
                <w:t>Forecast horizon</w:t>
              </w:r>
            </w:moveTo>
          </w:p>
        </w:tc>
        <w:tc>
          <w:tcPr>
            <w:tcW w:w="1873" w:type="dxa"/>
            <w:vMerge w:val="restart"/>
            <w:shd w:val="clear" w:color="auto" w:fill="auto"/>
            <w:noWrap/>
            <w:hideMark/>
          </w:tcPr>
          <w:p w14:paraId="66C6F91E" w14:textId="77777777" w:rsidR="000E0F6C" w:rsidRPr="000B121E" w:rsidRDefault="000E0F6C" w:rsidP="006854B7">
            <w:pPr>
              <w:shd w:val="clear" w:color="auto" w:fill="FFFFFF" w:themeFill="background1"/>
              <w:spacing w:after="0" w:line="240" w:lineRule="auto"/>
              <w:cnfStyle w:val="100000000000" w:firstRow="1" w:lastRow="0" w:firstColumn="0" w:lastColumn="0" w:oddVBand="0" w:evenVBand="0" w:oddHBand="0" w:evenHBand="0" w:firstRowFirstColumn="0" w:firstRowLastColumn="0" w:lastRowFirstColumn="0" w:lastRowLastColumn="0"/>
              <w:rPr>
                <w:moveTo w:id="4884" w:author="tao huang" w:date="2018-01-12T00:14:00Z"/>
                <w:rFonts w:eastAsia="Times New Roman" w:cs="Times New Roman"/>
                <w:b w:val="0"/>
                <w:color w:val="000000" w:themeColor="text1"/>
                <w:sz w:val="22"/>
              </w:rPr>
            </w:pPr>
            <w:moveTo w:id="4885" w:author="tao huang" w:date="2018-01-12T00:14:00Z">
              <w:r w:rsidRPr="000B121E">
                <w:rPr>
                  <w:rFonts w:eastAsia="Times New Roman" w:cs="Times New Roman"/>
                  <w:b w:val="0"/>
                  <w:color w:val="000000" w:themeColor="text1"/>
                  <w:sz w:val="22"/>
                </w:rPr>
                <w:t>Proposed model</w:t>
              </w:r>
            </w:moveTo>
          </w:p>
        </w:tc>
        <w:tc>
          <w:tcPr>
            <w:tcW w:w="1231" w:type="dxa"/>
            <w:vMerge w:val="restart"/>
            <w:shd w:val="clear" w:color="auto" w:fill="auto"/>
            <w:noWrap/>
            <w:hideMark/>
          </w:tcPr>
          <w:p w14:paraId="7A4FD155" w14:textId="77777777" w:rsidR="000E0F6C" w:rsidRPr="000B121E" w:rsidRDefault="000E0F6C" w:rsidP="006854B7">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moveTo w:id="4886" w:author="tao huang" w:date="2018-01-12T00:14:00Z"/>
                <w:rFonts w:eastAsia="Times New Roman" w:cs="Times New Roman"/>
                <w:b w:val="0"/>
                <w:color w:val="000000" w:themeColor="text1"/>
                <w:sz w:val="22"/>
              </w:rPr>
            </w:pPr>
            <w:moveTo w:id="4887" w:author="tao huang" w:date="2018-01-12T00:14:00Z">
              <w:r w:rsidRPr="000B121E">
                <w:rPr>
                  <w:rFonts w:eastAsia="Times New Roman" w:cs="Times New Roman"/>
                  <w:b w:val="0"/>
                  <w:color w:val="000000" w:themeColor="text1"/>
                  <w:sz w:val="22"/>
                </w:rPr>
                <w:t>Benchmark</w:t>
              </w:r>
            </w:moveTo>
          </w:p>
        </w:tc>
        <w:tc>
          <w:tcPr>
            <w:tcW w:w="4707" w:type="dxa"/>
            <w:gridSpan w:val="5"/>
            <w:tcBorders>
              <w:bottom w:val="none" w:sz="0" w:space="0" w:color="auto"/>
            </w:tcBorders>
            <w:shd w:val="clear" w:color="auto" w:fill="auto"/>
            <w:noWrap/>
            <w:hideMark/>
          </w:tcPr>
          <w:p w14:paraId="631E971F" w14:textId="77777777" w:rsidR="000E0F6C" w:rsidRPr="000B121E" w:rsidRDefault="000E0F6C" w:rsidP="006854B7">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moveTo w:id="4888" w:author="tao huang" w:date="2018-01-12T00:14:00Z"/>
                <w:rFonts w:eastAsia="Times New Roman" w:cs="Times New Roman"/>
                <w:b w:val="0"/>
                <w:color w:val="000000" w:themeColor="text1"/>
                <w:sz w:val="22"/>
              </w:rPr>
            </w:pPr>
            <w:moveTo w:id="4889" w:author="tao huang" w:date="2018-01-12T00:14:00Z">
              <w:r w:rsidRPr="000B121E">
                <w:rPr>
                  <w:rFonts w:eastAsia="Times New Roman" w:cs="Times New Roman"/>
                  <w:b w:val="0"/>
                  <w:color w:val="000000" w:themeColor="text1"/>
                  <w:sz w:val="22"/>
                </w:rPr>
                <w:t>percentage of increase/decrease</w:t>
              </w:r>
            </w:moveTo>
          </w:p>
        </w:tc>
      </w:tr>
      <w:tr w:rsidR="000E0F6C" w:rsidRPr="000B121E" w14:paraId="6D7C9526"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tcBorders>
              <w:bottom w:val="single" w:sz="4" w:space="0" w:color="auto"/>
            </w:tcBorders>
            <w:shd w:val="clear" w:color="auto" w:fill="auto"/>
            <w:hideMark/>
          </w:tcPr>
          <w:p w14:paraId="1F93B1C5" w14:textId="77777777" w:rsidR="000E0F6C" w:rsidRPr="000B121E" w:rsidRDefault="000E0F6C" w:rsidP="006854B7">
            <w:pPr>
              <w:shd w:val="clear" w:color="auto" w:fill="FFFFFF" w:themeFill="background1"/>
              <w:spacing w:after="0" w:line="240" w:lineRule="auto"/>
              <w:rPr>
                <w:moveTo w:id="4890" w:author="tao huang" w:date="2018-01-12T00:14:00Z"/>
                <w:rFonts w:eastAsia="Times New Roman" w:cs="Times New Roman"/>
                <w:b w:val="0"/>
                <w:color w:val="000000" w:themeColor="text1"/>
                <w:sz w:val="22"/>
              </w:rPr>
            </w:pPr>
          </w:p>
        </w:tc>
        <w:tc>
          <w:tcPr>
            <w:tcW w:w="1873" w:type="dxa"/>
            <w:vMerge/>
            <w:tcBorders>
              <w:bottom w:val="single" w:sz="4" w:space="0" w:color="auto"/>
            </w:tcBorders>
            <w:shd w:val="clear" w:color="auto" w:fill="auto"/>
            <w:hideMark/>
          </w:tcPr>
          <w:p w14:paraId="0017867F"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4891" w:author="tao huang" w:date="2018-01-12T00:14:00Z"/>
                <w:rFonts w:eastAsia="Times New Roman" w:cs="Times New Roman"/>
                <w:color w:val="000000" w:themeColor="text1"/>
                <w:sz w:val="22"/>
              </w:rPr>
            </w:pPr>
          </w:p>
        </w:tc>
        <w:tc>
          <w:tcPr>
            <w:tcW w:w="1231" w:type="dxa"/>
            <w:vMerge/>
            <w:tcBorders>
              <w:bottom w:val="single" w:sz="4" w:space="0" w:color="auto"/>
            </w:tcBorders>
            <w:shd w:val="clear" w:color="auto" w:fill="auto"/>
            <w:hideMark/>
          </w:tcPr>
          <w:p w14:paraId="218F64E5"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4892" w:author="tao huang" w:date="2018-01-12T00:14:00Z"/>
                <w:rFonts w:eastAsia="Times New Roman" w:cs="Times New Roman"/>
                <w:color w:val="000000" w:themeColor="text1"/>
                <w:sz w:val="22"/>
              </w:rPr>
            </w:pPr>
          </w:p>
        </w:tc>
        <w:tc>
          <w:tcPr>
            <w:tcW w:w="1179" w:type="dxa"/>
            <w:tcBorders>
              <w:bottom w:val="single" w:sz="4" w:space="0" w:color="auto"/>
            </w:tcBorders>
            <w:shd w:val="clear" w:color="auto" w:fill="auto"/>
            <w:hideMark/>
          </w:tcPr>
          <w:p w14:paraId="151E65DC"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4893" w:author="tao huang" w:date="2018-01-12T00:14:00Z"/>
                <w:rFonts w:eastAsia="Times New Roman" w:cs="Times New Roman"/>
                <w:bCs/>
                <w:color w:val="000000" w:themeColor="text1"/>
                <w:sz w:val="22"/>
              </w:rPr>
            </w:pPr>
            <w:moveTo w:id="4894" w:author="tao huang" w:date="2018-01-12T00:14:00Z">
              <w:r w:rsidRPr="000B121E">
                <w:rPr>
                  <w:rFonts w:eastAsia="Times New Roman" w:cs="Times New Roman"/>
                  <w:bCs/>
                  <w:color w:val="000000" w:themeColor="text1"/>
                  <w:sz w:val="22"/>
                </w:rPr>
                <w:t>MAE</w:t>
              </w:r>
            </w:moveTo>
          </w:p>
        </w:tc>
        <w:tc>
          <w:tcPr>
            <w:tcW w:w="1134" w:type="dxa"/>
            <w:tcBorders>
              <w:bottom w:val="single" w:sz="4" w:space="0" w:color="auto"/>
            </w:tcBorders>
            <w:shd w:val="clear" w:color="auto" w:fill="auto"/>
            <w:hideMark/>
          </w:tcPr>
          <w:p w14:paraId="4A3660AB"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4895" w:author="tao huang" w:date="2018-01-12T00:14:00Z"/>
                <w:rFonts w:eastAsia="Times New Roman" w:cs="Times New Roman"/>
                <w:bCs/>
                <w:color w:val="000000" w:themeColor="text1"/>
                <w:sz w:val="22"/>
              </w:rPr>
            </w:pPr>
            <w:moveTo w:id="4896" w:author="tao huang" w:date="2018-01-12T00:14:00Z">
              <w:r w:rsidRPr="000B121E">
                <w:rPr>
                  <w:rFonts w:eastAsia="Times New Roman" w:cs="Times New Roman"/>
                  <w:bCs/>
                  <w:color w:val="000000" w:themeColor="text1"/>
                  <w:sz w:val="22"/>
                </w:rPr>
                <w:t>SMAPE</w:t>
              </w:r>
            </w:moveTo>
          </w:p>
        </w:tc>
        <w:tc>
          <w:tcPr>
            <w:tcW w:w="992" w:type="dxa"/>
            <w:tcBorders>
              <w:bottom w:val="single" w:sz="4" w:space="0" w:color="auto"/>
            </w:tcBorders>
            <w:shd w:val="clear" w:color="auto" w:fill="auto"/>
            <w:hideMark/>
          </w:tcPr>
          <w:p w14:paraId="23275F5B"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4897" w:author="tao huang" w:date="2018-01-12T00:14:00Z"/>
                <w:rFonts w:eastAsia="Times New Roman" w:cs="Times New Roman"/>
                <w:bCs/>
                <w:color w:val="000000" w:themeColor="text1"/>
                <w:sz w:val="22"/>
              </w:rPr>
            </w:pPr>
            <w:moveTo w:id="4898" w:author="tao huang" w:date="2018-01-12T00:14:00Z">
              <w:r w:rsidRPr="000B121E">
                <w:rPr>
                  <w:rFonts w:eastAsia="Times New Roman" w:cs="Times New Roman"/>
                  <w:bCs/>
                  <w:color w:val="000000" w:themeColor="text1"/>
                  <w:sz w:val="22"/>
                </w:rPr>
                <w:t>MASE</w:t>
              </w:r>
            </w:moveTo>
          </w:p>
        </w:tc>
        <w:tc>
          <w:tcPr>
            <w:tcW w:w="0" w:type="dxa"/>
            <w:tcBorders>
              <w:bottom w:val="single" w:sz="4" w:space="0" w:color="auto"/>
            </w:tcBorders>
            <w:shd w:val="clear" w:color="auto" w:fill="auto"/>
            <w:noWrap/>
            <w:hideMark/>
          </w:tcPr>
          <w:p w14:paraId="3881FABA"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4899" w:author="tao huang" w:date="2018-01-12T00:14:00Z"/>
                <w:rFonts w:eastAsia="Times New Roman" w:cs="Times New Roman"/>
                <w:bCs/>
                <w:color w:val="000000" w:themeColor="text1"/>
                <w:sz w:val="22"/>
              </w:rPr>
            </w:pPr>
            <w:moveTo w:id="4900" w:author="tao huang" w:date="2018-01-12T00:14:00Z">
              <w:r w:rsidRPr="000B121E">
                <w:rPr>
                  <w:rFonts w:eastAsia="Times New Roman" w:cs="Times New Roman"/>
                  <w:bCs/>
                  <w:color w:val="000000" w:themeColor="text1"/>
                  <w:sz w:val="22"/>
                </w:rPr>
                <w:t>AvgRelMAE</w:t>
              </w:r>
            </w:moveTo>
          </w:p>
        </w:tc>
      </w:tr>
      <w:tr w:rsidR="000E0F6C" w:rsidRPr="000B121E" w14:paraId="6CACBB2D"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
          <w:p w14:paraId="5F72BC01" w14:textId="77777777" w:rsidR="000E0F6C" w:rsidRPr="000B121E" w:rsidRDefault="000E0F6C" w:rsidP="006854B7">
            <w:pPr>
              <w:shd w:val="clear" w:color="auto" w:fill="FFFFFF" w:themeFill="background1"/>
              <w:spacing w:after="0" w:line="240" w:lineRule="auto"/>
              <w:jc w:val="center"/>
              <w:rPr>
                <w:moveTo w:id="4901" w:author="tao huang" w:date="2018-01-12T00:14:00Z"/>
                <w:rFonts w:eastAsia="Times New Roman" w:cs="Times New Roman"/>
                <w:b w:val="0"/>
                <w:color w:val="000000" w:themeColor="text1"/>
                <w:sz w:val="22"/>
              </w:rPr>
            </w:pPr>
            <w:moveTo w:id="4902" w:author="tao huang" w:date="2018-01-12T00:14:00Z">
              <w:r w:rsidRPr="000B121E">
                <w:rPr>
                  <w:rFonts w:eastAsia="Times New Roman" w:cs="Times New Roman"/>
                  <w:b w:val="0"/>
                  <w:color w:val="000000" w:themeColor="text1"/>
                  <w:sz w:val="22"/>
                </w:rPr>
                <w:t>h=8</w:t>
              </w:r>
            </w:moveTo>
          </w:p>
        </w:tc>
        <w:tc>
          <w:tcPr>
            <w:tcW w:w="1873" w:type="dxa"/>
            <w:tcBorders>
              <w:top w:val="single" w:sz="4" w:space="0" w:color="auto"/>
            </w:tcBorders>
            <w:shd w:val="clear" w:color="auto" w:fill="auto"/>
            <w:noWrap/>
            <w:hideMark/>
          </w:tcPr>
          <w:p w14:paraId="4FA34D1A"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4903" w:author="tao huang" w:date="2018-01-12T00:14:00Z"/>
                <w:rFonts w:eastAsia="Times New Roman" w:cs="Times New Roman"/>
                <w:color w:val="000000" w:themeColor="text1"/>
                <w:sz w:val="22"/>
              </w:rPr>
            </w:pPr>
            <w:moveTo w:id="4904" w:author="tao huang" w:date="2018-01-12T00:14:00Z">
              <w:r w:rsidRPr="000B121E">
                <w:rPr>
                  <w:rFonts w:eastAsia="Times New Roman" w:cs="Times New Roman"/>
                  <w:color w:val="000000" w:themeColor="text1"/>
                  <w:sz w:val="22"/>
                </w:rPr>
                <w:t>ADL-intra-EWC</w:t>
              </w:r>
            </w:moveTo>
          </w:p>
        </w:tc>
        <w:tc>
          <w:tcPr>
            <w:tcW w:w="1231" w:type="dxa"/>
            <w:tcBorders>
              <w:top w:val="single" w:sz="4" w:space="0" w:color="auto"/>
            </w:tcBorders>
            <w:shd w:val="clear" w:color="auto" w:fill="auto"/>
            <w:noWrap/>
            <w:hideMark/>
          </w:tcPr>
          <w:p w14:paraId="46D1B703"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4905" w:author="tao huang" w:date="2018-01-12T00:14:00Z"/>
                <w:rFonts w:eastAsia="Times New Roman" w:cs="Times New Roman"/>
                <w:color w:val="000000" w:themeColor="text1"/>
                <w:sz w:val="22"/>
              </w:rPr>
            </w:pPr>
            <w:moveTo w:id="4906" w:author="tao huang" w:date="2018-01-12T00:14:00Z">
              <w:r w:rsidRPr="000B121E">
                <w:rPr>
                  <w:rFonts w:eastAsia="Times New Roman" w:cs="Times New Roman"/>
                  <w:color w:val="000000" w:themeColor="text1"/>
                  <w:sz w:val="22"/>
                </w:rPr>
                <w:t>ADL-intra</w:t>
              </w:r>
            </w:moveTo>
          </w:p>
        </w:tc>
        <w:tc>
          <w:tcPr>
            <w:tcW w:w="1179" w:type="dxa"/>
            <w:tcBorders>
              <w:top w:val="single" w:sz="4" w:space="0" w:color="auto"/>
            </w:tcBorders>
            <w:shd w:val="clear" w:color="auto" w:fill="auto"/>
            <w:noWrap/>
            <w:hideMark/>
          </w:tcPr>
          <w:p w14:paraId="7666BC63"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07" w:author="tao huang" w:date="2018-01-12T00:14:00Z"/>
                <w:rFonts w:eastAsia="Times New Roman" w:cs="Times New Roman"/>
                <w:color w:val="000000" w:themeColor="text1"/>
                <w:sz w:val="22"/>
              </w:rPr>
            </w:pPr>
            <w:moveTo w:id="4908" w:author="tao huang" w:date="2018-01-12T00:14:00Z">
              <w:r w:rsidRPr="000B121E">
                <w:rPr>
                  <w:rFonts w:eastAsia="Times New Roman" w:cs="Times New Roman"/>
                  <w:color w:val="000000" w:themeColor="text1"/>
                  <w:sz w:val="22"/>
                </w:rPr>
                <w:t>-0.57%</w:t>
              </w:r>
            </w:moveTo>
          </w:p>
        </w:tc>
        <w:tc>
          <w:tcPr>
            <w:tcW w:w="1134" w:type="dxa"/>
            <w:tcBorders>
              <w:top w:val="single" w:sz="4" w:space="0" w:color="auto"/>
            </w:tcBorders>
            <w:shd w:val="clear" w:color="auto" w:fill="auto"/>
            <w:noWrap/>
            <w:hideMark/>
          </w:tcPr>
          <w:p w14:paraId="5E561B0C"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09" w:author="tao huang" w:date="2018-01-12T00:14:00Z"/>
                <w:rFonts w:eastAsia="Times New Roman" w:cs="Times New Roman"/>
                <w:color w:val="000000" w:themeColor="text1"/>
                <w:sz w:val="22"/>
              </w:rPr>
            </w:pPr>
            <w:moveTo w:id="4910" w:author="tao huang" w:date="2018-01-12T00:14:00Z">
              <w:r w:rsidRPr="000B121E">
                <w:rPr>
                  <w:rFonts w:eastAsia="Times New Roman" w:cs="Times New Roman"/>
                  <w:color w:val="000000" w:themeColor="text1"/>
                  <w:sz w:val="22"/>
                </w:rPr>
                <w:t>-0.22%</w:t>
              </w:r>
            </w:moveTo>
          </w:p>
        </w:tc>
        <w:tc>
          <w:tcPr>
            <w:tcW w:w="992" w:type="dxa"/>
            <w:tcBorders>
              <w:top w:val="single" w:sz="4" w:space="0" w:color="auto"/>
            </w:tcBorders>
            <w:shd w:val="clear" w:color="auto" w:fill="auto"/>
            <w:noWrap/>
            <w:hideMark/>
          </w:tcPr>
          <w:p w14:paraId="28588995"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11" w:author="tao huang" w:date="2018-01-12T00:14:00Z"/>
                <w:rFonts w:eastAsia="Times New Roman" w:cs="Times New Roman"/>
                <w:color w:val="000000" w:themeColor="text1"/>
                <w:sz w:val="22"/>
              </w:rPr>
            </w:pPr>
            <w:moveTo w:id="4912" w:author="tao huang" w:date="2018-01-12T00:14:00Z">
              <w:r w:rsidRPr="000B121E">
                <w:rPr>
                  <w:rFonts w:eastAsia="Times New Roman" w:cs="Times New Roman"/>
                  <w:color w:val="000000" w:themeColor="text1"/>
                  <w:sz w:val="22"/>
                </w:rPr>
                <w:t>-0.18%</w:t>
              </w:r>
            </w:moveTo>
          </w:p>
        </w:tc>
        <w:tc>
          <w:tcPr>
            <w:tcW w:w="0" w:type="dxa"/>
            <w:tcBorders>
              <w:top w:val="single" w:sz="4" w:space="0" w:color="auto"/>
            </w:tcBorders>
            <w:shd w:val="clear" w:color="auto" w:fill="auto"/>
            <w:noWrap/>
            <w:hideMark/>
          </w:tcPr>
          <w:p w14:paraId="67A2D405"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4913" w:author="tao huang" w:date="2018-01-12T00:14:00Z"/>
                <w:rFonts w:eastAsia="Times New Roman" w:cs="Times New Roman"/>
                <w:color w:val="000000" w:themeColor="text1"/>
                <w:sz w:val="22"/>
              </w:rPr>
            </w:pPr>
            <w:moveTo w:id="4914" w:author="tao huang" w:date="2018-01-12T00:14:00Z">
              <w:r w:rsidRPr="000B121E">
                <w:rPr>
                  <w:rFonts w:eastAsia="Times New Roman" w:cs="Times New Roman"/>
                  <w:color w:val="000000" w:themeColor="text1"/>
                  <w:sz w:val="22"/>
                </w:rPr>
                <w:t>-0.33%</w:t>
              </w:r>
            </w:moveTo>
          </w:p>
        </w:tc>
      </w:tr>
      <w:tr w:rsidR="000E0F6C" w:rsidRPr="000B121E" w14:paraId="1204374D"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399594C0" w14:textId="77777777" w:rsidR="000E0F6C" w:rsidRPr="000B121E" w:rsidRDefault="000E0F6C" w:rsidP="006854B7">
            <w:pPr>
              <w:shd w:val="clear" w:color="auto" w:fill="FFFFFF" w:themeFill="background1"/>
              <w:spacing w:after="0" w:line="240" w:lineRule="auto"/>
              <w:rPr>
                <w:moveTo w:id="4915" w:author="tao huang" w:date="2018-01-12T00:14:00Z"/>
                <w:rFonts w:eastAsia="Times New Roman" w:cs="Times New Roman"/>
                <w:b w:val="0"/>
                <w:color w:val="000000" w:themeColor="text1"/>
                <w:sz w:val="22"/>
              </w:rPr>
            </w:pPr>
          </w:p>
        </w:tc>
        <w:tc>
          <w:tcPr>
            <w:tcW w:w="1873" w:type="dxa"/>
            <w:shd w:val="clear" w:color="auto" w:fill="auto"/>
            <w:noWrap/>
            <w:hideMark/>
          </w:tcPr>
          <w:p w14:paraId="3A7856B4"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4916" w:author="tao huang" w:date="2018-01-12T00:14:00Z"/>
                <w:rFonts w:eastAsia="Times New Roman" w:cs="Times New Roman"/>
                <w:color w:val="000000" w:themeColor="text1"/>
                <w:sz w:val="22"/>
              </w:rPr>
            </w:pPr>
            <w:moveTo w:id="4917" w:author="tao huang" w:date="2018-01-12T00:14:00Z">
              <w:r w:rsidRPr="000B121E">
                <w:rPr>
                  <w:rFonts w:eastAsia="Times New Roman" w:cs="Times New Roman"/>
                  <w:color w:val="000000" w:themeColor="text1"/>
                  <w:sz w:val="22"/>
                </w:rPr>
                <w:t>ADL-intra-IC</w:t>
              </w:r>
            </w:moveTo>
          </w:p>
        </w:tc>
        <w:tc>
          <w:tcPr>
            <w:tcW w:w="1231" w:type="dxa"/>
            <w:shd w:val="clear" w:color="auto" w:fill="auto"/>
            <w:noWrap/>
            <w:hideMark/>
          </w:tcPr>
          <w:p w14:paraId="35A2FFC6"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4918" w:author="tao huang" w:date="2018-01-12T00:14:00Z"/>
                <w:rFonts w:eastAsia="Times New Roman" w:cs="Times New Roman"/>
                <w:color w:val="000000" w:themeColor="text1"/>
                <w:sz w:val="22"/>
              </w:rPr>
            </w:pPr>
            <w:moveTo w:id="4919" w:author="tao huang" w:date="2018-01-12T00:14:00Z">
              <w:r w:rsidRPr="000B121E">
                <w:rPr>
                  <w:rFonts w:eastAsia="Times New Roman" w:cs="Times New Roman"/>
                  <w:color w:val="000000" w:themeColor="text1"/>
                  <w:sz w:val="22"/>
                </w:rPr>
                <w:t>ADL-intra</w:t>
              </w:r>
            </w:moveTo>
          </w:p>
        </w:tc>
        <w:tc>
          <w:tcPr>
            <w:tcW w:w="1179" w:type="dxa"/>
            <w:shd w:val="clear" w:color="auto" w:fill="auto"/>
            <w:noWrap/>
            <w:hideMark/>
          </w:tcPr>
          <w:p w14:paraId="493B143D"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4920" w:author="tao huang" w:date="2018-01-12T00:14:00Z"/>
                <w:rFonts w:eastAsia="Times New Roman" w:cs="Times New Roman"/>
                <w:color w:val="000000" w:themeColor="text1"/>
                <w:sz w:val="22"/>
              </w:rPr>
            </w:pPr>
            <w:moveTo w:id="4921" w:author="tao huang" w:date="2018-01-12T00:14:00Z">
              <w:r w:rsidRPr="000B121E">
                <w:rPr>
                  <w:rFonts w:eastAsia="Times New Roman" w:cs="Times New Roman"/>
                  <w:color w:val="000000" w:themeColor="text1"/>
                  <w:sz w:val="22"/>
                </w:rPr>
                <w:t>0.86%</w:t>
              </w:r>
            </w:moveTo>
          </w:p>
        </w:tc>
        <w:tc>
          <w:tcPr>
            <w:tcW w:w="1134" w:type="dxa"/>
            <w:shd w:val="clear" w:color="auto" w:fill="auto"/>
            <w:noWrap/>
            <w:hideMark/>
          </w:tcPr>
          <w:p w14:paraId="7A8442AC"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4922" w:author="tao huang" w:date="2018-01-12T00:14:00Z"/>
                <w:rFonts w:eastAsia="Times New Roman" w:cs="Times New Roman"/>
                <w:color w:val="000000" w:themeColor="text1"/>
                <w:sz w:val="22"/>
              </w:rPr>
            </w:pPr>
            <w:moveTo w:id="4923" w:author="tao huang" w:date="2018-01-12T00:14:00Z">
              <w:r w:rsidRPr="000B121E">
                <w:rPr>
                  <w:rFonts w:eastAsia="Times New Roman" w:cs="Times New Roman"/>
                  <w:color w:val="000000" w:themeColor="text1"/>
                  <w:sz w:val="22"/>
                </w:rPr>
                <w:t>-0.18%</w:t>
              </w:r>
            </w:moveTo>
          </w:p>
        </w:tc>
        <w:tc>
          <w:tcPr>
            <w:tcW w:w="992" w:type="dxa"/>
            <w:shd w:val="clear" w:color="auto" w:fill="auto"/>
            <w:noWrap/>
            <w:hideMark/>
          </w:tcPr>
          <w:p w14:paraId="3EFEAA82"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4924" w:author="tao huang" w:date="2018-01-12T00:14:00Z"/>
                <w:rFonts w:eastAsia="Times New Roman" w:cs="Times New Roman"/>
                <w:color w:val="000000" w:themeColor="text1"/>
                <w:sz w:val="22"/>
              </w:rPr>
            </w:pPr>
            <w:moveTo w:id="4925" w:author="tao huang" w:date="2018-01-12T00:14:00Z">
              <w:r w:rsidRPr="000B121E">
                <w:rPr>
                  <w:rFonts w:eastAsia="Times New Roman" w:cs="Times New Roman"/>
                  <w:color w:val="000000" w:themeColor="text1"/>
                  <w:sz w:val="22"/>
                </w:rPr>
                <w:t>-0.45%</w:t>
              </w:r>
            </w:moveTo>
          </w:p>
        </w:tc>
        <w:tc>
          <w:tcPr>
            <w:tcW w:w="0" w:type="dxa"/>
            <w:shd w:val="clear" w:color="auto" w:fill="auto"/>
            <w:noWrap/>
            <w:hideMark/>
          </w:tcPr>
          <w:p w14:paraId="4AE017F7"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4926" w:author="tao huang" w:date="2018-01-12T00:14:00Z"/>
                <w:rFonts w:eastAsia="Times New Roman" w:cs="Times New Roman"/>
                <w:color w:val="000000" w:themeColor="text1"/>
                <w:sz w:val="22"/>
              </w:rPr>
            </w:pPr>
            <w:moveTo w:id="4927" w:author="tao huang" w:date="2018-01-12T00:14:00Z">
              <w:r w:rsidRPr="000B121E">
                <w:rPr>
                  <w:rFonts w:eastAsia="Times New Roman" w:cs="Times New Roman"/>
                  <w:color w:val="000000" w:themeColor="text1"/>
                  <w:sz w:val="22"/>
                </w:rPr>
                <w:t>-0.36%</w:t>
              </w:r>
            </w:moveTo>
          </w:p>
        </w:tc>
      </w:tr>
      <w:tr w:rsidR="000E0F6C" w:rsidRPr="000B121E" w14:paraId="0D0445C3"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46CA2CE9" w14:textId="77777777" w:rsidR="000E0F6C" w:rsidRPr="000B121E" w:rsidRDefault="000E0F6C" w:rsidP="006854B7">
            <w:pPr>
              <w:shd w:val="clear" w:color="auto" w:fill="FFFFFF" w:themeFill="background1"/>
              <w:spacing w:after="0" w:line="240" w:lineRule="auto"/>
              <w:rPr>
                <w:moveTo w:id="4928" w:author="tao huang" w:date="2018-01-12T00:14:00Z"/>
                <w:rFonts w:eastAsia="Times New Roman" w:cs="Times New Roman"/>
                <w:b w:val="0"/>
                <w:color w:val="000000" w:themeColor="text1"/>
                <w:sz w:val="22"/>
              </w:rPr>
            </w:pPr>
          </w:p>
        </w:tc>
        <w:tc>
          <w:tcPr>
            <w:tcW w:w="1873" w:type="dxa"/>
            <w:shd w:val="clear" w:color="auto" w:fill="auto"/>
            <w:noWrap/>
            <w:hideMark/>
          </w:tcPr>
          <w:p w14:paraId="5529B95D"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4929" w:author="tao huang" w:date="2018-01-12T00:14:00Z"/>
                <w:rFonts w:eastAsia="Times New Roman" w:cs="Times New Roman"/>
                <w:color w:val="000000" w:themeColor="text1"/>
                <w:sz w:val="22"/>
              </w:rPr>
            </w:pPr>
            <w:moveTo w:id="4930" w:author="tao huang" w:date="2018-01-12T00:14:00Z">
              <w:r w:rsidRPr="000B121E">
                <w:rPr>
                  <w:rFonts w:eastAsia="Times New Roman" w:cs="Times New Roman"/>
                  <w:color w:val="000000" w:themeColor="text1"/>
                  <w:sz w:val="22"/>
                </w:rPr>
                <w:t>ADL-own-EWC</w:t>
              </w:r>
            </w:moveTo>
          </w:p>
        </w:tc>
        <w:tc>
          <w:tcPr>
            <w:tcW w:w="1231" w:type="dxa"/>
            <w:shd w:val="clear" w:color="auto" w:fill="auto"/>
            <w:noWrap/>
            <w:hideMark/>
          </w:tcPr>
          <w:p w14:paraId="3CB91301"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4931" w:author="tao huang" w:date="2018-01-12T00:14:00Z"/>
                <w:rFonts w:eastAsia="Times New Roman" w:cs="Times New Roman"/>
                <w:color w:val="000000" w:themeColor="text1"/>
                <w:sz w:val="22"/>
              </w:rPr>
            </w:pPr>
            <w:moveTo w:id="4932" w:author="tao huang" w:date="2018-01-12T00:14:00Z">
              <w:r w:rsidRPr="000B121E">
                <w:rPr>
                  <w:rFonts w:eastAsia="Times New Roman" w:cs="Times New Roman"/>
                  <w:color w:val="000000" w:themeColor="text1"/>
                  <w:sz w:val="22"/>
                </w:rPr>
                <w:t>ADL-own</w:t>
              </w:r>
            </w:moveTo>
          </w:p>
        </w:tc>
        <w:tc>
          <w:tcPr>
            <w:tcW w:w="1179" w:type="dxa"/>
            <w:shd w:val="clear" w:color="auto" w:fill="auto"/>
            <w:noWrap/>
            <w:hideMark/>
          </w:tcPr>
          <w:p w14:paraId="231AEE9F"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33" w:author="tao huang" w:date="2018-01-12T00:14:00Z"/>
                <w:rFonts w:eastAsia="Times New Roman" w:cs="Times New Roman"/>
                <w:color w:val="000000" w:themeColor="text1"/>
                <w:sz w:val="22"/>
              </w:rPr>
            </w:pPr>
            <w:moveTo w:id="4934" w:author="tao huang" w:date="2018-01-12T00:14:00Z">
              <w:r w:rsidRPr="000B121E">
                <w:rPr>
                  <w:rFonts w:eastAsia="Times New Roman" w:cs="Times New Roman"/>
                  <w:color w:val="000000" w:themeColor="text1"/>
                  <w:sz w:val="22"/>
                </w:rPr>
                <w:t>-0.52%</w:t>
              </w:r>
            </w:moveTo>
          </w:p>
        </w:tc>
        <w:tc>
          <w:tcPr>
            <w:tcW w:w="1134" w:type="dxa"/>
            <w:shd w:val="clear" w:color="auto" w:fill="auto"/>
            <w:noWrap/>
            <w:hideMark/>
          </w:tcPr>
          <w:p w14:paraId="5B411AC2"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35" w:author="tao huang" w:date="2018-01-12T00:14:00Z"/>
                <w:rFonts w:eastAsia="Times New Roman" w:cs="Times New Roman"/>
                <w:color w:val="000000" w:themeColor="text1"/>
                <w:sz w:val="22"/>
              </w:rPr>
            </w:pPr>
            <w:moveTo w:id="4936" w:author="tao huang" w:date="2018-01-12T00:14:00Z">
              <w:r w:rsidRPr="000B121E">
                <w:rPr>
                  <w:rFonts w:eastAsia="Times New Roman" w:cs="Times New Roman"/>
                  <w:color w:val="000000" w:themeColor="text1"/>
                  <w:sz w:val="22"/>
                </w:rPr>
                <w:t>-0.31%</w:t>
              </w:r>
            </w:moveTo>
          </w:p>
        </w:tc>
        <w:tc>
          <w:tcPr>
            <w:tcW w:w="992" w:type="dxa"/>
            <w:shd w:val="clear" w:color="auto" w:fill="auto"/>
            <w:noWrap/>
            <w:hideMark/>
          </w:tcPr>
          <w:p w14:paraId="6BAC6BE0"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37" w:author="tao huang" w:date="2018-01-12T00:14:00Z"/>
                <w:rFonts w:eastAsia="Times New Roman" w:cs="Times New Roman"/>
                <w:color w:val="000000" w:themeColor="text1"/>
                <w:sz w:val="22"/>
              </w:rPr>
            </w:pPr>
            <w:moveTo w:id="4938" w:author="tao huang" w:date="2018-01-12T00:14:00Z">
              <w:r w:rsidRPr="000B121E">
                <w:rPr>
                  <w:rFonts w:eastAsia="Times New Roman" w:cs="Times New Roman"/>
                  <w:color w:val="000000" w:themeColor="text1"/>
                  <w:sz w:val="22"/>
                </w:rPr>
                <w:t>-0.17%</w:t>
              </w:r>
            </w:moveTo>
          </w:p>
        </w:tc>
        <w:tc>
          <w:tcPr>
            <w:tcW w:w="0" w:type="dxa"/>
            <w:shd w:val="clear" w:color="auto" w:fill="auto"/>
            <w:noWrap/>
            <w:hideMark/>
          </w:tcPr>
          <w:p w14:paraId="50B363B0"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4939" w:author="tao huang" w:date="2018-01-12T00:14:00Z"/>
                <w:rFonts w:eastAsia="Times New Roman" w:cs="Times New Roman"/>
                <w:color w:val="000000" w:themeColor="text1"/>
                <w:sz w:val="22"/>
              </w:rPr>
            </w:pPr>
            <w:moveTo w:id="4940" w:author="tao huang" w:date="2018-01-12T00:14:00Z">
              <w:r w:rsidRPr="000B121E">
                <w:rPr>
                  <w:rFonts w:eastAsia="Times New Roman" w:cs="Times New Roman"/>
                  <w:color w:val="000000" w:themeColor="text1"/>
                  <w:sz w:val="22"/>
                </w:rPr>
                <w:t>-0.42%</w:t>
              </w:r>
            </w:moveTo>
          </w:p>
        </w:tc>
      </w:tr>
      <w:tr w:rsidR="000E0F6C" w:rsidRPr="000B121E" w14:paraId="0B1B3D26"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77F4EFC0" w14:textId="77777777" w:rsidR="000E0F6C" w:rsidRPr="000B121E" w:rsidRDefault="000E0F6C" w:rsidP="006854B7">
            <w:pPr>
              <w:shd w:val="clear" w:color="auto" w:fill="FFFFFF" w:themeFill="background1"/>
              <w:spacing w:after="0" w:line="240" w:lineRule="auto"/>
              <w:rPr>
                <w:moveTo w:id="4941" w:author="tao huang" w:date="2018-01-12T00:14:00Z"/>
                <w:rFonts w:eastAsia="Times New Roman" w:cs="Times New Roman"/>
                <w:b w:val="0"/>
                <w:color w:val="000000" w:themeColor="text1"/>
                <w:sz w:val="22"/>
              </w:rPr>
            </w:pPr>
          </w:p>
        </w:tc>
        <w:tc>
          <w:tcPr>
            <w:tcW w:w="1873" w:type="dxa"/>
            <w:shd w:val="clear" w:color="auto" w:fill="auto"/>
            <w:noWrap/>
            <w:hideMark/>
          </w:tcPr>
          <w:p w14:paraId="0A9E9582"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4942" w:author="tao huang" w:date="2018-01-12T00:14:00Z"/>
                <w:rFonts w:eastAsia="Times New Roman" w:cs="Times New Roman"/>
                <w:color w:val="000000" w:themeColor="text1"/>
                <w:sz w:val="22"/>
              </w:rPr>
            </w:pPr>
            <w:moveTo w:id="4943" w:author="tao huang" w:date="2018-01-12T00:14:00Z">
              <w:r w:rsidRPr="000B121E">
                <w:rPr>
                  <w:rFonts w:eastAsia="Times New Roman" w:cs="Times New Roman"/>
                  <w:color w:val="000000" w:themeColor="text1"/>
                  <w:sz w:val="22"/>
                </w:rPr>
                <w:t>ADL-own-IC</w:t>
              </w:r>
            </w:moveTo>
          </w:p>
        </w:tc>
        <w:tc>
          <w:tcPr>
            <w:tcW w:w="1231" w:type="dxa"/>
            <w:shd w:val="clear" w:color="auto" w:fill="auto"/>
            <w:noWrap/>
            <w:hideMark/>
          </w:tcPr>
          <w:p w14:paraId="00DA6057"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4944" w:author="tao huang" w:date="2018-01-12T00:14:00Z"/>
                <w:rFonts w:eastAsia="Times New Roman" w:cs="Times New Roman"/>
                <w:color w:val="000000" w:themeColor="text1"/>
                <w:sz w:val="22"/>
              </w:rPr>
            </w:pPr>
            <w:moveTo w:id="4945" w:author="tao huang" w:date="2018-01-12T00:14:00Z">
              <w:r w:rsidRPr="000B121E">
                <w:rPr>
                  <w:rFonts w:eastAsia="Times New Roman" w:cs="Times New Roman"/>
                  <w:color w:val="000000" w:themeColor="text1"/>
                  <w:sz w:val="22"/>
                </w:rPr>
                <w:t>ADL-own</w:t>
              </w:r>
            </w:moveTo>
          </w:p>
        </w:tc>
        <w:tc>
          <w:tcPr>
            <w:tcW w:w="1179" w:type="dxa"/>
            <w:shd w:val="clear" w:color="auto" w:fill="auto"/>
            <w:noWrap/>
            <w:hideMark/>
          </w:tcPr>
          <w:p w14:paraId="54AEA15A"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4946" w:author="tao huang" w:date="2018-01-12T00:14:00Z"/>
                <w:rFonts w:eastAsia="Times New Roman" w:cs="Times New Roman"/>
                <w:color w:val="000000" w:themeColor="text1"/>
                <w:sz w:val="22"/>
              </w:rPr>
            </w:pPr>
            <w:moveTo w:id="4947" w:author="tao huang" w:date="2018-01-12T00:14:00Z">
              <w:r w:rsidRPr="000B121E">
                <w:rPr>
                  <w:rFonts w:eastAsia="Times New Roman" w:cs="Times New Roman"/>
                  <w:color w:val="000000" w:themeColor="text1"/>
                  <w:sz w:val="22"/>
                </w:rPr>
                <w:t>3.00%</w:t>
              </w:r>
            </w:moveTo>
          </w:p>
        </w:tc>
        <w:tc>
          <w:tcPr>
            <w:tcW w:w="1134" w:type="dxa"/>
            <w:shd w:val="clear" w:color="auto" w:fill="auto"/>
            <w:noWrap/>
            <w:hideMark/>
          </w:tcPr>
          <w:p w14:paraId="4A70D8EE"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4948" w:author="tao huang" w:date="2018-01-12T00:14:00Z"/>
                <w:rFonts w:eastAsia="Times New Roman" w:cs="Times New Roman"/>
                <w:color w:val="000000" w:themeColor="text1"/>
                <w:sz w:val="22"/>
              </w:rPr>
            </w:pPr>
            <w:moveTo w:id="4949" w:author="tao huang" w:date="2018-01-12T00:14:00Z">
              <w:r w:rsidRPr="000B121E">
                <w:rPr>
                  <w:rFonts w:eastAsia="Times New Roman" w:cs="Times New Roman"/>
                  <w:color w:val="000000" w:themeColor="text1"/>
                  <w:sz w:val="22"/>
                </w:rPr>
                <w:t>-0.15%</w:t>
              </w:r>
            </w:moveTo>
          </w:p>
        </w:tc>
        <w:tc>
          <w:tcPr>
            <w:tcW w:w="992" w:type="dxa"/>
            <w:shd w:val="clear" w:color="auto" w:fill="auto"/>
            <w:noWrap/>
            <w:hideMark/>
          </w:tcPr>
          <w:p w14:paraId="663F0298"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4950" w:author="tao huang" w:date="2018-01-12T00:14:00Z"/>
                <w:rFonts w:eastAsia="Times New Roman" w:cs="Times New Roman"/>
                <w:color w:val="000000" w:themeColor="text1"/>
                <w:sz w:val="22"/>
              </w:rPr>
            </w:pPr>
            <w:moveTo w:id="4951" w:author="tao huang" w:date="2018-01-12T00:14:00Z">
              <w:r w:rsidRPr="000B121E">
                <w:rPr>
                  <w:rFonts w:eastAsia="Times New Roman" w:cs="Times New Roman"/>
                  <w:color w:val="000000" w:themeColor="text1"/>
                  <w:sz w:val="22"/>
                </w:rPr>
                <w:t>-0.52%</w:t>
              </w:r>
            </w:moveTo>
          </w:p>
        </w:tc>
        <w:tc>
          <w:tcPr>
            <w:tcW w:w="0" w:type="dxa"/>
            <w:shd w:val="clear" w:color="auto" w:fill="auto"/>
            <w:noWrap/>
            <w:hideMark/>
          </w:tcPr>
          <w:p w14:paraId="1A535CC9"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4952" w:author="tao huang" w:date="2018-01-12T00:14:00Z"/>
                <w:rFonts w:eastAsia="Times New Roman" w:cs="Times New Roman"/>
                <w:color w:val="000000" w:themeColor="text1"/>
                <w:sz w:val="22"/>
              </w:rPr>
            </w:pPr>
            <w:moveTo w:id="4953" w:author="tao huang" w:date="2018-01-12T00:14:00Z">
              <w:r w:rsidRPr="000B121E">
                <w:rPr>
                  <w:rFonts w:eastAsia="Times New Roman" w:cs="Times New Roman"/>
                  <w:color w:val="000000" w:themeColor="text1"/>
                  <w:sz w:val="22"/>
                </w:rPr>
                <w:t>-0.32%</w:t>
              </w:r>
            </w:moveTo>
          </w:p>
        </w:tc>
      </w:tr>
      <w:tr w:rsidR="000E0F6C" w:rsidRPr="000B121E" w14:paraId="4B8711EF"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2F05A223" w14:textId="77777777" w:rsidR="000E0F6C" w:rsidRPr="000B121E" w:rsidRDefault="000E0F6C" w:rsidP="006854B7">
            <w:pPr>
              <w:shd w:val="clear" w:color="auto" w:fill="FFFFFF" w:themeFill="background1"/>
              <w:spacing w:after="0" w:line="240" w:lineRule="auto"/>
              <w:rPr>
                <w:moveTo w:id="4954" w:author="tao huang" w:date="2018-01-12T00:14:00Z"/>
                <w:rFonts w:eastAsia="Times New Roman" w:cs="Times New Roman"/>
                <w:b w:val="0"/>
                <w:color w:val="000000" w:themeColor="text1"/>
                <w:sz w:val="22"/>
              </w:rPr>
            </w:pPr>
          </w:p>
        </w:tc>
        <w:tc>
          <w:tcPr>
            <w:tcW w:w="1873" w:type="dxa"/>
            <w:shd w:val="clear" w:color="auto" w:fill="auto"/>
            <w:noWrap/>
            <w:hideMark/>
          </w:tcPr>
          <w:p w14:paraId="0629EF90"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4955" w:author="tao huang" w:date="2018-01-12T00:14:00Z"/>
                <w:rFonts w:eastAsia="Times New Roman" w:cs="Times New Roman"/>
                <w:color w:val="000000" w:themeColor="text1"/>
                <w:sz w:val="22"/>
              </w:rPr>
            </w:pPr>
            <w:moveTo w:id="4956" w:author="tao huang" w:date="2018-01-12T00:14:00Z">
              <w:r w:rsidRPr="000B121E">
                <w:rPr>
                  <w:rFonts w:eastAsia="Times New Roman" w:cs="Times New Roman"/>
                  <w:color w:val="000000" w:themeColor="text1"/>
                  <w:sz w:val="22"/>
                </w:rPr>
                <w:t>ADL-intra</w:t>
              </w:r>
            </w:moveTo>
          </w:p>
        </w:tc>
        <w:tc>
          <w:tcPr>
            <w:tcW w:w="1231" w:type="dxa"/>
            <w:shd w:val="clear" w:color="auto" w:fill="auto"/>
            <w:noWrap/>
            <w:hideMark/>
          </w:tcPr>
          <w:p w14:paraId="11D8086F"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4957" w:author="tao huang" w:date="2018-01-12T00:14:00Z"/>
                <w:rFonts w:eastAsia="Times New Roman" w:cs="Times New Roman"/>
                <w:color w:val="000000" w:themeColor="text1"/>
                <w:sz w:val="22"/>
              </w:rPr>
            </w:pPr>
            <w:moveTo w:id="4958" w:author="tao huang" w:date="2018-01-12T00:14:00Z">
              <w:r w:rsidRPr="000B121E">
                <w:rPr>
                  <w:rFonts w:eastAsia="Times New Roman" w:cs="Times New Roman"/>
                  <w:color w:val="000000" w:themeColor="text1"/>
                  <w:sz w:val="22"/>
                </w:rPr>
                <w:t>ADL-own</w:t>
              </w:r>
            </w:moveTo>
          </w:p>
        </w:tc>
        <w:tc>
          <w:tcPr>
            <w:tcW w:w="1179" w:type="dxa"/>
            <w:shd w:val="clear" w:color="auto" w:fill="auto"/>
            <w:noWrap/>
            <w:hideMark/>
          </w:tcPr>
          <w:p w14:paraId="27C848BE"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59" w:author="tao huang" w:date="2018-01-12T00:14:00Z"/>
                <w:rFonts w:eastAsia="Times New Roman" w:cs="Times New Roman"/>
                <w:color w:val="000000" w:themeColor="text1"/>
                <w:sz w:val="22"/>
              </w:rPr>
            </w:pPr>
            <w:moveTo w:id="4960" w:author="tao huang" w:date="2018-01-12T00:14:00Z">
              <w:r w:rsidRPr="000B121E">
                <w:rPr>
                  <w:rFonts w:eastAsia="Times New Roman" w:cs="Times New Roman"/>
                  <w:color w:val="000000" w:themeColor="text1"/>
                  <w:sz w:val="22"/>
                </w:rPr>
                <w:t>-2.02%</w:t>
              </w:r>
            </w:moveTo>
          </w:p>
        </w:tc>
        <w:tc>
          <w:tcPr>
            <w:tcW w:w="1134" w:type="dxa"/>
            <w:shd w:val="clear" w:color="auto" w:fill="auto"/>
            <w:noWrap/>
            <w:hideMark/>
          </w:tcPr>
          <w:p w14:paraId="499B6043"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61" w:author="tao huang" w:date="2018-01-12T00:14:00Z"/>
                <w:rFonts w:eastAsia="Times New Roman" w:cs="Times New Roman"/>
                <w:color w:val="000000" w:themeColor="text1"/>
                <w:sz w:val="22"/>
              </w:rPr>
            </w:pPr>
            <w:moveTo w:id="4962" w:author="tao huang" w:date="2018-01-12T00:14:00Z">
              <w:r w:rsidRPr="000B121E">
                <w:rPr>
                  <w:rFonts w:eastAsia="Times New Roman" w:cs="Times New Roman"/>
                  <w:color w:val="000000" w:themeColor="text1"/>
                  <w:sz w:val="22"/>
                </w:rPr>
                <w:t>-0.75%</w:t>
              </w:r>
            </w:moveTo>
          </w:p>
        </w:tc>
        <w:tc>
          <w:tcPr>
            <w:tcW w:w="992" w:type="dxa"/>
            <w:shd w:val="clear" w:color="auto" w:fill="auto"/>
            <w:noWrap/>
            <w:hideMark/>
          </w:tcPr>
          <w:p w14:paraId="68C8CFDE"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63" w:author="tao huang" w:date="2018-01-12T00:14:00Z"/>
                <w:rFonts w:eastAsia="Times New Roman" w:cs="Times New Roman"/>
                <w:color w:val="000000" w:themeColor="text1"/>
                <w:sz w:val="22"/>
              </w:rPr>
            </w:pPr>
            <w:moveTo w:id="4964" w:author="tao huang" w:date="2018-01-12T00:14:00Z">
              <w:r w:rsidRPr="000B121E">
                <w:rPr>
                  <w:rFonts w:eastAsia="Times New Roman" w:cs="Times New Roman"/>
                  <w:color w:val="000000" w:themeColor="text1"/>
                  <w:sz w:val="22"/>
                </w:rPr>
                <w:t>-0.30%</w:t>
              </w:r>
            </w:moveTo>
          </w:p>
        </w:tc>
        <w:tc>
          <w:tcPr>
            <w:tcW w:w="0" w:type="dxa"/>
            <w:shd w:val="clear" w:color="auto" w:fill="auto"/>
            <w:noWrap/>
            <w:hideMark/>
          </w:tcPr>
          <w:p w14:paraId="7ADB5634"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4965" w:author="tao huang" w:date="2018-01-12T00:14:00Z"/>
                <w:rFonts w:eastAsia="Times New Roman" w:cs="Times New Roman"/>
                <w:color w:val="000000" w:themeColor="text1"/>
                <w:sz w:val="22"/>
              </w:rPr>
            </w:pPr>
            <w:moveTo w:id="4966" w:author="tao huang" w:date="2018-01-12T00:14:00Z">
              <w:r w:rsidRPr="000B121E">
                <w:rPr>
                  <w:rFonts w:eastAsia="Times New Roman" w:cs="Times New Roman"/>
                  <w:color w:val="000000" w:themeColor="text1"/>
                  <w:sz w:val="22"/>
                </w:rPr>
                <w:t>-0.86%</w:t>
              </w:r>
            </w:moveTo>
          </w:p>
        </w:tc>
      </w:tr>
      <w:tr w:rsidR="000E0F6C" w:rsidRPr="000B121E" w14:paraId="74DD5595"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17C7E035" w14:textId="77777777" w:rsidR="000E0F6C" w:rsidRPr="000B121E" w:rsidRDefault="000E0F6C" w:rsidP="006854B7">
            <w:pPr>
              <w:shd w:val="clear" w:color="auto" w:fill="FFFFFF" w:themeFill="background1"/>
              <w:spacing w:after="0" w:line="240" w:lineRule="auto"/>
              <w:rPr>
                <w:moveTo w:id="4967" w:author="tao huang" w:date="2018-01-12T00:14:00Z"/>
                <w:rFonts w:eastAsia="Times New Roman" w:cs="Times New Roman"/>
                <w:b w:val="0"/>
                <w:color w:val="000000" w:themeColor="text1"/>
                <w:sz w:val="22"/>
              </w:rPr>
            </w:pPr>
          </w:p>
        </w:tc>
        <w:tc>
          <w:tcPr>
            <w:tcW w:w="1873" w:type="dxa"/>
            <w:shd w:val="clear" w:color="auto" w:fill="auto"/>
            <w:noWrap/>
            <w:hideMark/>
          </w:tcPr>
          <w:p w14:paraId="69F117AF"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4968" w:author="tao huang" w:date="2018-01-12T00:14:00Z"/>
                <w:rFonts w:eastAsia="Times New Roman" w:cs="Times New Roman"/>
                <w:color w:val="000000" w:themeColor="text1"/>
                <w:sz w:val="22"/>
              </w:rPr>
            </w:pPr>
            <w:moveTo w:id="4969" w:author="tao huang" w:date="2018-01-12T00:14:00Z">
              <w:r w:rsidRPr="000B121E">
                <w:rPr>
                  <w:rFonts w:eastAsia="Times New Roman" w:cs="Times New Roman"/>
                  <w:color w:val="000000" w:themeColor="text1"/>
                  <w:sz w:val="22"/>
                </w:rPr>
                <w:t>ADL-own-EWC</w:t>
              </w:r>
            </w:moveTo>
          </w:p>
        </w:tc>
        <w:tc>
          <w:tcPr>
            <w:tcW w:w="1231" w:type="dxa"/>
            <w:shd w:val="clear" w:color="auto" w:fill="auto"/>
            <w:noWrap/>
            <w:hideMark/>
          </w:tcPr>
          <w:p w14:paraId="61268AE2"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4970" w:author="tao huang" w:date="2018-01-12T00:14:00Z"/>
                <w:rFonts w:eastAsia="Times New Roman" w:cs="Times New Roman"/>
                <w:color w:val="000000" w:themeColor="text1"/>
                <w:sz w:val="22"/>
              </w:rPr>
            </w:pPr>
            <w:moveTo w:id="4971"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1EAAF90A"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4972" w:author="tao huang" w:date="2018-01-12T00:14:00Z"/>
                <w:rFonts w:eastAsia="Times New Roman" w:cs="Times New Roman"/>
                <w:color w:val="000000" w:themeColor="text1"/>
                <w:sz w:val="22"/>
              </w:rPr>
            </w:pPr>
            <w:moveTo w:id="4973" w:author="tao huang" w:date="2018-01-12T00:14:00Z">
              <w:r w:rsidRPr="000B121E">
                <w:rPr>
                  <w:rFonts w:eastAsia="Times New Roman" w:cs="Times New Roman"/>
                  <w:color w:val="000000" w:themeColor="text1"/>
                  <w:sz w:val="22"/>
                </w:rPr>
                <w:t>-31.61%</w:t>
              </w:r>
            </w:moveTo>
          </w:p>
        </w:tc>
        <w:tc>
          <w:tcPr>
            <w:tcW w:w="1134" w:type="dxa"/>
            <w:shd w:val="clear" w:color="auto" w:fill="auto"/>
            <w:noWrap/>
            <w:hideMark/>
          </w:tcPr>
          <w:p w14:paraId="2020AE8E"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4974" w:author="tao huang" w:date="2018-01-12T00:14:00Z"/>
                <w:rFonts w:eastAsia="Times New Roman" w:cs="Times New Roman"/>
                <w:color w:val="000000" w:themeColor="text1"/>
                <w:sz w:val="22"/>
              </w:rPr>
            </w:pPr>
            <w:moveTo w:id="4975" w:author="tao huang" w:date="2018-01-12T00:14:00Z">
              <w:r w:rsidRPr="000B121E">
                <w:rPr>
                  <w:rFonts w:eastAsia="Times New Roman" w:cs="Times New Roman"/>
                  <w:color w:val="000000" w:themeColor="text1"/>
                  <w:sz w:val="22"/>
                </w:rPr>
                <w:t>-13.40%</w:t>
              </w:r>
            </w:moveTo>
          </w:p>
        </w:tc>
        <w:tc>
          <w:tcPr>
            <w:tcW w:w="992" w:type="dxa"/>
            <w:shd w:val="clear" w:color="auto" w:fill="auto"/>
            <w:noWrap/>
            <w:hideMark/>
          </w:tcPr>
          <w:p w14:paraId="20D540B9"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4976" w:author="tao huang" w:date="2018-01-12T00:14:00Z"/>
                <w:rFonts w:eastAsia="Times New Roman" w:cs="Times New Roman"/>
                <w:color w:val="000000" w:themeColor="text1"/>
                <w:sz w:val="22"/>
              </w:rPr>
            </w:pPr>
            <w:moveTo w:id="4977" w:author="tao huang" w:date="2018-01-12T00:14:00Z">
              <w:r w:rsidRPr="000B121E">
                <w:rPr>
                  <w:rFonts w:eastAsia="Times New Roman" w:cs="Times New Roman"/>
                  <w:color w:val="000000" w:themeColor="text1"/>
                  <w:sz w:val="22"/>
                </w:rPr>
                <w:t>-10.22%</w:t>
              </w:r>
            </w:moveTo>
          </w:p>
        </w:tc>
        <w:tc>
          <w:tcPr>
            <w:tcW w:w="0" w:type="dxa"/>
            <w:shd w:val="clear" w:color="auto" w:fill="auto"/>
            <w:noWrap/>
            <w:hideMark/>
          </w:tcPr>
          <w:p w14:paraId="3020C975"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4978" w:author="tao huang" w:date="2018-01-12T00:14:00Z"/>
                <w:rFonts w:eastAsia="Times New Roman" w:cs="Times New Roman"/>
                <w:color w:val="000000" w:themeColor="text1"/>
                <w:sz w:val="22"/>
              </w:rPr>
            </w:pPr>
            <w:moveTo w:id="4979" w:author="tao huang" w:date="2018-01-12T00:14:00Z">
              <w:r w:rsidRPr="000B121E">
                <w:rPr>
                  <w:rFonts w:eastAsia="Times New Roman" w:cs="Times New Roman"/>
                  <w:color w:val="000000" w:themeColor="text1"/>
                  <w:sz w:val="22"/>
                </w:rPr>
                <w:t>-12.36%</w:t>
              </w:r>
            </w:moveTo>
          </w:p>
        </w:tc>
      </w:tr>
      <w:tr w:rsidR="000E0F6C" w:rsidRPr="000B121E" w14:paraId="3F2704D6"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6A292B4A" w14:textId="77777777" w:rsidR="000E0F6C" w:rsidRPr="000B121E" w:rsidRDefault="000E0F6C" w:rsidP="006854B7">
            <w:pPr>
              <w:shd w:val="clear" w:color="auto" w:fill="FFFFFF" w:themeFill="background1"/>
              <w:spacing w:after="0" w:line="240" w:lineRule="auto"/>
              <w:rPr>
                <w:moveTo w:id="4980" w:author="tao huang" w:date="2018-01-12T00:14:00Z"/>
                <w:rFonts w:eastAsia="Times New Roman" w:cs="Times New Roman"/>
                <w:b w:val="0"/>
                <w:color w:val="000000" w:themeColor="text1"/>
                <w:sz w:val="22"/>
              </w:rPr>
            </w:pPr>
          </w:p>
        </w:tc>
        <w:tc>
          <w:tcPr>
            <w:tcW w:w="1873" w:type="dxa"/>
            <w:shd w:val="clear" w:color="auto" w:fill="auto"/>
            <w:noWrap/>
            <w:hideMark/>
          </w:tcPr>
          <w:p w14:paraId="486EA0F5"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4981" w:author="tao huang" w:date="2018-01-12T00:14:00Z"/>
                <w:rFonts w:eastAsia="Times New Roman" w:cs="Times New Roman"/>
                <w:color w:val="000000" w:themeColor="text1"/>
                <w:sz w:val="22"/>
              </w:rPr>
            </w:pPr>
            <w:moveTo w:id="4982" w:author="tao huang" w:date="2018-01-12T00:14:00Z">
              <w:r w:rsidRPr="000B121E">
                <w:rPr>
                  <w:rFonts w:eastAsia="Times New Roman" w:cs="Times New Roman"/>
                  <w:color w:val="000000" w:themeColor="text1"/>
                  <w:sz w:val="22"/>
                </w:rPr>
                <w:t>ADL-own-IC</w:t>
              </w:r>
            </w:moveTo>
          </w:p>
        </w:tc>
        <w:tc>
          <w:tcPr>
            <w:tcW w:w="1231" w:type="dxa"/>
            <w:shd w:val="clear" w:color="auto" w:fill="auto"/>
            <w:noWrap/>
            <w:hideMark/>
          </w:tcPr>
          <w:p w14:paraId="5721A022"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4983" w:author="tao huang" w:date="2018-01-12T00:14:00Z"/>
                <w:rFonts w:eastAsia="Times New Roman" w:cs="Times New Roman"/>
                <w:color w:val="000000" w:themeColor="text1"/>
                <w:sz w:val="22"/>
              </w:rPr>
            </w:pPr>
            <w:moveTo w:id="4984"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40091CFB"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85" w:author="tao huang" w:date="2018-01-12T00:14:00Z"/>
                <w:rFonts w:eastAsia="Times New Roman" w:cs="Times New Roman"/>
                <w:color w:val="000000" w:themeColor="text1"/>
                <w:sz w:val="22"/>
              </w:rPr>
            </w:pPr>
            <w:moveTo w:id="4986" w:author="tao huang" w:date="2018-01-12T00:14:00Z">
              <w:r w:rsidRPr="000B121E">
                <w:rPr>
                  <w:rFonts w:eastAsia="Times New Roman" w:cs="Times New Roman"/>
                  <w:color w:val="000000" w:themeColor="text1"/>
                  <w:sz w:val="22"/>
                </w:rPr>
                <w:t>-29.20%</w:t>
              </w:r>
            </w:moveTo>
          </w:p>
        </w:tc>
        <w:tc>
          <w:tcPr>
            <w:tcW w:w="1134" w:type="dxa"/>
            <w:shd w:val="clear" w:color="auto" w:fill="auto"/>
            <w:noWrap/>
            <w:hideMark/>
          </w:tcPr>
          <w:p w14:paraId="38A9A0DA"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87" w:author="tao huang" w:date="2018-01-12T00:14:00Z"/>
                <w:rFonts w:eastAsia="Times New Roman" w:cs="Times New Roman"/>
                <w:color w:val="000000" w:themeColor="text1"/>
                <w:sz w:val="22"/>
              </w:rPr>
            </w:pPr>
            <w:moveTo w:id="4988" w:author="tao huang" w:date="2018-01-12T00:14:00Z">
              <w:r w:rsidRPr="000B121E">
                <w:rPr>
                  <w:rFonts w:eastAsia="Times New Roman" w:cs="Times New Roman"/>
                  <w:color w:val="000000" w:themeColor="text1"/>
                  <w:sz w:val="22"/>
                </w:rPr>
                <w:t>-13.26%</w:t>
              </w:r>
            </w:moveTo>
          </w:p>
        </w:tc>
        <w:tc>
          <w:tcPr>
            <w:tcW w:w="992" w:type="dxa"/>
            <w:shd w:val="clear" w:color="auto" w:fill="auto"/>
            <w:noWrap/>
            <w:hideMark/>
          </w:tcPr>
          <w:p w14:paraId="5E8C929A"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4989" w:author="tao huang" w:date="2018-01-12T00:14:00Z"/>
                <w:rFonts w:eastAsia="Times New Roman" w:cs="Times New Roman"/>
                <w:color w:val="000000" w:themeColor="text1"/>
                <w:sz w:val="22"/>
              </w:rPr>
            </w:pPr>
            <w:moveTo w:id="4990" w:author="tao huang" w:date="2018-01-12T00:14:00Z">
              <w:r w:rsidRPr="000B121E">
                <w:rPr>
                  <w:rFonts w:eastAsia="Times New Roman" w:cs="Times New Roman"/>
                  <w:color w:val="000000" w:themeColor="text1"/>
                  <w:sz w:val="22"/>
                </w:rPr>
                <w:t>-10.53%</w:t>
              </w:r>
            </w:moveTo>
          </w:p>
        </w:tc>
        <w:tc>
          <w:tcPr>
            <w:tcW w:w="0" w:type="dxa"/>
            <w:shd w:val="clear" w:color="auto" w:fill="auto"/>
            <w:noWrap/>
            <w:hideMark/>
          </w:tcPr>
          <w:p w14:paraId="51E0FBC1"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4991" w:author="tao huang" w:date="2018-01-12T00:14:00Z"/>
                <w:rFonts w:eastAsia="Times New Roman" w:cs="Times New Roman"/>
                <w:color w:val="000000" w:themeColor="text1"/>
                <w:sz w:val="22"/>
              </w:rPr>
            </w:pPr>
            <w:moveTo w:id="4992" w:author="tao huang" w:date="2018-01-12T00:14:00Z">
              <w:r w:rsidRPr="000B121E">
                <w:rPr>
                  <w:rFonts w:eastAsia="Times New Roman" w:cs="Times New Roman"/>
                  <w:color w:val="000000" w:themeColor="text1"/>
                  <w:sz w:val="22"/>
                </w:rPr>
                <w:t>-12.27%</w:t>
              </w:r>
            </w:moveTo>
          </w:p>
        </w:tc>
      </w:tr>
      <w:tr w:rsidR="000E0F6C" w:rsidRPr="000B121E" w14:paraId="65FAFF04"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56F16AE5" w14:textId="77777777" w:rsidR="000E0F6C" w:rsidRPr="000B121E" w:rsidRDefault="000E0F6C" w:rsidP="006854B7">
            <w:pPr>
              <w:shd w:val="clear" w:color="auto" w:fill="FFFFFF" w:themeFill="background1"/>
              <w:spacing w:after="0" w:line="240" w:lineRule="auto"/>
              <w:rPr>
                <w:moveTo w:id="4993" w:author="tao huang" w:date="2018-01-12T00:14:00Z"/>
                <w:rFonts w:eastAsia="Times New Roman" w:cs="Times New Roman"/>
                <w:b w:val="0"/>
                <w:color w:val="000000" w:themeColor="text1"/>
                <w:sz w:val="22"/>
              </w:rPr>
            </w:pPr>
          </w:p>
        </w:tc>
        <w:tc>
          <w:tcPr>
            <w:tcW w:w="1873" w:type="dxa"/>
            <w:shd w:val="clear" w:color="auto" w:fill="auto"/>
            <w:noWrap/>
            <w:hideMark/>
          </w:tcPr>
          <w:p w14:paraId="069EB547"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4994" w:author="tao huang" w:date="2018-01-12T00:14:00Z"/>
                <w:rFonts w:eastAsia="Times New Roman" w:cs="Times New Roman"/>
                <w:color w:val="000000" w:themeColor="text1"/>
                <w:sz w:val="22"/>
              </w:rPr>
            </w:pPr>
            <w:moveTo w:id="4995" w:author="tao huang" w:date="2018-01-12T00:14:00Z">
              <w:r w:rsidRPr="000B121E">
                <w:rPr>
                  <w:rFonts w:eastAsia="Times New Roman" w:cs="Times New Roman"/>
                  <w:color w:val="000000" w:themeColor="text1"/>
                  <w:sz w:val="22"/>
                </w:rPr>
                <w:t>ADL-intra-EWC</w:t>
              </w:r>
            </w:moveTo>
          </w:p>
        </w:tc>
        <w:tc>
          <w:tcPr>
            <w:tcW w:w="1231" w:type="dxa"/>
            <w:shd w:val="clear" w:color="auto" w:fill="auto"/>
            <w:noWrap/>
            <w:hideMark/>
          </w:tcPr>
          <w:p w14:paraId="119D0F5B"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4996" w:author="tao huang" w:date="2018-01-12T00:14:00Z"/>
                <w:rFonts w:eastAsia="Times New Roman" w:cs="Times New Roman"/>
                <w:color w:val="000000" w:themeColor="text1"/>
                <w:sz w:val="22"/>
              </w:rPr>
            </w:pPr>
            <w:moveTo w:id="4997"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5162D021"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4998" w:author="tao huang" w:date="2018-01-12T00:14:00Z"/>
                <w:rFonts w:eastAsia="Times New Roman" w:cs="Times New Roman"/>
                <w:color w:val="000000" w:themeColor="text1"/>
                <w:sz w:val="22"/>
              </w:rPr>
            </w:pPr>
            <w:moveTo w:id="4999" w:author="tao huang" w:date="2018-01-12T00:14:00Z">
              <w:r w:rsidRPr="000B121E">
                <w:rPr>
                  <w:rFonts w:eastAsia="Times New Roman" w:cs="Times New Roman"/>
                  <w:color w:val="000000" w:themeColor="text1"/>
                  <w:sz w:val="22"/>
                </w:rPr>
                <w:t>-33.03%</w:t>
              </w:r>
            </w:moveTo>
          </w:p>
        </w:tc>
        <w:tc>
          <w:tcPr>
            <w:tcW w:w="1134" w:type="dxa"/>
            <w:shd w:val="clear" w:color="auto" w:fill="auto"/>
            <w:noWrap/>
            <w:hideMark/>
          </w:tcPr>
          <w:p w14:paraId="56D7530F"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00" w:author="tao huang" w:date="2018-01-12T00:14:00Z"/>
                <w:rFonts w:eastAsia="Times New Roman" w:cs="Times New Roman"/>
                <w:color w:val="000000" w:themeColor="text1"/>
                <w:sz w:val="22"/>
              </w:rPr>
            </w:pPr>
            <w:moveTo w:id="5001" w:author="tao huang" w:date="2018-01-12T00:14:00Z">
              <w:r w:rsidRPr="000B121E">
                <w:rPr>
                  <w:rFonts w:eastAsia="Times New Roman" w:cs="Times New Roman"/>
                  <w:color w:val="000000" w:themeColor="text1"/>
                  <w:sz w:val="22"/>
                </w:rPr>
                <w:t>-13.97%</w:t>
              </w:r>
            </w:moveTo>
          </w:p>
        </w:tc>
        <w:tc>
          <w:tcPr>
            <w:tcW w:w="992" w:type="dxa"/>
            <w:shd w:val="clear" w:color="auto" w:fill="auto"/>
            <w:noWrap/>
            <w:hideMark/>
          </w:tcPr>
          <w:p w14:paraId="1D9A54D2"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02" w:author="tao huang" w:date="2018-01-12T00:14:00Z"/>
                <w:rFonts w:eastAsia="Times New Roman" w:cs="Times New Roman"/>
                <w:color w:val="000000" w:themeColor="text1"/>
                <w:sz w:val="22"/>
              </w:rPr>
            </w:pPr>
            <w:moveTo w:id="5003" w:author="tao huang" w:date="2018-01-12T00:14:00Z">
              <w:r w:rsidRPr="000B121E">
                <w:rPr>
                  <w:rFonts w:eastAsia="Times New Roman" w:cs="Times New Roman"/>
                  <w:color w:val="000000" w:themeColor="text1"/>
                  <w:sz w:val="22"/>
                </w:rPr>
                <w:t>-10.49%</w:t>
              </w:r>
            </w:moveTo>
          </w:p>
        </w:tc>
        <w:tc>
          <w:tcPr>
            <w:tcW w:w="0" w:type="dxa"/>
            <w:shd w:val="clear" w:color="auto" w:fill="auto"/>
            <w:noWrap/>
            <w:hideMark/>
          </w:tcPr>
          <w:p w14:paraId="44B4C51F"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004" w:author="tao huang" w:date="2018-01-12T00:14:00Z"/>
                <w:rFonts w:eastAsia="Times New Roman" w:cs="Times New Roman"/>
                <w:color w:val="000000" w:themeColor="text1"/>
                <w:sz w:val="22"/>
              </w:rPr>
            </w:pPr>
            <w:moveTo w:id="5005" w:author="tao huang" w:date="2018-01-12T00:14:00Z">
              <w:r w:rsidRPr="000B121E">
                <w:rPr>
                  <w:rFonts w:eastAsia="Times New Roman" w:cs="Times New Roman"/>
                  <w:color w:val="000000" w:themeColor="text1"/>
                  <w:sz w:val="22"/>
                </w:rPr>
                <w:t>-13.04%</w:t>
              </w:r>
            </w:moveTo>
          </w:p>
        </w:tc>
      </w:tr>
      <w:tr w:rsidR="000E0F6C" w:rsidRPr="000B121E" w14:paraId="4F5FFEA7"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6916249A" w14:textId="77777777" w:rsidR="000E0F6C" w:rsidRPr="000B121E" w:rsidRDefault="000E0F6C" w:rsidP="006854B7">
            <w:pPr>
              <w:shd w:val="clear" w:color="auto" w:fill="FFFFFF" w:themeFill="background1"/>
              <w:spacing w:after="0" w:line="240" w:lineRule="auto"/>
              <w:rPr>
                <w:moveTo w:id="5006" w:author="tao huang" w:date="2018-01-12T00:14:00Z"/>
                <w:rFonts w:eastAsia="Times New Roman" w:cs="Times New Roman"/>
                <w:b w:val="0"/>
                <w:color w:val="000000" w:themeColor="text1"/>
                <w:sz w:val="22"/>
              </w:rPr>
            </w:pPr>
          </w:p>
        </w:tc>
        <w:tc>
          <w:tcPr>
            <w:tcW w:w="1873" w:type="dxa"/>
            <w:shd w:val="clear" w:color="auto" w:fill="auto"/>
            <w:noWrap/>
            <w:hideMark/>
          </w:tcPr>
          <w:p w14:paraId="11871438"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007" w:author="tao huang" w:date="2018-01-12T00:14:00Z"/>
                <w:rFonts w:eastAsia="Times New Roman" w:cs="Times New Roman"/>
                <w:color w:val="000000" w:themeColor="text1"/>
                <w:sz w:val="22"/>
              </w:rPr>
            </w:pPr>
            <w:moveTo w:id="5008" w:author="tao huang" w:date="2018-01-12T00:14:00Z">
              <w:r w:rsidRPr="000B121E">
                <w:rPr>
                  <w:rFonts w:eastAsia="Times New Roman" w:cs="Times New Roman"/>
                  <w:color w:val="000000" w:themeColor="text1"/>
                  <w:sz w:val="22"/>
                </w:rPr>
                <w:t>ADL-intra-IC</w:t>
              </w:r>
            </w:moveTo>
          </w:p>
        </w:tc>
        <w:tc>
          <w:tcPr>
            <w:tcW w:w="1231" w:type="dxa"/>
            <w:shd w:val="clear" w:color="auto" w:fill="auto"/>
            <w:noWrap/>
            <w:hideMark/>
          </w:tcPr>
          <w:p w14:paraId="061F6DE2"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009" w:author="tao huang" w:date="2018-01-12T00:14:00Z"/>
                <w:rFonts w:eastAsia="Times New Roman" w:cs="Times New Roman"/>
                <w:color w:val="000000" w:themeColor="text1"/>
                <w:sz w:val="22"/>
              </w:rPr>
            </w:pPr>
            <w:moveTo w:id="5010"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7EC719CA"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11" w:author="tao huang" w:date="2018-01-12T00:14:00Z"/>
                <w:rFonts w:eastAsia="Times New Roman" w:cs="Times New Roman"/>
                <w:color w:val="000000" w:themeColor="text1"/>
                <w:sz w:val="22"/>
              </w:rPr>
            </w:pPr>
            <w:moveTo w:id="5012" w:author="tao huang" w:date="2018-01-12T00:14:00Z">
              <w:r w:rsidRPr="000B121E">
                <w:rPr>
                  <w:rFonts w:eastAsia="Times New Roman" w:cs="Times New Roman"/>
                  <w:color w:val="000000" w:themeColor="text1"/>
                  <w:sz w:val="22"/>
                </w:rPr>
                <w:t>-32.07%</w:t>
              </w:r>
            </w:moveTo>
          </w:p>
        </w:tc>
        <w:tc>
          <w:tcPr>
            <w:tcW w:w="1134" w:type="dxa"/>
            <w:shd w:val="clear" w:color="auto" w:fill="auto"/>
            <w:noWrap/>
            <w:hideMark/>
          </w:tcPr>
          <w:p w14:paraId="37355E68"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13" w:author="tao huang" w:date="2018-01-12T00:14:00Z"/>
                <w:rFonts w:eastAsia="Times New Roman" w:cs="Times New Roman"/>
                <w:color w:val="000000" w:themeColor="text1"/>
                <w:sz w:val="22"/>
              </w:rPr>
            </w:pPr>
            <w:moveTo w:id="5014" w:author="tao huang" w:date="2018-01-12T00:14:00Z">
              <w:r w:rsidRPr="000B121E">
                <w:rPr>
                  <w:rFonts w:eastAsia="Times New Roman" w:cs="Times New Roman"/>
                  <w:color w:val="000000" w:themeColor="text1"/>
                  <w:sz w:val="22"/>
                </w:rPr>
                <w:t>-13.94%</w:t>
              </w:r>
            </w:moveTo>
          </w:p>
        </w:tc>
        <w:tc>
          <w:tcPr>
            <w:tcW w:w="992" w:type="dxa"/>
            <w:shd w:val="clear" w:color="auto" w:fill="auto"/>
            <w:noWrap/>
            <w:hideMark/>
          </w:tcPr>
          <w:p w14:paraId="157397B9"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15" w:author="tao huang" w:date="2018-01-12T00:14:00Z"/>
                <w:rFonts w:eastAsia="Times New Roman" w:cs="Times New Roman"/>
                <w:color w:val="000000" w:themeColor="text1"/>
                <w:sz w:val="22"/>
              </w:rPr>
            </w:pPr>
            <w:moveTo w:id="5016" w:author="tao huang" w:date="2018-01-12T00:14:00Z">
              <w:r w:rsidRPr="000B121E">
                <w:rPr>
                  <w:rFonts w:eastAsia="Times New Roman" w:cs="Times New Roman"/>
                  <w:color w:val="000000" w:themeColor="text1"/>
                  <w:sz w:val="22"/>
                </w:rPr>
                <w:t>-10.74%</w:t>
              </w:r>
            </w:moveTo>
          </w:p>
        </w:tc>
        <w:tc>
          <w:tcPr>
            <w:tcW w:w="0" w:type="dxa"/>
            <w:shd w:val="clear" w:color="auto" w:fill="auto"/>
            <w:noWrap/>
            <w:hideMark/>
          </w:tcPr>
          <w:p w14:paraId="0E9042D1"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017" w:author="tao huang" w:date="2018-01-12T00:14:00Z"/>
                <w:rFonts w:eastAsia="Times New Roman" w:cs="Times New Roman"/>
                <w:color w:val="000000" w:themeColor="text1"/>
                <w:sz w:val="22"/>
              </w:rPr>
            </w:pPr>
            <w:moveTo w:id="5018" w:author="tao huang" w:date="2018-01-12T00:14:00Z">
              <w:r w:rsidRPr="000B121E">
                <w:rPr>
                  <w:rFonts w:eastAsia="Times New Roman" w:cs="Times New Roman"/>
                  <w:color w:val="000000" w:themeColor="text1"/>
                  <w:sz w:val="22"/>
                </w:rPr>
                <w:t>-13.06%</w:t>
              </w:r>
            </w:moveTo>
          </w:p>
        </w:tc>
      </w:tr>
      <w:tr w:rsidR="000E0F6C" w:rsidRPr="000B121E" w14:paraId="2917523A"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tcBorders>
              <w:bottom w:val="single" w:sz="4" w:space="0" w:color="auto"/>
            </w:tcBorders>
            <w:shd w:val="clear" w:color="auto" w:fill="auto"/>
            <w:noWrap/>
            <w:hideMark/>
          </w:tcPr>
          <w:p w14:paraId="30B92562" w14:textId="77777777" w:rsidR="000E0F6C" w:rsidRPr="000B121E" w:rsidRDefault="000E0F6C" w:rsidP="006854B7">
            <w:pPr>
              <w:shd w:val="clear" w:color="auto" w:fill="FFFFFF" w:themeFill="background1"/>
              <w:spacing w:after="0" w:line="240" w:lineRule="auto"/>
              <w:jc w:val="center"/>
              <w:rPr>
                <w:moveTo w:id="5019" w:author="tao huang" w:date="2018-01-12T00:14:00Z"/>
                <w:rFonts w:eastAsia="Times New Roman" w:cs="Times New Roman"/>
                <w:b w:val="0"/>
                <w:color w:val="000000" w:themeColor="text1"/>
                <w:sz w:val="22"/>
              </w:rPr>
            </w:pPr>
            <w:moveTo w:id="5020" w:author="tao huang" w:date="2018-01-12T00:14:00Z">
              <w:r w:rsidRPr="000B121E">
                <w:rPr>
                  <w:rFonts w:eastAsia="Times New Roman" w:cs="Times New Roman"/>
                  <w:b w:val="0"/>
                  <w:color w:val="000000" w:themeColor="text1"/>
                  <w:sz w:val="22"/>
                </w:rPr>
                <w:t> </w:t>
              </w:r>
            </w:moveTo>
          </w:p>
        </w:tc>
        <w:tc>
          <w:tcPr>
            <w:tcW w:w="1873" w:type="dxa"/>
            <w:tcBorders>
              <w:bottom w:val="single" w:sz="4" w:space="0" w:color="auto"/>
            </w:tcBorders>
            <w:shd w:val="clear" w:color="auto" w:fill="auto"/>
            <w:hideMark/>
          </w:tcPr>
          <w:p w14:paraId="49DBFCD7"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021" w:author="tao huang" w:date="2018-01-12T00:14:00Z"/>
                <w:rFonts w:eastAsia="Times New Roman" w:cs="Times New Roman"/>
                <w:color w:val="000000" w:themeColor="text1"/>
                <w:sz w:val="22"/>
              </w:rPr>
            </w:pPr>
            <w:moveTo w:id="5022" w:author="tao huang" w:date="2018-01-12T00:14:00Z">
              <w:r w:rsidRPr="000B121E">
                <w:rPr>
                  <w:rFonts w:eastAsia="Times New Roman" w:cs="Times New Roman"/>
                  <w:color w:val="000000" w:themeColor="text1"/>
                  <w:sz w:val="22"/>
                </w:rPr>
                <w:t>ADL-EWC-IC</w:t>
              </w:r>
            </w:moveTo>
          </w:p>
        </w:tc>
        <w:tc>
          <w:tcPr>
            <w:tcW w:w="1231" w:type="dxa"/>
            <w:tcBorders>
              <w:bottom w:val="single" w:sz="4" w:space="0" w:color="auto"/>
            </w:tcBorders>
            <w:shd w:val="clear" w:color="auto" w:fill="auto"/>
            <w:noWrap/>
            <w:hideMark/>
          </w:tcPr>
          <w:p w14:paraId="177F8E96"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023" w:author="tao huang" w:date="2018-01-12T00:14:00Z"/>
                <w:rFonts w:eastAsia="Times New Roman" w:cs="Times New Roman"/>
                <w:color w:val="000000" w:themeColor="text1"/>
                <w:sz w:val="22"/>
              </w:rPr>
            </w:pPr>
            <w:moveTo w:id="5024" w:author="tao huang" w:date="2018-01-12T00:14:00Z">
              <w:r w:rsidRPr="000B121E">
                <w:rPr>
                  <w:rFonts w:eastAsia="Times New Roman" w:cs="Times New Roman"/>
                  <w:color w:val="000000" w:themeColor="text1"/>
                  <w:sz w:val="22"/>
                </w:rPr>
                <w:t>Base-lift</w:t>
              </w:r>
            </w:moveTo>
          </w:p>
        </w:tc>
        <w:tc>
          <w:tcPr>
            <w:tcW w:w="1179" w:type="dxa"/>
            <w:tcBorders>
              <w:bottom w:val="single" w:sz="4" w:space="0" w:color="auto"/>
            </w:tcBorders>
            <w:shd w:val="clear" w:color="auto" w:fill="auto"/>
            <w:noWrap/>
            <w:hideMark/>
          </w:tcPr>
          <w:p w14:paraId="138DD91A"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25" w:author="tao huang" w:date="2018-01-12T00:14:00Z"/>
                <w:rFonts w:eastAsia="Times New Roman" w:cs="Times New Roman"/>
                <w:color w:val="000000" w:themeColor="text1"/>
                <w:sz w:val="22"/>
              </w:rPr>
            </w:pPr>
            <w:moveTo w:id="5026" w:author="tao huang" w:date="2018-01-12T00:14:00Z">
              <w:r w:rsidRPr="000B121E">
                <w:rPr>
                  <w:rFonts w:eastAsia="Times New Roman" w:cs="Times New Roman"/>
                  <w:color w:val="000000" w:themeColor="text1"/>
                  <w:sz w:val="22"/>
                </w:rPr>
                <w:t>-33.27%</w:t>
              </w:r>
            </w:moveTo>
          </w:p>
        </w:tc>
        <w:tc>
          <w:tcPr>
            <w:tcW w:w="1134" w:type="dxa"/>
            <w:tcBorders>
              <w:bottom w:val="single" w:sz="4" w:space="0" w:color="auto"/>
            </w:tcBorders>
            <w:shd w:val="clear" w:color="auto" w:fill="auto"/>
            <w:noWrap/>
            <w:hideMark/>
          </w:tcPr>
          <w:p w14:paraId="43CE6E4C"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27" w:author="tao huang" w:date="2018-01-12T00:14:00Z"/>
                <w:rFonts w:eastAsia="Times New Roman" w:cs="Times New Roman"/>
                <w:color w:val="000000" w:themeColor="text1"/>
                <w:sz w:val="22"/>
              </w:rPr>
            </w:pPr>
            <w:moveTo w:id="5028" w:author="tao huang" w:date="2018-01-12T00:14:00Z">
              <w:r w:rsidRPr="000B121E">
                <w:rPr>
                  <w:rFonts w:eastAsia="Times New Roman" w:cs="Times New Roman"/>
                  <w:color w:val="000000" w:themeColor="text1"/>
                  <w:sz w:val="22"/>
                </w:rPr>
                <w:t>-14.02%</w:t>
              </w:r>
            </w:moveTo>
          </w:p>
        </w:tc>
        <w:tc>
          <w:tcPr>
            <w:tcW w:w="992" w:type="dxa"/>
            <w:tcBorders>
              <w:bottom w:val="single" w:sz="4" w:space="0" w:color="auto"/>
            </w:tcBorders>
            <w:shd w:val="clear" w:color="auto" w:fill="auto"/>
            <w:noWrap/>
            <w:hideMark/>
          </w:tcPr>
          <w:p w14:paraId="616A27C2"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29" w:author="tao huang" w:date="2018-01-12T00:14:00Z"/>
                <w:rFonts w:eastAsia="Times New Roman" w:cs="Times New Roman"/>
                <w:color w:val="000000" w:themeColor="text1"/>
                <w:sz w:val="22"/>
              </w:rPr>
            </w:pPr>
            <w:moveTo w:id="5030" w:author="tao huang" w:date="2018-01-12T00:14:00Z">
              <w:r w:rsidRPr="000B121E">
                <w:rPr>
                  <w:rFonts w:eastAsia="Times New Roman" w:cs="Times New Roman"/>
                  <w:color w:val="000000" w:themeColor="text1"/>
                  <w:sz w:val="22"/>
                </w:rPr>
                <w:t>-11.09%</w:t>
              </w:r>
            </w:moveTo>
          </w:p>
        </w:tc>
        <w:tc>
          <w:tcPr>
            <w:tcW w:w="0" w:type="dxa"/>
            <w:tcBorders>
              <w:bottom w:val="single" w:sz="4" w:space="0" w:color="auto"/>
            </w:tcBorders>
            <w:shd w:val="clear" w:color="auto" w:fill="auto"/>
            <w:noWrap/>
            <w:hideMark/>
          </w:tcPr>
          <w:p w14:paraId="408428A0"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031" w:author="tao huang" w:date="2018-01-12T00:14:00Z"/>
                <w:rFonts w:eastAsia="Times New Roman" w:cs="Times New Roman"/>
                <w:color w:val="000000" w:themeColor="text1"/>
                <w:sz w:val="22"/>
              </w:rPr>
            </w:pPr>
            <w:moveTo w:id="5032" w:author="tao huang" w:date="2018-01-12T00:14:00Z">
              <w:r w:rsidRPr="000B121E">
                <w:rPr>
                  <w:rFonts w:eastAsia="Times New Roman" w:cs="Times New Roman"/>
                  <w:color w:val="000000" w:themeColor="text1"/>
                  <w:sz w:val="22"/>
                </w:rPr>
                <w:t>-13.32%</w:t>
              </w:r>
            </w:moveTo>
          </w:p>
        </w:tc>
      </w:tr>
      <w:tr w:rsidR="000E0F6C" w:rsidRPr="000B121E" w14:paraId="466C93F4"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
          <w:p w14:paraId="7EBA3536" w14:textId="77777777" w:rsidR="000E0F6C" w:rsidRPr="000B121E" w:rsidRDefault="000E0F6C" w:rsidP="006854B7">
            <w:pPr>
              <w:shd w:val="clear" w:color="auto" w:fill="FFFFFF" w:themeFill="background1"/>
              <w:spacing w:after="0" w:line="240" w:lineRule="auto"/>
              <w:jc w:val="center"/>
              <w:rPr>
                <w:moveTo w:id="5033" w:author="tao huang" w:date="2018-01-12T00:14:00Z"/>
                <w:rFonts w:eastAsia="Times New Roman" w:cs="Times New Roman"/>
                <w:b w:val="0"/>
                <w:color w:val="000000" w:themeColor="text1"/>
                <w:sz w:val="22"/>
              </w:rPr>
            </w:pPr>
            <w:moveTo w:id="5034" w:author="tao huang" w:date="2018-01-12T00:14:00Z">
              <w:r w:rsidRPr="000B121E">
                <w:rPr>
                  <w:rFonts w:eastAsia="Times New Roman" w:cs="Times New Roman"/>
                  <w:b w:val="0"/>
                  <w:color w:val="000000" w:themeColor="text1"/>
                  <w:sz w:val="22"/>
                </w:rPr>
                <w:lastRenderedPageBreak/>
                <w:t>h=4</w:t>
              </w:r>
            </w:moveTo>
          </w:p>
        </w:tc>
        <w:tc>
          <w:tcPr>
            <w:tcW w:w="1873" w:type="dxa"/>
            <w:tcBorders>
              <w:top w:val="single" w:sz="4" w:space="0" w:color="auto"/>
            </w:tcBorders>
            <w:shd w:val="clear" w:color="auto" w:fill="auto"/>
            <w:noWrap/>
            <w:hideMark/>
          </w:tcPr>
          <w:p w14:paraId="48985705"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035" w:author="tao huang" w:date="2018-01-12T00:14:00Z"/>
                <w:rFonts w:eastAsia="Times New Roman" w:cs="Times New Roman"/>
                <w:color w:val="000000" w:themeColor="text1"/>
                <w:sz w:val="22"/>
              </w:rPr>
            </w:pPr>
            <w:moveTo w:id="5036" w:author="tao huang" w:date="2018-01-12T00:14:00Z">
              <w:r w:rsidRPr="000B121E">
                <w:rPr>
                  <w:rFonts w:eastAsia="Times New Roman" w:cs="Times New Roman"/>
                  <w:color w:val="000000" w:themeColor="text1"/>
                  <w:sz w:val="22"/>
                </w:rPr>
                <w:t>ADL-intra-EWC</w:t>
              </w:r>
            </w:moveTo>
          </w:p>
        </w:tc>
        <w:tc>
          <w:tcPr>
            <w:tcW w:w="1231" w:type="dxa"/>
            <w:tcBorders>
              <w:top w:val="single" w:sz="4" w:space="0" w:color="auto"/>
            </w:tcBorders>
            <w:shd w:val="clear" w:color="auto" w:fill="auto"/>
            <w:noWrap/>
            <w:hideMark/>
          </w:tcPr>
          <w:p w14:paraId="174F4524"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037" w:author="tao huang" w:date="2018-01-12T00:14:00Z"/>
                <w:rFonts w:eastAsia="Times New Roman" w:cs="Times New Roman"/>
                <w:color w:val="000000" w:themeColor="text1"/>
                <w:sz w:val="22"/>
              </w:rPr>
            </w:pPr>
            <w:moveTo w:id="5038" w:author="tao huang" w:date="2018-01-12T00:14:00Z">
              <w:r w:rsidRPr="000B121E">
                <w:rPr>
                  <w:rFonts w:eastAsia="Times New Roman" w:cs="Times New Roman"/>
                  <w:color w:val="000000" w:themeColor="text1"/>
                  <w:sz w:val="22"/>
                </w:rPr>
                <w:t>ADL-intra</w:t>
              </w:r>
            </w:moveTo>
          </w:p>
        </w:tc>
        <w:tc>
          <w:tcPr>
            <w:tcW w:w="1179" w:type="dxa"/>
            <w:tcBorders>
              <w:top w:val="single" w:sz="4" w:space="0" w:color="auto"/>
            </w:tcBorders>
            <w:shd w:val="clear" w:color="auto" w:fill="auto"/>
            <w:noWrap/>
            <w:hideMark/>
          </w:tcPr>
          <w:p w14:paraId="571C4640"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39" w:author="tao huang" w:date="2018-01-12T00:14:00Z"/>
                <w:rFonts w:eastAsia="Times New Roman" w:cs="Times New Roman"/>
                <w:color w:val="000000" w:themeColor="text1"/>
                <w:sz w:val="22"/>
              </w:rPr>
            </w:pPr>
            <w:moveTo w:id="5040" w:author="tao huang" w:date="2018-01-12T00:14:00Z">
              <w:r w:rsidRPr="000B121E">
                <w:rPr>
                  <w:rFonts w:eastAsia="Times New Roman" w:cs="Times New Roman"/>
                  <w:color w:val="000000" w:themeColor="text1"/>
                  <w:sz w:val="22"/>
                </w:rPr>
                <w:t>-0.54%</w:t>
              </w:r>
            </w:moveTo>
          </w:p>
        </w:tc>
        <w:tc>
          <w:tcPr>
            <w:tcW w:w="1134" w:type="dxa"/>
            <w:tcBorders>
              <w:top w:val="single" w:sz="4" w:space="0" w:color="auto"/>
            </w:tcBorders>
            <w:shd w:val="clear" w:color="auto" w:fill="auto"/>
            <w:noWrap/>
            <w:hideMark/>
          </w:tcPr>
          <w:p w14:paraId="72BFECB9"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41" w:author="tao huang" w:date="2018-01-12T00:14:00Z"/>
                <w:rFonts w:eastAsia="Times New Roman" w:cs="Times New Roman"/>
                <w:color w:val="000000" w:themeColor="text1"/>
                <w:sz w:val="22"/>
              </w:rPr>
            </w:pPr>
            <w:moveTo w:id="5042" w:author="tao huang" w:date="2018-01-12T00:14:00Z">
              <w:r w:rsidRPr="000B121E">
                <w:rPr>
                  <w:rFonts w:eastAsia="Times New Roman" w:cs="Times New Roman"/>
                  <w:color w:val="000000" w:themeColor="text1"/>
                  <w:sz w:val="22"/>
                </w:rPr>
                <w:t>-0.34%</w:t>
              </w:r>
            </w:moveTo>
          </w:p>
        </w:tc>
        <w:tc>
          <w:tcPr>
            <w:tcW w:w="992" w:type="dxa"/>
            <w:tcBorders>
              <w:top w:val="single" w:sz="4" w:space="0" w:color="auto"/>
            </w:tcBorders>
            <w:shd w:val="clear" w:color="auto" w:fill="auto"/>
            <w:noWrap/>
            <w:hideMark/>
          </w:tcPr>
          <w:p w14:paraId="47E96F7D"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43" w:author="tao huang" w:date="2018-01-12T00:14:00Z"/>
                <w:rFonts w:eastAsia="Times New Roman" w:cs="Times New Roman"/>
                <w:color w:val="000000" w:themeColor="text1"/>
                <w:sz w:val="22"/>
              </w:rPr>
            </w:pPr>
            <w:moveTo w:id="5044" w:author="tao huang" w:date="2018-01-12T00:14:00Z">
              <w:r w:rsidRPr="000B121E">
                <w:rPr>
                  <w:rFonts w:eastAsia="Times New Roman" w:cs="Times New Roman"/>
                  <w:color w:val="000000" w:themeColor="text1"/>
                  <w:sz w:val="22"/>
                </w:rPr>
                <w:t>-0.26%</w:t>
              </w:r>
            </w:moveTo>
          </w:p>
        </w:tc>
        <w:tc>
          <w:tcPr>
            <w:tcW w:w="0" w:type="dxa"/>
            <w:tcBorders>
              <w:top w:val="single" w:sz="4" w:space="0" w:color="auto"/>
            </w:tcBorders>
            <w:shd w:val="clear" w:color="auto" w:fill="auto"/>
            <w:noWrap/>
            <w:hideMark/>
          </w:tcPr>
          <w:p w14:paraId="6166F908"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045" w:author="tao huang" w:date="2018-01-12T00:14:00Z"/>
                <w:rFonts w:eastAsia="Times New Roman" w:cs="Times New Roman"/>
                <w:color w:val="000000" w:themeColor="text1"/>
                <w:sz w:val="22"/>
              </w:rPr>
            </w:pPr>
            <w:moveTo w:id="5046" w:author="tao huang" w:date="2018-01-12T00:14:00Z">
              <w:r w:rsidRPr="000B121E">
                <w:rPr>
                  <w:rFonts w:eastAsia="Times New Roman" w:cs="Times New Roman"/>
                  <w:color w:val="000000" w:themeColor="text1"/>
                  <w:sz w:val="22"/>
                </w:rPr>
                <w:t>-0.46%</w:t>
              </w:r>
            </w:moveTo>
          </w:p>
        </w:tc>
      </w:tr>
      <w:tr w:rsidR="000E0F6C" w:rsidRPr="000B121E" w14:paraId="482FFC01"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4E74CEA2" w14:textId="77777777" w:rsidR="000E0F6C" w:rsidRPr="000B121E" w:rsidRDefault="000E0F6C" w:rsidP="006854B7">
            <w:pPr>
              <w:shd w:val="clear" w:color="auto" w:fill="FFFFFF" w:themeFill="background1"/>
              <w:spacing w:after="0" w:line="240" w:lineRule="auto"/>
              <w:rPr>
                <w:moveTo w:id="5047" w:author="tao huang" w:date="2018-01-12T00:14:00Z"/>
                <w:rFonts w:eastAsia="Times New Roman" w:cs="Times New Roman"/>
                <w:b w:val="0"/>
                <w:color w:val="000000" w:themeColor="text1"/>
                <w:sz w:val="22"/>
              </w:rPr>
            </w:pPr>
          </w:p>
        </w:tc>
        <w:tc>
          <w:tcPr>
            <w:tcW w:w="1873" w:type="dxa"/>
            <w:shd w:val="clear" w:color="auto" w:fill="auto"/>
            <w:noWrap/>
            <w:hideMark/>
          </w:tcPr>
          <w:p w14:paraId="7227F244"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048" w:author="tao huang" w:date="2018-01-12T00:14:00Z"/>
                <w:rFonts w:eastAsia="Times New Roman" w:cs="Times New Roman"/>
                <w:color w:val="000000" w:themeColor="text1"/>
                <w:sz w:val="22"/>
              </w:rPr>
            </w:pPr>
            <w:moveTo w:id="5049" w:author="tao huang" w:date="2018-01-12T00:14:00Z">
              <w:r w:rsidRPr="000B121E">
                <w:rPr>
                  <w:rFonts w:eastAsia="Times New Roman" w:cs="Times New Roman"/>
                  <w:color w:val="000000" w:themeColor="text1"/>
                  <w:sz w:val="22"/>
                </w:rPr>
                <w:t>ADL-intra-IC</w:t>
              </w:r>
            </w:moveTo>
          </w:p>
        </w:tc>
        <w:tc>
          <w:tcPr>
            <w:tcW w:w="1231" w:type="dxa"/>
            <w:shd w:val="clear" w:color="auto" w:fill="auto"/>
            <w:noWrap/>
            <w:hideMark/>
          </w:tcPr>
          <w:p w14:paraId="01861D9B"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050" w:author="tao huang" w:date="2018-01-12T00:14:00Z"/>
                <w:rFonts w:eastAsia="Times New Roman" w:cs="Times New Roman"/>
                <w:color w:val="000000" w:themeColor="text1"/>
                <w:sz w:val="22"/>
              </w:rPr>
            </w:pPr>
            <w:moveTo w:id="5051" w:author="tao huang" w:date="2018-01-12T00:14:00Z">
              <w:r w:rsidRPr="000B121E">
                <w:rPr>
                  <w:rFonts w:eastAsia="Times New Roman" w:cs="Times New Roman"/>
                  <w:color w:val="000000" w:themeColor="text1"/>
                  <w:sz w:val="22"/>
                </w:rPr>
                <w:t>ADL-intra</w:t>
              </w:r>
            </w:moveTo>
          </w:p>
        </w:tc>
        <w:tc>
          <w:tcPr>
            <w:tcW w:w="1179" w:type="dxa"/>
            <w:shd w:val="clear" w:color="auto" w:fill="auto"/>
            <w:noWrap/>
            <w:hideMark/>
          </w:tcPr>
          <w:p w14:paraId="112A8360"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52" w:author="tao huang" w:date="2018-01-12T00:14:00Z"/>
                <w:rFonts w:eastAsia="Times New Roman" w:cs="Times New Roman"/>
                <w:color w:val="000000" w:themeColor="text1"/>
                <w:sz w:val="22"/>
              </w:rPr>
            </w:pPr>
            <w:moveTo w:id="5053" w:author="tao huang" w:date="2018-01-12T00:14:00Z">
              <w:r w:rsidRPr="000B121E">
                <w:rPr>
                  <w:rFonts w:eastAsia="Times New Roman" w:cs="Times New Roman"/>
                  <w:color w:val="000000" w:themeColor="text1"/>
                  <w:sz w:val="22"/>
                </w:rPr>
                <w:t>1.96%</w:t>
              </w:r>
            </w:moveTo>
          </w:p>
        </w:tc>
        <w:tc>
          <w:tcPr>
            <w:tcW w:w="1134" w:type="dxa"/>
            <w:shd w:val="clear" w:color="auto" w:fill="auto"/>
            <w:noWrap/>
            <w:hideMark/>
          </w:tcPr>
          <w:p w14:paraId="26FEB8F8"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54" w:author="tao huang" w:date="2018-01-12T00:14:00Z"/>
                <w:rFonts w:eastAsia="Times New Roman" w:cs="Times New Roman"/>
                <w:color w:val="000000" w:themeColor="text1"/>
                <w:sz w:val="22"/>
              </w:rPr>
            </w:pPr>
            <w:moveTo w:id="5055" w:author="tao huang" w:date="2018-01-12T00:14:00Z">
              <w:r w:rsidRPr="000B121E">
                <w:rPr>
                  <w:rFonts w:eastAsia="Times New Roman" w:cs="Times New Roman"/>
                  <w:color w:val="000000" w:themeColor="text1"/>
                  <w:sz w:val="22"/>
                </w:rPr>
                <w:t>-0.49%</w:t>
              </w:r>
            </w:moveTo>
          </w:p>
        </w:tc>
        <w:tc>
          <w:tcPr>
            <w:tcW w:w="992" w:type="dxa"/>
            <w:shd w:val="clear" w:color="auto" w:fill="auto"/>
            <w:noWrap/>
            <w:hideMark/>
          </w:tcPr>
          <w:p w14:paraId="150ABED3"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56" w:author="tao huang" w:date="2018-01-12T00:14:00Z"/>
                <w:rFonts w:eastAsia="Times New Roman" w:cs="Times New Roman"/>
                <w:color w:val="000000" w:themeColor="text1"/>
                <w:sz w:val="22"/>
              </w:rPr>
            </w:pPr>
            <w:moveTo w:id="5057" w:author="tao huang" w:date="2018-01-12T00:14:00Z">
              <w:r w:rsidRPr="000B121E">
                <w:rPr>
                  <w:rFonts w:eastAsia="Times New Roman" w:cs="Times New Roman"/>
                  <w:color w:val="000000" w:themeColor="text1"/>
                  <w:sz w:val="22"/>
                </w:rPr>
                <w:t>-0.97%</w:t>
              </w:r>
            </w:moveTo>
          </w:p>
        </w:tc>
        <w:tc>
          <w:tcPr>
            <w:tcW w:w="0" w:type="dxa"/>
            <w:shd w:val="clear" w:color="auto" w:fill="auto"/>
            <w:noWrap/>
            <w:hideMark/>
          </w:tcPr>
          <w:p w14:paraId="584773BD"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058" w:author="tao huang" w:date="2018-01-12T00:14:00Z"/>
                <w:rFonts w:eastAsia="Times New Roman" w:cs="Times New Roman"/>
                <w:color w:val="000000" w:themeColor="text1"/>
                <w:sz w:val="22"/>
              </w:rPr>
            </w:pPr>
            <w:moveTo w:id="5059" w:author="tao huang" w:date="2018-01-12T00:14:00Z">
              <w:r w:rsidRPr="000B121E">
                <w:rPr>
                  <w:rFonts w:eastAsia="Times New Roman" w:cs="Times New Roman"/>
                  <w:color w:val="000000" w:themeColor="text1"/>
                  <w:sz w:val="22"/>
                </w:rPr>
                <w:t>-0.72%</w:t>
              </w:r>
            </w:moveTo>
          </w:p>
        </w:tc>
      </w:tr>
      <w:tr w:rsidR="000E0F6C" w:rsidRPr="000B121E" w14:paraId="72E89A95"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73E38887" w14:textId="77777777" w:rsidR="000E0F6C" w:rsidRPr="000B121E" w:rsidRDefault="000E0F6C" w:rsidP="006854B7">
            <w:pPr>
              <w:shd w:val="clear" w:color="auto" w:fill="FFFFFF" w:themeFill="background1"/>
              <w:spacing w:after="0" w:line="240" w:lineRule="auto"/>
              <w:rPr>
                <w:moveTo w:id="5060" w:author="tao huang" w:date="2018-01-12T00:14:00Z"/>
                <w:rFonts w:eastAsia="Times New Roman" w:cs="Times New Roman"/>
                <w:b w:val="0"/>
                <w:color w:val="000000" w:themeColor="text1"/>
                <w:sz w:val="22"/>
              </w:rPr>
            </w:pPr>
          </w:p>
        </w:tc>
        <w:tc>
          <w:tcPr>
            <w:tcW w:w="1873" w:type="dxa"/>
            <w:shd w:val="clear" w:color="auto" w:fill="auto"/>
            <w:noWrap/>
            <w:hideMark/>
          </w:tcPr>
          <w:p w14:paraId="7AF99EE5"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061" w:author="tao huang" w:date="2018-01-12T00:14:00Z"/>
                <w:rFonts w:eastAsia="Times New Roman" w:cs="Times New Roman"/>
                <w:color w:val="000000" w:themeColor="text1"/>
                <w:sz w:val="22"/>
              </w:rPr>
            </w:pPr>
            <w:moveTo w:id="5062" w:author="tao huang" w:date="2018-01-12T00:14:00Z">
              <w:r w:rsidRPr="000B121E">
                <w:rPr>
                  <w:rFonts w:eastAsia="Times New Roman" w:cs="Times New Roman"/>
                  <w:color w:val="000000" w:themeColor="text1"/>
                  <w:sz w:val="22"/>
                </w:rPr>
                <w:t>ADL-own-EWC</w:t>
              </w:r>
            </w:moveTo>
          </w:p>
        </w:tc>
        <w:tc>
          <w:tcPr>
            <w:tcW w:w="1231" w:type="dxa"/>
            <w:shd w:val="clear" w:color="auto" w:fill="auto"/>
            <w:noWrap/>
            <w:hideMark/>
          </w:tcPr>
          <w:p w14:paraId="5551C122"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063" w:author="tao huang" w:date="2018-01-12T00:14:00Z"/>
                <w:rFonts w:eastAsia="Times New Roman" w:cs="Times New Roman"/>
                <w:color w:val="000000" w:themeColor="text1"/>
                <w:sz w:val="22"/>
              </w:rPr>
            </w:pPr>
            <w:moveTo w:id="5064" w:author="tao huang" w:date="2018-01-12T00:14:00Z">
              <w:r w:rsidRPr="000B121E">
                <w:rPr>
                  <w:rFonts w:eastAsia="Times New Roman" w:cs="Times New Roman"/>
                  <w:color w:val="000000" w:themeColor="text1"/>
                  <w:sz w:val="22"/>
                </w:rPr>
                <w:t>ADL-own</w:t>
              </w:r>
            </w:moveTo>
          </w:p>
        </w:tc>
        <w:tc>
          <w:tcPr>
            <w:tcW w:w="1179" w:type="dxa"/>
            <w:shd w:val="clear" w:color="auto" w:fill="auto"/>
            <w:noWrap/>
            <w:hideMark/>
          </w:tcPr>
          <w:p w14:paraId="3C6B1EA0"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65" w:author="tao huang" w:date="2018-01-12T00:14:00Z"/>
                <w:rFonts w:eastAsia="Times New Roman" w:cs="Times New Roman"/>
                <w:color w:val="000000" w:themeColor="text1"/>
                <w:sz w:val="22"/>
              </w:rPr>
            </w:pPr>
            <w:moveTo w:id="5066" w:author="tao huang" w:date="2018-01-12T00:14:00Z">
              <w:r w:rsidRPr="000B121E">
                <w:rPr>
                  <w:rFonts w:eastAsia="Times New Roman" w:cs="Times New Roman"/>
                  <w:color w:val="000000" w:themeColor="text1"/>
                  <w:sz w:val="22"/>
                </w:rPr>
                <w:t>-0.54%</w:t>
              </w:r>
            </w:moveTo>
          </w:p>
        </w:tc>
        <w:tc>
          <w:tcPr>
            <w:tcW w:w="1134" w:type="dxa"/>
            <w:shd w:val="clear" w:color="auto" w:fill="auto"/>
            <w:noWrap/>
            <w:hideMark/>
          </w:tcPr>
          <w:p w14:paraId="7482C1D4"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67" w:author="tao huang" w:date="2018-01-12T00:14:00Z"/>
                <w:rFonts w:eastAsia="Times New Roman" w:cs="Times New Roman"/>
                <w:color w:val="000000" w:themeColor="text1"/>
                <w:sz w:val="22"/>
              </w:rPr>
            </w:pPr>
            <w:moveTo w:id="5068" w:author="tao huang" w:date="2018-01-12T00:14:00Z">
              <w:r w:rsidRPr="000B121E">
                <w:rPr>
                  <w:rFonts w:eastAsia="Times New Roman" w:cs="Times New Roman"/>
                  <w:color w:val="000000" w:themeColor="text1"/>
                  <w:sz w:val="22"/>
                </w:rPr>
                <w:t>-0.34%</w:t>
              </w:r>
            </w:moveTo>
          </w:p>
        </w:tc>
        <w:tc>
          <w:tcPr>
            <w:tcW w:w="992" w:type="dxa"/>
            <w:shd w:val="clear" w:color="auto" w:fill="auto"/>
            <w:noWrap/>
            <w:hideMark/>
          </w:tcPr>
          <w:p w14:paraId="5752DCD2"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69" w:author="tao huang" w:date="2018-01-12T00:14:00Z"/>
                <w:rFonts w:eastAsia="Times New Roman" w:cs="Times New Roman"/>
                <w:color w:val="000000" w:themeColor="text1"/>
                <w:sz w:val="22"/>
              </w:rPr>
            </w:pPr>
            <w:moveTo w:id="5070" w:author="tao huang" w:date="2018-01-12T00:14:00Z">
              <w:r w:rsidRPr="000B121E">
                <w:rPr>
                  <w:rFonts w:eastAsia="Times New Roman" w:cs="Times New Roman"/>
                  <w:color w:val="000000" w:themeColor="text1"/>
                  <w:sz w:val="22"/>
                </w:rPr>
                <w:t>-0.26%</w:t>
              </w:r>
            </w:moveTo>
          </w:p>
        </w:tc>
        <w:tc>
          <w:tcPr>
            <w:tcW w:w="0" w:type="dxa"/>
            <w:shd w:val="clear" w:color="auto" w:fill="auto"/>
            <w:noWrap/>
            <w:hideMark/>
          </w:tcPr>
          <w:p w14:paraId="20EE5967"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071" w:author="tao huang" w:date="2018-01-12T00:14:00Z"/>
                <w:rFonts w:eastAsia="Times New Roman" w:cs="Times New Roman"/>
                <w:color w:val="000000" w:themeColor="text1"/>
                <w:sz w:val="22"/>
              </w:rPr>
            </w:pPr>
            <w:moveTo w:id="5072" w:author="tao huang" w:date="2018-01-12T00:14:00Z">
              <w:r w:rsidRPr="000B121E">
                <w:rPr>
                  <w:rFonts w:eastAsia="Times New Roman" w:cs="Times New Roman"/>
                  <w:color w:val="000000" w:themeColor="text1"/>
                  <w:sz w:val="22"/>
                </w:rPr>
                <w:t>-0.46%</w:t>
              </w:r>
            </w:moveTo>
          </w:p>
        </w:tc>
      </w:tr>
      <w:tr w:rsidR="000E0F6C" w:rsidRPr="000B121E" w14:paraId="4C1CBFFE"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607F41FC" w14:textId="77777777" w:rsidR="000E0F6C" w:rsidRPr="000B121E" w:rsidRDefault="000E0F6C" w:rsidP="006854B7">
            <w:pPr>
              <w:shd w:val="clear" w:color="auto" w:fill="FFFFFF" w:themeFill="background1"/>
              <w:spacing w:after="0" w:line="240" w:lineRule="auto"/>
              <w:rPr>
                <w:moveTo w:id="5073" w:author="tao huang" w:date="2018-01-12T00:14:00Z"/>
                <w:rFonts w:eastAsia="Times New Roman" w:cs="Times New Roman"/>
                <w:b w:val="0"/>
                <w:color w:val="000000" w:themeColor="text1"/>
                <w:sz w:val="22"/>
              </w:rPr>
            </w:pPr>
          </w:p>
        </w:tc>
        <w:tc>
          <w:tcPr>
            <w:tcW w:w="1873" w:type="dxa"/>
            <w:shd w:val="clear" w:color="auto" w:fill="auto"/>
            <w:noWrap/>
            <w:hideMark/>
          </w:tcPr>
          <w:p w14:paraId="0D134421"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074" w:author="tao huang" w:date="2018-01-12T00:14:00Z"/>
                <w:rFonts w:eastAsia="Times New Roman" w:cs="Times New Roman"/>
                <w:color w:val="000000" w:themeColor="text1"/>
                <w:sz w:val="22"/>
              </w:rPr>
            </w:pPr>
            <w:moveTo w:id="5075" w:author="tao huang" w:date="2018-01-12T00:14:00Z">
              <w:r w:rsidRPr="000B121E">
                <w:rPr>
                  <w:rFonts w:eastAsia="Times New Roman" w:cs="Times New Roman"/>
                  <w:color w:val="000000" w:themeColor="text1"/>
                  <w:sz w:val="22"/>
                </w:rPr>
                <w:t>ADL-own-IC</w:t>
              </w:r>
            </w:moveTo>
          </w:p>
        </w:tc>
        <w:tc>
          <w:tcPr>
            <w:tcW w:w="1231" w:type="dxa"/>
            <w:shd w:val="clear" w:color="auto" w:fill="auto"/>
            <w:noWrap/>
            <w:hideMark/>
          </w:tcPr>
          <w:p w14:paraId="372968D3"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076" w:author="tao huang" w:date="2018-01-12T00:14:00Z"/>
                <w:rFonts w:eastAsia="Times New Roman" w:cs="Times New Roman"/>
                <w:color w:val="000000" w:themeColor="text1"/>
                <w:sz w:val="22"/>
              </w:rPr>
            </w:pPr>
            <w:moveTo w:id="5077" w:author="tao huang" w:date="2018-01-12T00:14:00Z">
              <w:r w:rsidRPr="000B121E">
                <w:rPr>
                  <w:rFonts w:eastAsia="Times New Roman" w:cs="Times New Roman"/>
                  <w:color w:val="000000" w:themeColor="text1"/>
                  <w:sz w:val="22"/>
                </w:rPr>
                <w:t>ADL-own</w:t>
              </w:r>
            </w:moveTo>
          </w:p>
        </w:tc>
        <w:tc>
          <w:tcPr>
            <w:tcW w:w="1179" w:type="dxa"/>
            <w:shd w:val="clear" w:color="auto" w:fill="auto"/>
            <w:noWrap/>
            <w:hideMark/>
          </w:tcPr>
          <w:p w14:paraId="4AA74164"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78" w:author="tao huang" w:date="2018-01-12T00:14:00Z"/>
                <w:rFonts w:eastAsia="Times New Roman" w:cs="Times New Roman"/>
                <w:color w:val="000000" w:themeColor="text1"/>
                <w:sz w:val="22"/>
              </w:rPr>
            </w:pPr>
            <w:moveTo w:id="5079" w:author="tao huang" w:date="2018-01-12T00:14:00Z">
              <w:r w:rsidRPr="000B121E">
                <w:rPr>
                  <w:rFonts w:eastAsia="Times New Roman" w:cs="Times New Roman"/>
                  <w:color w:val="000000" w:themeColor="text1"/>
                  <w:sz w:val="22"/>
                </w:rPr>
                <w:t>1.96%</w:t>
              </w:r>
            </w:moveTo>
          </w:p>
        </w:tc>
        <w:tc>
          <w:tcPr>
            <w:tcW w:w="1134" w:type="dxa"/>
            <w:shd w:val="clear" w:color="auto" w:fill="auto"/>
            <w:noWrap/>
            <w:hideMark/>
          </w:tcPr>
          <w:p w14:paraId="0D8471E6"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80" w:author="tao huang" w:date="2018-01-12T00:14:00Z"/>
                <w:rFonts w:eastAsia="Times New Roman" w:cs="Times New Roman"/>
                <w:color w:val="000000" w:themeColor="text1"/>
                <w:sz w:val="22"/>
              </w:rPr>
            </w:pPr>
            <w:moveTo w:id="5081" w:author="tao huang" w:date="2018-01-12T00:14:00Z">
              <w:r w:rsidRPr="000B121E">
                <w:rPr>
                  <w:rFonts w:eastAsia="Times New Roman" w:cs="Times New Roman"/>
                  <w:color w:val="000000" w:themeColor="text1"/>
                  <w:sz w:val="22"/>
                </w:rPr>
                <w:t>-0.49%</w:t>
              </w:r>
            </w:moveTo>
          </w:p>
        </w:tc>
        <w:tc>
          <w:tcPr>
            <w:tcW w:w="992" w:type="dxa"/>
            <w:shd w:val="clear" w:color="auto" w:fill="auto"/>
            <w:noWrap/>
            <w:hideMark/>
          </w:tcPr>
          <w:p w14:paraId="2D122C7E"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082" w:author="tao huang" w:date="2018-01-12T00:14:00Z"/>
                <w:rFonts w:eastAsia="Times New Roman" w:cs="Times New Roman"/>
                <w:color w:val="000000" w:themeColor="text1"/>
                <w:sz w:val="22"/>
              </w:rPr>
            </w:pPr>
            <w:moveTo w:id="5083" w:author="tao huang" w:date="2018-01-12T00:14:00Z">
              <w:r w:rsidRPr="000B121E">
                <w:rPr>
                  <w:rFonts w:eastAsia="Times New Roman" w:cs="Times New Roman"/>
                  <w:color w:val="000000" w:themeColor="text1"/>
                  <w:sz w:val="22"/>
                </w:rPr>
                <w:t>-0.97%</w:t>
              </w:r>
            </w:moveTo>
          </w:p>
        </w:tc>
        <w:tc>
          <w:tcPr>
            <w:tcW w:w="0" w:type="dxa"/>
            <w:shd w:val="clear" w:color="auto" w:fill="auto"/>
            <w:noWrap/>
            <w:hideMark/>
          </w:tcPr>
          <w:p w14:paraId="2D41B07F"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084" w:author="tao huang" w:date="2018-01-12T00:14:00Z"/>
                <w:rFonts w:eastAsia="Times New Roman" w:cs="Times New Roman"/>
                <w:color w:val="000000" w:themeColor="text1"/>
                <w:sz w:val="22"/>
              </w:rPr>
            </w:pPr>
            <w:moveTo w:id="5085" w:author="tao huang" w:date="2018-01-12T00:14:00Z">
              <w:r w:rsidRPr="000B121E">
                <w:rPr>
                  <w:rFonts w:eastAsia="Times New Roman" w:cs="Times New Roman"/>
                  <w:color w:val="000000" w:themeColor="text1"/>
                  <w:sz w:val="22"/>
                </w:rPr>
                <w:t>-0.72%</w:t>
              </w:r>
            </w:moveTo>
          </w:p>
        </w:tc>
      </w:tr>
      <w:tr w:rsidR="000E0F6C" w:rsidRPr="000B121E" w14:paraId="0C28532D"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05FE5489" w14:textId="77777777" w:rsidR="000E0F6C" w:rsidRPr="000B121E" w:rsidRDefault="000E0F6C" w:rsidP="006854B7">
            <w:pPr>
              <w:shd w:val="clear" w:color="auto" w:fill="FFFFFF" w:themeFill="background1"/>
              <w:spacing w:after="0" w:line="240" w:lineRule="auto"/>
              <w:rPr>
                <w:moveTo w:id="5086" w:author="tao huang" w:date="2018-01-12T00:14:00Z"/>
                <w:rFonts w:eastAsia="Times New Roman" w:cs="Times New Roman"/>
                <w:b w:val="0"/>
                <w:color w:val="000000" w:themeColor="text1"/>
                <w:sz w:val="22"/>
              </w:rPr>
            </w:pPr>
          </w:p>
        </w:tc>
        <w:tc>
          <w:tcPr>
            <w:tcW w:w="1873" w:type="dxa"/>
            <w:shd w:val="clear" w:color="auto" w:fill="auto"/>
            <w:noWrap/>
            <w:hideMark/>
          </w:tcPr>
          <w:p w14:paraId="08FDB668"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087" w:author="tao huang" w:date="2018-01-12T00:14:00Z"/>
                <w:rFonts w:eastAsia="Times New Roman" w:cs="Times New Roman"/>
                <w:color w:val="000000" w:themeColor="text1"/>
                <w:sz w:val="22"/>
              </w:rPr>
            </w:pPr>
            <w:moveTo w:id="5088" w:author="tao huang" w:date="2018-01-12T00:14:00Z">
              <w:r w:rsidRPr="000B121E">
                <w:rPr>
                  <w:rFonts w:eastAsia="Times New Roman" w:cs="Times New Roman"/>
                  <w:color w:val="000000" w:themeColor="text1"/>
                  <w:sz w:val="22"/>
                </w:rPr>
                <w:t>ADL-intra</w:t>
              </w:r>
            </w:moveTo>
          </w:p>
        </w:tc>
        <w:tc>
          <w:tcPr>
            <w:tcW w:w="1231" w:type="dxa"/>
            <w:shd w:val="clear" w:color="auto" w:fill="auto"/>
            <w:noWrap/>
            <w:hideMark/>
          </w:tcPr>
          <w:p w14:paraId="084B74D3"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089" w:author="tao huang" w:date="2018-01-12T00:14:00Z"/>
                <w:rFonts w:eastAsia="Times New Roman" w:cs="Times New Roman"/>
                <w:color w:val="000000" w:themeColor="text1"/>
                <w:sz w:val="22"/>
              </w:rPr>
            </w:pPr>
            <w:moveTo w:id="5090" w:author="tao huang" w:date="2018-01-12T00:14:00Z">
              <w:r w:rsidRPr="000B121E">
                <w:rPr>
                  <w:rFonts w:eastAsia="Times New Roman" w:cs="Times New Roman"/>
                  <w:color w:val="000000" w:themeColor="text1"/>
                  <w:sz w:val="22"/>
                </w:rPr>
                <w:t>ADL-own</w:t>
              </w:r>
            </w:moveTo>
          </w:p>
        </w:tc>
        <w:tc>
          <w:tcPr>
            <w:tcW w:w="1179" w:type="dxa"/>
            <w:shd w:val="clear" w:color="auto" w:fill="auto"/>
            <w:noWrap/>
            <w:hideMark/>
          </w:tcPr>
          <w:p w14:paraId="51CD693D"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91" w:author="tao huang" w:date="2018-01-12T00:14:00Z"/>
                <w:rFonts w:eastAsia="Times New Roman" w:cs="Times New Roman"/>
                <w:color w:val="000000" w:themeColor="text1"/>
                <w:sz w:val="22"/>
              </w:rPr>
            </w:pPr>
            <w:moveTo w:id="5092" w:author="tao huang" w:date="2018-01-12T00:14:00Z">
              <w:r w:rsidRPr="000B121E">
                <w:rPr>
                  <w:rFonts w:eastAsia="Times New Roman" w:cs="Times New Roman"/>
                  <w:color w:val="000000" w:themeColor="text1"/>
                  <w:sz w:val="22"/>
                </w:rPr>
                <w:t>-3.03%</w:t>
              </w:r>
            </w:moveTo>
          </w:p>
        </w:tc>
        <w:tc>
          <w:tcPr>
            <w:tcW w:w="1134" w:type="dxa"/>
            <w:shd w:val="clear" w:color="auto" w:fill="auto"/>
            <w:noWrap/>
            <w:hideMark/>
          </w:tcPr>
          <w:p w14:paraId="504B37E7"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93" w:author="tao huang" w:date="2018-01-12T00:14:00Z"/>
                <w:rFonts w:eastAsia="Times New Roman" w:cs="Times New Roman"/>
                <w:color w:val="000000" w:themeColor="text1"/>
                <w:sz w:val="22"/>
              </w:rPr>
            </w:pPr>
            <w:moveTo w:id="5094" w:author="tao huang" w:date="2018-01-12T00:14:00Z">
              <w:r w:rsidRPr="000B121E">
                <w:rPr>
                  <w:rFonts w:eastAsia="Times New Roman" w:cs="Times New Roman"/>
                  <w:color w:val="000000" w:themeColor="text1"/>
                  <w:sz w:val="22"/>
                </w:rPr>
                <w:t>-0.84%</w:t>
              </w:r>
            </w:moveTo>
          </w:p>
        </w:tc>
        <w:tc>
          <w:tcPr>
            <w:tcW w:w="992" w:type="dxa"/>
            <w:shd w:val="clear" w:color="auto" w:fill="auto"/>
            <w:noWrap/>
            <w:hideMark/>
          </w:tcPr>
          <w:p w14:paraId="70AC8496"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095" w:author="tao huang" w:date="2018-01-12T00:14:00Z"/>
                <w:rFonts w:eastAsia="Times New Roman" w:cs="Times New Roman"/>
                <w:color w:val="000000" w:themeColor="text1"/>
                <w:sz w:val="22"/>
              </w:rPr>
            </w:pPr>
            <w:moveTo w:id="5096" w:author="tao huang" w:date="2018-01-12T00:14:00Z">
              <w:r w:rsidRPr="000B121E">
                <w:rPr>
                  <w:rFonts w:eastAsia="Times New Roman" w:cs="Times New Roman"/>
                  <w:color w:val="000000" w:themeColor="text1"/>
                  <w:sz w:val="22"/>
                </w:rPr>
                <w:t>-0.57%</w:t>
              </w:r>
            </w:moveTo>
          </w:p>
        </w:tc>
        <w:tc>
          <w:tcPr>
            <w:tcW w:w="0" w:type="dxa"/>
            <w:shd w:val="clear" w:color="auto" w:fill="auto"/>
            <w:noWrap/>
            <w:hideMark/>
          </w:tcPr>
          <w:p w14:paraId="25676F5F"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097" w:author="tao huang" w:date="2018-01-12T00:14:00Z"/>
                <w:rFonts w:eastAsia="Times New Roman" w:cs="Times New Roman"/>
                <w:color w:val="000000" w:themeColor="text1"/>
                <w:sz w:val="22"/>
              </w:rPr>
            </w:pPr>
            <w:moveTo w:id="5098" w:author="tao huang" w:date="2018-01-12T00:14:00Z">
              <w:r w:rsidRPr="000B121E">
                <w:rPr>
                  <w:rFonts w:eastAsia="Times New Roman" w:cs="Times New Roman"/>
                  <w:color w:val="000000" w:themeColor="text1"/>
                  <w:sz w:val="22"/>
                </w:rPr>
                <w:t>-1.13%</w:t>
              </w:r>
            </w:moveTo>
          </w:p>
        </w:tc>
      </w:tr>
      <w:tr w:rsidR="000E0F6C" w:rsidRPr="000B121E" w14:paraId="6861F20A"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020B99A7" w14:textId="77777777" w:rsidR="000E0F6C" w:rsidRPr="000B121E" w:rsidRDefault="000E0F6C" w:rsidP="006854B7">
            <w:pPr>
              <w:shd w:val="clear" w:color="auto" w:fill="FFFFFF" w:themeFill="background1"/>
              <w:spacing w:after="0" w:line="240" w:lineRule="auto"/>
              <w:rPr>
                <w:moveTo w:id="5099" w:author="tao huang" w:date="2018-01-12T00:14:00Z"/>
                <w:rFonts w:eastAsia="Times New Roman" w:cs="Times New Roman"/>
                <w:b w:val="0"/>
                <w:color w:val="000000" w:themeColor="text1"/>
                <w:sz w:val="22"/>
              </w:rPr>
            </w:pPr>
          </w:p>
        </w:tc>
        <w:tc>
          <w:tcPr>
            <w:tcW w:w="1873" w:type="dxa"/>
            <w:shd w:val="clear" w:color="auto" w:fill="auto"/>
            <w:noWrap/>
            <w:hideMark/>
          </w:tcPr>
          <w:p w14:paraId="121246E8"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100" w:author="tao huang" w:date="2018-01-12T00:14:00Z"/>
                <w:rFonts w:eastAsia="Times New Roman" w:cs="Times New Roman"/>
                <w:color w:val="000000" w:themeColor="text1"/>
                <w:sz w:val="22"/>
              </w:rPr>
            </w:pPr>
            <w:moveTo w:id="5101" w:author="tao huang" w:date="2018-01-12T00:14:00Z">
              <w:r w:rsidRPr="000B121E">
                <w:rPr>
                  <w:rFonts w:eastAsia="Times New Roman" w:cs="Times New Roman"/>
                  <w:color w:val="000000" w:themeColor="text1"/>
                  <w:sz w:val="22"/>
                </w:rPr>
                <w:t>ADL-own-EWC</w:t>
              </w:r>
            </w:moveTo>
          </w:p>
        </w:tc>
        <w:tc>
          <w:tcPr>
            <w:tcW w:w="1231" w:type="dxa"/>
            <w:shd w:val="clear" w:color="auto" w:fill="auto"/>
            <w:noWrap/>
            <w:hideMark/>
          </w:tcPr>
          <w:p w14:paraId="6236DE57"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102" w:author="tao huang" w:date="2018-01-12T00:14:00Z"/>
                <w:rFonts w:eastAsia="Times New Roman" w:cs="Times New Roman"/>
                <w:color w:val="000000" w:themeColor="text1"/>
                <w:sz w:val="22"/>
              </w:rPr>
            </w:pPr>
            <w:moveTo w:id="5103"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6DFC98F4"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04" w:author="tao huang" w:date="2018-01-12T00:14:00Z"/>
                <w:rFonts w:eastAsia="Times New Roman" w:cs="Times New Roman"/>
                <w:color w:val="000000" w:themeColor="text1"/>
                <w:sz w:val="22"/>
              </w:rPr>
            </w:pPr>
            <w:moveTo w:id="5105" w:author="tao huang" w:date="2018-01-12T00:14:00Z">
              <w:r w:rsidRPr="000B121E">
                <w:rPr>
                  <w:rFonts w:eastAsia="Times New Roman" w:cs="Times New Roman"/>
                  <w:color w:val="000000" w:themeColor="text1"/>
                  <w:sz w:val="22"/>
                </w:rPr>
                <w:t>-31.42%</w:t>
              </w:r>
            </w:moveTo>
          </w:p>
        </w:tc>
        <w:tc>
          <w:tcPr>
            <w:tcW w:w="1134" w:type="dxa"/>
            <w:shd w:val="clear" w:color="auto" w:fill="auto"/>
            <w:noWrap/>
            <w:hideMark/>
          </w:tcPr>
          <w:p w14:paraId="0E84B152"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06" w:author="tao huang" w:date="2018-01-12T00:14:00Z"/>
                <w:rFonts w:eastAsia="Times New Roman" w:cs="Times New Roman"/>
                <w:color w:val="000000" w:themeColor="text1"/>
                <w:sz w:val="22"/>
              </w:rPr>
            </w:pPr>
            <w:moveTo w:id="5107" w:author="tao huang" w:date="2018-01-12T00:14:00Z">
              <w:r w:rsidRPr="000B121E">
                <w:rPr>
                  <w:rFonts w:eastAsia="Times New Roman" w:cs="Times New Roman"/>
                  <w:color w:val="000000" w:themeColor="text1"/>
                  <w:sz w:val="22"/>
                </w:rPr>
                <w:t>-12.82%</w:t>
              </w:r>
            </w:moveTo>
          </w:p>
        </w:tc>
        <w:tc>
          <w:tcPr>
            <w:tcW w:w="992" w:type="dxa"/>
            <w:shd w:val="clear" w:color="auto" w:fill="auto"/>
            <w:noWrap/>
            <w:hideMark/>
          </w:tcPr>
          <w:p w14:paraId="139340D4"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08" w:author="tao huang" w:date="2018-01-12T00:14:00Z"/>
                <w:rFonts w:eastAsia="Times New Roman" w:cs="Times New Roman"/>
                <w:color w:val="000000" w:themeColor="text1"/>
                <w:sz w:val="22"/>
              </w:rPr>
            </w:pPr>
            <w:moveTo w:id="5109" w:author="tao huang" w:date="2018-01-12T00:14:00Z">
              <w:r w:rsidRPr="000B121E">
                <w:rPr>
                  <w:rFonts w:eastAsia="Times New Roman" w:cs="Times New Roman"/>
                  <w:color w:val="000000" w:themeColor="text1"/>
                  <w:sz w:val="22"/>
                </w:rPr>
                <w:t>-9.62%</w:t>
              </w:r>
            </w:moveTo>
          </w:p>
        </w:tc>
        <w:tc>
          <w:tcPr>
            <w:tcW w:w="0" w:type="dxa"/>
            <w:shd w:val="clear" w:color="auto" w:fill="auto"/>
            <w:noWrap/>
            <w:hideMark/>
          </w:tcPr>
          <w:p w14:paraId="132AB4AC"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110" w:author="tao huang" w:date="2018-01-12T00:14:00Z"/>
                <w:rFonts w:eastAsia="Times New Roman" w:cs="Times New Roman"/>
                <w:color w:val="000000" w:themeColor="text1"/>
                <w:sz w:val="22"/>
              </w:rPr>
            </w:pPr>
            <w:moveTo w:id="5111" w:author="tao huang" w:date="2018-01-12T00:14:00Z">
              <w:r w:rsidRPr="000B121E">
                <w:rPr>
                  <w:rFonts w:eastAsia="Times New Roman" w:cs="Times New Roman"/>
                  <w:color w:val="000000" w:themeColor="text1"/>
                  <w:sz w:val="22"/>
                </w:rPr>
                <w:t>-9.97%</w:t>
              </w:r>
            </w:moveTo>
          </w:p>
        </w:tc>
      </w:tr>
      <w:tr w:rsidR="000E0F6C" w:rsidRPr="000B121E" w14:paraId="7935319A"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108F5562" w14:textId="77777777" w:rsidR="000E0F6C" w:rsidRPr="000B121E" w:rsidRDefault="000E0F6C" w:rsidP="006854B7">
            <w:pPr>
              <w:shd w:val="clear" w:color="auto" w:fill="FFFFFF" w:themeFill="background1"/>
              <w:spacing w:after="0" w:line="240" w:lineRule="auto"/>
              <w:rPr>
                <w:moveTo w:id="5112" w:author="tao huang" w:date="2018-01-12T00:14:00Z"/>
                <w:rFonts w:eastAsia="Times New Roman" w:cs="Times New Roman"/>
                <w:b w:val="0"/>
                <w:color w:val="000000" w:themeColor="text1"/>
                <w:sz w:val="22"/>
              </w:rPr>
            </w:pPr>
          </w:p>
        </w:tc>
        <w:tc>
          <w:tcPr>
            <w:tcW w:w="1873" w:type="dxa"/>
            <w:shd w:val="clear" w:color="auto" w:fill="auto"/>
            <w:noWrap/>
            <w:hideMark/>
          </w:tcPr>
          <w:p w14:paraId="65CB4BB8"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113" w:author="tao huang" w:date="2018-01-12T00:14:00Z"/>
                <w:rFonts w:eastAsia="Times New Roman" w:cs="Times New Roman"/>
                <w:color w:val="000000" w:themeColor="text1"/>
                <w:sz w:val="22"/>
              </w:rPr>
            </w:pPr>
            <w:moveTo w:id="5114" w:author="tao huang" w:date="2018-01-12T00:14:00Z">
              <w:r w:rsidRPr="000B121E">
                <w:rPr>
                  <w:rFonts w:eastAsia="Times New Roman" w:cs="Times New Roman"/>
                  <w:color w:val="000000" w:themeColor="text1"/>
                  <w:sz w:val="22"/>
                </w:rPr>
                <w:t>ADL-own-IC</w:t>
              </w:r>
            </w:moveTo>
          </w:p>
        </w:tc>
        <w:tc>
          <w:tcPr>
            <w:tcW w:w="1231" w:type="dxa"/>
            <w:shd w:val="clear" w:color="auto" w:fill="auto"/>
            <w:noWrap/>
            <w:hideMark/>
          </w:tcPr>
          <w:p w14:paraId="4324B7BF"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115" w:author="tao huang" w:date="2018-01-12T00:14:00Z"/>
                <w:rFonts w:eastAsia="Times New Roman" w:cs="Times New Roman"/>
                <w:color w:val="000000" w:themeColor="text1"/>
                <w:sz w:val="22"/>
              </w:rPr>
            </w:pPr>
            <w:moveTo w:id="5116"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72A9F56C"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17" w:author="tao huang" w:date="2018-01-12T00:14:00Z"/>
                <w:rFonts w:eastAsia="Times New Roman" w:cs="Times New Roman"/>
                <w:color w:val="000000" w:themeColor="text1"/>
                <w:sz w:val="22"/>
              </w:rPr>
            </w:pPr>
            <w:moveTo w:id="5118" w:author="tao huang" w:date="2018-01-12T00:14:00Z">
              <w:r w:rsidRPr="000B121E">
                <w:rPr>
                  <w:rFonts w:eastAsia="Times New Roman" w:cs="Times New Roman"/>
                  <w:color w:val="000000" w:themeColor="text1"/>
                  <w:sz w:val="22"/>
                </w:rPr>
                <w:t>-29.70%</w:t>
              </w:r>
            </w:moveTo>
          </w:p>
        </w:tc>
        <w:tc>
          <w:tcPr>
            <w:tcW w:w="1134" w:type="dxa"/>
            <w:shd w:val="clear" w:color="auto" w:fill="auto"/>
            <w:noWrap/>
            <w:hideMark/>
          </w:tcPr>
          <w:p w14:paraId="7D3924AB"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19" w:author="tao huang" w:date="2018-01-12T00:14:00Z"/>
                <w:rFonts w:eastAsia="Times New Roman" w:cs="Times New Roman"/>
                <w:color w:val="000000" w:themeColor="text1"/>
                <w:sz w:val="22"/>
              </w:rPr>
            </w:pPr>
            <w:moveTo w:id="5120" w:author="tao huang" w:date="2018-01-12T00:14:00Z">
              <w:r w:rsidRPr="000B121E">
                <w:rPr>
                  <w:rFonts w:eastAsia="Times New Roman" w:cs="Times New Roman"/>
                  <w:color w:val="000000" w:themeColor="text1"/>
                  <w:sz w:val="22"/>
                </w:rPr>
                <w:t>-12.95%</w:t>
              </w:r>
            </w:moveTo>
          </w:p>
        </w:tc>
        <w:tc>
          <w:tcPr>
            <w:tcW w:w="992" w:type="dxa"/>
            <w:shd w:val="clear" w:color="auto" w:fill="auto"/>
            <w:noWrap/>
            <w:hideMark/>
          </w:tcPr>
          <w:p w14:paraId="1440BED1"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21" w:author="tao huang" w:date="2018-01-12T00:14:00Z"/>
                <w:rFonts w:eastAsia="Times New Roman" w:cs="Times New Roman"/>
                <w:color w:val="000000" w:themeColor="text1"/>
                <w:sz w:val="22"/>
              </w:rPr>
            </w:pPr>
            <w:moveTo w:id="5122" w:author="tao huang" w:date="2018-01-12T00:14:00Z">
              <w:r w:rsidRPr="000B121E">
                <w:rPr>
                  <w:rFonts w:eastAsia="Times New Roman" w:cs="Times New Roman"/>
                  <w:color w:val="000000" w:themeColor="text1"/>
                  <w:sz w:val="22"/>
                </w:rPr>
                <w:t>-10.25%</w:t>
              </w:r>
            </w:moveTo>
          </w:p>
        </w:tc>
        <w:tc>
          <w:tcPr>
            <w:tcW w:w="0" w:type="dxa"/>
            <w:shd w:val="clear" w:color="auto" w:fill="auto"/>
            <w:noWrap/>
            <w:hideMark/>
          </w:tcPr>
          <w:p w14:paraId="12E513CC"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123" w:author="tao huang" w:date="2018-01-12T00:14:00Z"/>
                <w:rFonts w:eastAsia="Times New Roman" w:cs="Times New Roman"/>
                <w:color w:val="000000" w:themeColor="text1"/>
                <w:sz w:val="22"/>
              </w:rPr>
            </w:pPr>
            <w:moveTo w:id="5124" w:author="tao huang" w:date="2018-01-12T00:14:00Z">
              <w:r w:rsidRPr="000B121E">
                <w:rPr>
                  <w:rFonts w:eastAsia="Times New Roman" w:cs="Times New Roman"/>
                  <w:color w:val="000000" w:themeColor="text1"/>
                  <w:sz w:val="22"/>
                </w:rPr>
                <w:t>-10.21%</w:t>
              </w:r>
            </w:moveTo>
          </w:p>
        </w:tc>
      </w:tr>
      <w:tr w:rsidR="000E0F6C" w:rsidRPr="000B121E" w14:paraId="0BA8233E"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08BCDF81" w14:textId="77777777" w:rsidR="000E0F6C" w:rsidRPr="000B121E" w:rsidRDefault="000E0F6C" w:rsidP="006854B7">
            <w:pPr>
              <w:shd w:val="clear" w:color="auto" w:fill="FFFFFF" w:themeFill="background1"/>
              <w:spacing w:after="0" w:line="240" w:lineRule="auto"/>
              <w:rPr>
                <w:moveTo w:id="5125" w:author="tao huang" w:date="2018-01-12T00:14:00Z"/>
                <w:rFonts w:eastAsia="Times New Roman" w:cs="Times New Roman"/>
                <w:b w:val="0"/>
                <w:color w:val="000000" w:themeColor="text1"/>
                <w:sz w:val="22"/>
              </w:rPr>
            </w:pPr>
          </w:p>
        </w:tc>
        <w:tc>
          <w:tcPr>
            <w:tcW w:w="1873" w:type="dxa"/>
            <w:shd w:val="clear" w:color="auto" w:fill="auto"/>
            <w:noWrap/>
            <w:hideMark/>
          </w:tcPr>
          <w:p w14:paraId="50D70365"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126" w:author="tao huang" w:date="2018-01-12T00:14:00Z"/>
                <w:rFonts w:eastAsia="Times New Roman" w:cs="Times New Roman"/>
                <w:color w:val="000000" w:themeColor="text1"/>
                <w:sz w:val="22"/>
              </w:rPr>
            </w:pPr>
            <w:moveTo w:id="5127" w:author="tao huang" w:date="2018-01-12T00:14:00Z">
              <w:r w:rsidRPr="000B121E">
                <w:rPr>
                  <w:rFonts w:eastAsia="Times New Roman" w:cs="Times New Roman"/>
                  <w:color w:val="000000" w:themeColor="text1"/>
                  <w:sz w:val="22"/>
                </w:rPr>
                <w:t>ADL-intra-EWC</w:t>
              </w:r>
            </w:moveTo>
          </w:p>
        </w:tc>
        <w:tc>
          <w:tcPr>
            <w:tcW w:w="1231" w:type="dxa"/>
            <w:shd w:val="clear" w:color="auto" w:fill="auto"/>
            <w:noWrap/>
            <w:hideMark/>
          </w:tcPr>
          <w:p w14:paraId="63AA27FC"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128" w:author="tao huang" w:date="2018-01-12T00:14:00Z"/>
                <w:rFonts w:eastAsia="Times New Roman" w:cs="Times New Roman"/>
                <w:color w:val="000000" w:themeColor="text1"/>
                <w:sz w:val="22"/>
              </w:rPr>
            </w:pPr>
            <w:moveTo w:id="5129"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11CCD6C6"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30" w:author="tao huang" w:date="2018-01-12T00:14:00Z"/>
                <w:rFonts w:eastAsia="Times New Roman" w:cs="Times New Roman"/>
                <w:color w:val="000000" w:themeColor="text1"/>
                <w:sz w:val="22"/>
              </w:rPr>
            </w:pPr>
            <w:moveTo w:id="5131" w:author="tao huang" w:date="2018-01-12T00:14:00Z">
              <w:r w:rsidRPr="000B121E">
                <w:rPr>
                  <w:rFonts w:eastAsia="Times New Roman" w:cs="Times New Roman"/>
                  <w:color w:val="000000" w:themeColor="text1"/>
                  <w:sz w:val="22"/>
                </w:rPr>
                <w:t>-33.47%</w:t>
              </w:r>
            </w:moveTo>
          </w:p>
        </w:tc>
        <w:tc>
          <w:tcPr>
            <w:tcW w:w="1134" w:type="dxa"/>
            <w:shd w:val="clear" w:color="auto" w:fill="auto"/>
            <w:noWrap/>
            <w:hideMark/>
          </w:tcPr>
          <w:p w14:paraId="7A5836CE"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32" w:author="tao huang" w:date="2018-01-12T00:14:00Z"/>
                <w:rFonts w:eastAsia="Times New Roman" w:cs="Times New Roman"/>
                <w:color w:val="000000" w:themeColor="text1"/>
                <w:sz w:val="22"/>
              </w:rPr>
            </w:pPr>
            <w:moveTo w:id="5133" w:author="tao huang" w:date="2018-01-12T00:14:00Z">
              <w:r w:rsidRPr="000B121E">
                <w:rPr>
                  <w:rFonts w:eastAsia="Times New Roman" w:cs="Times New Roman"/>
                  <w:color w:val="000000" w:themeColor="text1"/>
                  <w:sz w:val="22"/>
                </w:rPr>
                <w:t>-13.45%</w:t>
              </w:r>
            </w:moveTo>
          </w:p>
        </w:tc>
        <w:tc>
          <w:tcPr>
            <w:tcW w:w="992" w:type="dxa"/>
            <w:shd w:val="clear" w:color="auto" w:fill="auto"/>
            <w:noWrap/>
            <w:hideMark/>
          </w:tcPr>
          <w:p w14:paraId="253B649D"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34" w:author="tao huang" w:date="2018-01-12T00:14:00Z"/>
                <w:rFonts w:eastAsia="Times New Roman" w:cs="Times New Roman"/>
                <w:color w:val="000000" w:themeColor="text1"/>
                <w:sz w:val="22"/>
              </w:rPr>
            </w:pPr>
            <w:moveTo w:id="5135" w:author="tao huang" w:date="2018-01-12T00:14:00Z">
              <w:r w:rsidRPr="000B121E">
                <w:rPr>
                  <w:rFonts w:eastAsia="Times New Roman" w:cs="Times New Roman"/>
                  <w:color w:val="000000" w:themeColor="text1"/>
                  <w:sz w:val="22"/>
                </w:rPr>
                <w:t>-10.07%</w:t>
              </w:r>
            </w:moveTo>
          </w:p>
        </w:tc>
        <w:tc>
          <w:tcPr>
            <w:tcW w:w="0" w:type="dxa"/>
            <w:shd w:val="clear" w:color="auto" w:fill="auto"/>
            <w:noWrap/>
            <w:hideMark/>
          </w:tcPr>
          <w:p w14:paraId="728FA489"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136" w:author="tao huang" w:date="2018-01-12T00:14:00Z"/>
                <w:rFonts w:eastAsia="Times New Roman" w:cs="Times New Roman"/>
                <w:color w:val="000000" w:themeColor="text1"/>
                <w:sz w:val="22"/>
              </w:rPr>
            </w:pPr>
            <w:moveTo w:id="5137" w:author="tao huang" w:date="2018-01-12T00:14:00Z">
              <w:r w:rsidRPr="000B121E">
                <w:rPr>
                  <w:rFonts w:eastAsia="Times New Roman" w:cs="Times New Roman"/>
                  <w:color w:val="000000" w:themeColor="text1"/>
                  <w:sz w:val="22"/>
                </w:rPr>
                <w:t>-10.88%</w:t>
              </w:r>
            </w:moveTo>
          </w:p>
        </w:tc>
      </w:tr>
      <w:tr w:rsidR="000E0F6C" w:rsidRPr="000B121E" w14:paraId="3622867D"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4C5CC495" w14:textId="77777777" w:rsidR="000E0F6C" w:rsidRPr="000B121E" w:rsidRDefault="000E0F6C" w:rsidP="006854B7">
            <w:pPr>
              <w:shd w:val="clear" w:color="auto" w:fill="FFFFFF" w:themeFill="background1"/>
              <w:spacing w:after="0" w:line="240" w:lineRule="auto"/>
              <w:rPr>
                <w:moveTo w:id="5138" w:author="tao huang" w:date="2018-01-12T00:14:00Z"/>
                <w:rFonts w:eastAsia="Times New Roman" w:cs="Times New Roman"/>
                <w:b w:val="0"/>
                <w:color w:val="000000" w:themeColor="text1"/>
                <w:sz w:val="22"/>
              </w:rPr>
            </w:pPr>
          </w:p>
        </w:tc>
        <w:tc>
          <w:tcPr>
            <w:tcW w:w="1873" w:type="dxa"/>
            <w:shd w:val="clear" w:color="auto" w:fill="auto"/>
            <w:noWrap/>
            <w:hideMark/>
          </w:tcPr>
          <w:p w14:paraId="1DEE77C6"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139" w:author="tao huang" w:date="2018-01-12T00:14:00Z"/>
                <w:rFonts w:eastAsia="Times New Roman" w:cs="Times New Roman"/>
                <w:color w:val="000000" w:themeColor="text1"/>
                <w:sz w:val="22"/>
              </w:rPr>
            </w:pPr>
            <w:moveTo w:id="5140" w:author="tao huang" w:date="2018-01-12T00:14:00Z">
              <w:r w:rsidRPr="000B121E">
                <w:rPr>
                  <w:rFonts w:eastAsia="Times New Roman" w:cs="Times New Roman"/>
                  <w:color w:val="000000" w:themeColor="text1"/>
                  <w:sz w:val="22"/>
                </w:rPr>
                <w:t>ADL-intra-IC</w:t>
              </w:r>
            </w:moveTo>
          </w:p>
        </w:tc>
        <w:tc>
          <w:tcPr>
            <w:tcW w:w="1231" w:type="dxa"/>
            <w:shd w:val="clear" w:color="auto" w:fill="auto"/>
            <w:noWrap/>
            <w:hideMark/>
          </w:tcPr>
          <w:p w14:paraId="6075B321"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141" w:author="tao huang" w:date="2018-01-12T00:14:00Z"/>
                <w:rFonts w:eastAsia="Times New Roman" w:cs="Times New Roman"/>
                <w:color w:val="000000" w:themeColor="text1"/>
                <w:sz w:val="22"/>
              </w:rPr>
            </w:pPr>
            <w:moveTo w:id="5142"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1E65EEC7"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43" w:author="tao huang" w:date="2018-01-12T00:14:00Z"/>
                <w:rFonts w:eastAsia="Times New Roman" w:cs="Times New Roman"/>
                <w:color w:val="000000" w:themeColor="text1"/>
                <w:sz w:val="22"/>
              </w:rPr>
            </w:pPr>
            <w:moveTo w:id="5144" w:author="tao huang" w:date="2018-01-12T00:14:00Z">
              <w:r w:rsidRPr="000B121E">
                <w:rPr>
                  <w:rFonts w:eastAsia="Times New Roman" w:cs="Times New Roman"/>
                  <w:color w:val="000000" w:themeColor="text1"/>
                  <w:sz w:val="22"/>
                </w:rPr>
                <w:t>-32.99%</w:t>
              </w:r>
            </w:moveTo>
          </w:p>
        </w:tc>
        <w:tc>
          <w:tcPr>
            <w:tcW w:w="1134" w:type="dxa"/>
            <w:shd w:val="clear" w:color="auto" w:fill="auto"/>
            <w:noWrap/>
            <w:hideMark/>
          </w:tcPr>
          <w:p w14:paraId="47861073"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45" w:author="tao huang" w:date="2018-01-12T00:14:00Z"/>
                <w:rFonts w:eastAsia="Times New Roman" w:cs="Times New Roman"/>
                <w:color w:val="000000" w:themeColor="text1"/>
                <w:sz w:val="22"/>
              </w:rPr>
            </w:pPr>
            <w:moveTo w:id="5146" w:author="tao huang" w:date="2018-01-12T00:14:00Z">
              <w:r w:rsidRPr="000B121E">
                <w:rPr>
                  <w:rFonts w:eastAsia="Times New Roman" w:cs="Times New Roman"/>
                  <w:color w:val="000000" w:themeColor="text1"/>
                  <w:sz w:val="22"/>
                </w:rPr>
                <w:t>-13.66%</w:t>
              </w:r>
            </w:moveTo>
          </w:p>
        </w:tc>
        <w:tc>
          <w:tcPr>
            <w:tcW w:w="992" w:type="dxa"/>
            <w:shd w:val="clear" w:color="auto" w:fill="auto"/>
            <w:noWrap/>
            <w:hideMark/>
          </w:tcPr>
          <w:p w14:paraId="7D31E28A"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47" w:author="tao huang" w:date="2018-01-12T00:14:00Z"/>
                <w:rFonts w:eastAsia="Times New Roman" w:cs="Times New Roman"/>
                <w:color w:val="000000" w:themeColor="text1"/>
                <w:sz w:val="22"/>
              </w:rPr>
            </w:pPr>
            <w:moveTo w:id="5148" w:author="tao huang" w:date="2018-01-12T00:14:00Z">
              <w:r w:rsidRPr="000B121E">
                <w:rPr>
                  <w:rFonts w:eastAsia="Times New Roman" w:cs="Times New Roman"/>
                  <w:color w:val="000000" w:themeColor="text1"/>
                  <w:sz w:val="22"/>
                </w:rPr>
                <w:t>-10.62%</w:t>
              </w:r>
            </w:moveTo>
          </w:p>
        </w:tc>
        <w:tc>
          <w:tcPr>
            <w:tcW w:w="0" w:type="dxa"/>
            <w:shd w:val="clear" w:color="auto" w:fill="auto"/>
            <w:noWrap/>
            <w:hideMark/>
          </w:tcPr>
          <w:p w14:paraId="7DCCD55F"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149" w:author="tao huang" w:date="2018-01-12T00:14:00Z"/>
                <w:rFonts w:eastAsia="Times New Roman" w:cs="Times New Roman"/>
                <w:color w:val="000000" w:themeColor="text1"/>
                <w:sz w:val="22"/>
              </w:rPr>
            </w:pPr>
            <w:moveTo w:id="5150" w:author="tao huang" w:date="2018-01-12T00:14:00Z">
              <w:r w:rsidRPr="000B121E">
                <w:rPr>
                  <w:rFonts w:eastAsia="Times New Roman" w:cs="Times New Roman"/>
                  <w:color w:val="000000" w:themeColor="text1"/>
                  <w:sz w:val="22"/>
                </w:rPr>
                <w:t>-11.21%</w:t>
              </w:r>
            </w:moveTo>
          </w:p>
        </w:tc>
      </w:tr>
      <w:tr w:rsidR="000E0F6C" w:rsidRPr="000B121E" w14:paraId="6BF4AE46"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tcBorders>
              <w:bottom w:val="single" w:sz="4" w:space="0" w:color="auto"/>
            </w:tcBorders>
            <w:shd w:val="clear" w:color="auto" w:fill="auto"/>
            <w:noWrap/>
            <w:hideMark/>
          </w:tcPr>
          <w:p w14:paraId="658E2F51" w14:textId="77777777" w:rsidR="000E0F6C" w:rsidRPr="000B121E" w:rsidRDefault="000E0F6C" w:rsidP="006854B7">
            <w:pPr>
              <w:shd w:val="clear" w:color="auto" w:fill="FFFFFF" w:themeFill="background1"/>
              <w:spacing w:after="0" w:line="240" w:lineRule="auto"/>
              <w:jc w:val="center"/>
              <w:rPr>
                <w:moveTo w:id="5151" w:author="tao huang" w:date="2018-01-12T00:14:00Z"/>
                <w:rFonts w:eastAsia="Times New Roman" w:cs="Times New Roman"/>
                <w:b w:val="0"/>
                <w:color w:val="000000" w:themeColor="text1"/>
                <w:sz w:val="22"/>
              </w:rPr>
            </w:pPr>
            <w:moveTo w:id="5152" w:author="tao huang" w:date="2018-01-12T00:14:00Z">
              <w:r w:rsidRPr="000B121E">
                <w:rPr>
                  <w:rFonts w:eastAsia="Times New Roman" w:cs="Times New Roman"/>
                  <w:b w:val="0"/>
                  <w:color w:val="000000" w:themeColor="text1"/>
                  <w:sz w:val="22"/>
                </w:rPr>
                <w:t> </w:t>
              </w:r>
            </w:moveTo>
          </w:p>
        </w:tc>
        <w:tc>
          <w:tcPr>
            <w:tcW w:w="1873" w:type="dxa"/>
            <w:tcBorders>
              <w:bottom w:val="single" w:sz="4" w:space="0" w:color="auto"/>
            </w:tcBorders>
            <w:shd w:val="clear" w:color="auto" w:fill="auto"/>
            <w:hideMark/>
          </w:tcPr>
          <w:p w14:paraId="1ABA2253"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153" w:author="tao huang" w:date="2018-01-12T00:14:00Z"/>
                <w:rFonts w:eastAsia="Times New Roman" w:cs="Times New Roman"/>
                <w:color w:val="000000" w:themeColor="text1"/>
                <w:sz w:val="22"/>
              </w:rPr>
            </w:pPr>
            <w:moveTo w:id="5154" w:author="tao huang" w:date="2018-01-12T00:14:00Z">
              <w:r w:rsidRPr="000B121E">
                <w:rPr>
                  <w:rFonts w:eastAsia="Times New Roman" w:cs="Times New Roman"/>
                  <w:color w:val="000000" w:themeColor="text1"/>
                  <w:sz w:val="22"/>
                </w:rPr>
                <w:t>ADL-EWC-IC</w:t>
              </w:r>
            </w:moveTo>
          </w:p>
        </w:tc>
        <w:tc>
          <w:tcPr>
            <w:tcW w:w="1231" w:type="dxa"/>
            <w:tcBorders>
              <w:bottom w:val="single" w:sz="4" w:space="0" w:color="auto"/>
            </w:tcBorders>
            <w:shd w:val="clear" w:color="auto" w:fill="auto"/>
            <w:noWrap/>
            <w:hideMark/>
          </w:tcPr>
          <w:p w14:paraId="71C39334"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155" w:author="tao huang" w:date="2018-01-12T00:14:00Z"/>
                <w:rFonts w:eastAsia="Times New Roman" w:cs="Times New Roman"/>
                <w:color w:val="000000" w:themeColor="text1"/>
                <w:sz w:val="22"/>
              </w:rPr>
            </w:pPr>
            <w:moveTo w:id="5156" w:author="tao huang" w:date="2018-01-12T00:14:00Z">
              <w:r w:rsidRPr="000B121E">
                <w:rPr>
                  <w:rFonts w:eastAsia="Times New Roman" w:cs="Times New Roman"/>
                  <w:color w:val="000000" w:themeColor="text1"/>
                  <w:sz w:val="22"/>
                </w:rPr>
                <w:t>Base-lift</w:t>
              </w:r>
            </w:moveTo>
          </w:p>
        </w:tc>
        <w:tc>
          <w:tcPr>
            <w:tcW w:w="1179" w:type="dxa"/>
            <w:tcBorders>
              <w:bottom w:val="single" w:sz="4" w:space="0" w:color="auto"/>
            </w:tcBorders>
            <w:shd w:val="clear" w:color="auto" w:fill="auto"/>
            <w:noWrap/>
            <w:hideMark/>
          </w:tcPr>
          <w:p w14:paraId="76F335E9"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57" w:author="tao huang" w:date="2018-01-12T00:14:00Z"/>
                <w:rFonts w:eastAsia="Times New Roman" w:cs="Times New Roman"/>
                <w:color w:val="000000" w:themeColor="text1"/>
                <w:sz w:val="22"/>
              </w:rPr>
            </w:pPr>
            <w:moveTo w:id="5158" w:author="tao huang" w:date="2018-01-12T00:14:00Z">
              <w:r w:rsidRPr="000B121E">
                <w:rPr>
                  <w:rFonts w:eastAsia="Times New Roman" w:cs="Times New Roman"/>
                  <w:color w:val="000000" w:themeColor="text1"/>
                  <w:sz w:val="22"/>
                </w:rPr>
                <w:t>-33.85%</w:t>
              </w:r>
            </w:moveTo>
          </w:p>
        </w:tc>
        <w:tc>
          <w:tcPr>
            <w:tcW w:w="1134" w:type="dxa"/>
            <w:tcBorders>
              <w:bottom w:val="single" w:sz="4" w:space="0" w:color="auto"/>
            </w:tcBorders>
            <w:shd w:val="clear" w:color="auto" w:fill="auto"/>
            <w:noWrap/>
            <w:hideMark/>
          </w:tcPr>
          <w:p w14:paraId="6B682DF1"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59" w:author="tao huang" w:date="2018-01-12T00:14:00Z"/>
                <w:rFonts w:eastAsia="Times New Roman" w:cs="Times New Roman"/>
                <w:color w:val="000000" w:themeColor="text1"/>
                <w:sz w:val="22"/>
              </w:rPr>
            </w:pPr>
            <w:moveTo w:id="5160" w:author="tao huang" w:date="2018-01-12T00:14:00Z">
              <w:r w:rsidRPr="000B121E">
                <w:rPr>
                  <w:rFonts w:eastAsia="Times New Roman" w:cs="Times New Roman"/>
                  <w:color w:val="000000" w:themeColor="text1"/>
                  <w:sz w:val="22"/>
                </w:rPr>
                <w:t>-13.70%</w:t>
              </w:r>
            </w:moveTo>
          </w:p>
        </w:tc>
        <w:tc>
          <w:tcPr>
            <w:tcW w:w="992" w:type="dxa"/>
            <w:tcBorders>
              <w:bottom w:val="single" w:sz="4" w:space="0" w:color="auto"/>
            </w:tcBorders>
            <w:shd w:val="clear" w:color="auto" w:fill="auto"/>
            <w:noWrap/>
            <w:hideMark/>
          </w:tcPr>
          <w:p w14:paraId="16B771F6"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61" w:author="tao huang" w:date="2018-01-12T00:14:00Z"/>
                <w:rFonts w:eastAsia="Times New Roman" w:cs="Times New Roman"/>
                <w:color w:val="000000" w:themeColor="text1"/>
                <w:sz w:val="22"/>
              </w:rPr>
            </w:pPr>
            <w:moveTo w:id="5162" w:author="tao huang" w:date="2018-01-12T00:14:00Z">
              <w:r w:rsidRPr="000B121E">
                <w:rPr>
                  <w:rFonts w:eastAsia="Times New Roman" w:cs="Times New Roman"/>
                  <w:color w:val="000000" w:themeColor="text1"/>
                  <w:sz w:val="22"/>
                </w:rPr>
                <w:t>-10.88%</w:t>
              </w:r>
            </w:moveTo>
          </w:p>
        </w:tc>
        <w:tc>
          <w:tcPr>
            <w:tcW w:w="0" w:type="dxa"/>
            <w:tcBorders>
              <w:bottom w:val="single" w:sz="4" w:space="0" w:color="auto"/>
            </w:tcBorders>
            <w:shd w:val="clear" w:color="auto" w:fill="auto"/>
            <w:noWrap/>
            <w:hideMark/>
          </w:tcPr>
          <w:p w14:paraId="169BA424"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163" w:author="tao huang" w:date="2018-01-12T00:14:00Z"/>
                <w:rFonts w:eastAsia="Times New Roman" w:cs="Times New Roman"/>
                <w:color w:val="000000" w:themeColor="text1"/>
                <w:sz w:val="22"/>
              </w:rPr>
            </w:pPr>
            <w:moveTo w:id="5164" w:author="tao huang" w:date="2018-01-12T00:14:00Z">
              <w:r w:rsidRPr="000B121E">
                <w:rPr>
                  <w:rFonts w:eastAsia="Times New Roman" w:cs="Times New Roman"/>
                  <w:color w:val="000000" w:themeColor="text1"/>
                  <w:sz w:val="22"/>
                </w:rPr>
                <w:t>-11.36%</w:t>
              </w:r>
            </w:moveTo>
          </w:p>
        </w:tc>
      </w:tr>
      <w:tr w:rsidR="000E0F6C" w:rsidRPr="000B121E" w14:paraId="1F4E7F3C"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
          <w:p w14:paraId="24CEB249" w14:textId="77777777" w:rsidR="000E0F6C" w:rsidRPr="000B121E" w:rsidRDefault="000E0F6C" w:rsidP="006854B7">
            <w:pPr>
              <w:shd w:val="clear" w:color="auto" w:fill="FFFFFF" w:themeFill="background1"/>
              <w:spacing w:after="0" w:line="240" w:lineRule="auto"/>
              <w:jc w:val="center"/>
              <w:rPr>
                <w:moveTo w:id="5165" w:author="tao huang" w:date="2018-01-12T00:14:00Z"/>
                <w:rFonts w:eastAsia="Times New Roman" w:cs="Times New Roman"/>
                <w:b w:val="0"/>
                <w:color w:val="000000" w:themeColor="text1"/>
                <w:sz w:val="22"/>
              </w:rPr>
            </w:pPr>
            <w:moveTo w:id="5166" w:author="tao huang" w:date="2018-01-12T00:14:00Z">
              <w:r w:rsidRPr="000B121E">
                <w:rPr>
                  <w:rFonts w:eastAsia="Times New Roman" w:cs="Times New Roman"/>
                  <w:b w:val="0"/>
                  <w:color w:val="000000" w:themeColor="text1"/>
                  <w:sz w:val="22"/>
                </w:rPr>
                <w:t>h=1</w:t>
              </w:r>
            </w:moveTo>
          </w:p>
        </w:tc>
        <w:tc>
          <w:tcPr>
            <w:tcW w:w="1873" w:type="dxa"/>
            <w:tcBorders>
              <w:top w:val="single" w:sz="4" w:space="0" w:color="auto"/>
            </w:tcBorders>
            <w:shd w:val="clear" w:color="auto" w:fill="auto"/>
            <w:noWrap/>
            <w:hideMark/>
          </w:tcPr>
          <w:p w14:paraId="289A61EE"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167" w:author="tao huang" w:date="2018-01-12T00:14:00Z"/>
                <w:rFonts w:eastAsia="Times New Roman" w:cs="Times New Roman"/>
                <w:color w:val="000000" w:themeColor="text1"/>
                <w:sz w:val="22"/>
              </w:rPr>
            </w:pPr>
            <w:moveTo w:id="5168" w:author="tao huang" w:date="2018-01-12T00:14:00Z">
              <w:r w:rsidRPr="000B121E">
                <w:rPr>
                  <w:rFonts w:eastAsia="Times New Roman" w:cs="Times New Roman"/>
                  <w:color w:val="000000" w:themeColor="text1"/>
                  <w:sz w:val="22"/>
                </w:rPr>
                <w:t>ADL-intra-EWC</w:t>
              </w:r>
            </w:moveTo>
          </w:p>
        </w:tc>
        <w:tc>
          <w:tcPr>
            <w:tcW w:w="1231" w:type="dxa"/>
            <w:tcBorders>
              <w:top w:val="single" w:sz="4" w:space="0" w:color="auto"/>
            </w:tcBorders>
            <w:shd w:val="clear" w:color="auto" w:fill="auto"/>
            <w:noWrap/>
            <w:hideMark/>
          </w:tcPr>
          <w:p w14:paraId="45AB9EE8"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169" w:author="tao huang" w:date="2018-01-12T00:14:00Z"/>
                <w:rFonts w:eastAsia="Times New Roman" w:cs="Times New Roman"/>
                <w:color w:val="000000" w:themeColor="text1"/>
                <w:sz w:val="22"/>
              </w:rPr>
            </w:pPr>
            <w:moveTo w:id="5170" w:author="tao huang" w:date="2018-01-12T00:14:00Z">
              <w:r w:rsidRPr="000B121E">
                <w:rPr>
                  <w:rFonts w:eastAsia="Times New Roman" w:cs="Times New Roman"/>
                  <w:color w:val="000000" w:themeColor="text1"/>
                  <w:sz w:val="22"/>
                </w:rPr>
                <w:t>ADL-intra</w:t>
              </w:r>
            </w:moveTo>
          </w:p>
        </w:tc>
        <w:tc>
          <w:tcPr>
            <w:tcW w:w="1179" w:type="dxa"/>
            <w:tcBorders>
              <w:top w:val="single" w:sz="4" w:space="0" w:color="auto"/>
            </w:tcBorders>
            <w:shd w:val="clear" w:color="auto" w:fill="auto"/>
            <w:noWrap/>
            <w:hideMark/>
          </w:tcPr>
          <w:p w14:paraId="63FC1401"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71" w:author="tao huang" w:date="2018-01-12T00:14:00Z"/>
                <w:rFonts w:eastAsia="Times New Roman" w:cs="Times New Roman"/>
                <w:color w:val="000000" w:themeColor="text1"/>
                <w:sz w:val="22"/>
              </w:rPr>
            </w:pPr>
            <w:moveTo w:id="5172" w:author="tao huang" w:date="2018-01-12T00:14:00Z">
              <w:r w:rsidRPr="000B121E">
                <w:rPr>
                  <w:rFonts w:eastAsia="Times New Roman" w:cs="Times New Roman"/>
                  <w:color w:val="000000" w:themeColor="text1"/>
                  <w:sz w:val="22"/>
                </w:rPr>
                <w:t>-37.33%</w:t>
              </w:r>
            </w:moveTo>
          </w:p>
        </w:tc>
        <w:tc>
          <w:tcPr>
            <w:tcW w:w="1134" w:type="dxa"/>
            <w:tcBorders>
              <w:top w:val="single" w:sz="4" w:space="0" w:color="auto"/>
            </w:tcBorders>
            <w:shd w:val="clear" w:color="auto" w:fill="auto"/>
            <w:noWrap/>
            <w:hideMark/>
          </w:tcPr>
          <w:p w14:paraId="58984F84"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73" w:author="tao huang" w:date="2018-01-12T00:14:00Z"/>
                <w:rFonts w:eastAsia="Times New Roman" w:cs="Times New Roman"/>
                <w:color w:val="000000" w:themeColor="text1"/>
                <w:sz w:val="22"/>
              </w:rPr>
            </w:pPr>
            <w:moveTo w:id="5174" w:author="tao huang" w:date="2018-01-12T00:14:00Z">
              <w:r w:rsidRPr="000B121E">
                <w:rPr>
                  <w:rFonts w:eastAsia="Times New Roman" w:cs="Times New Roman"/>
                  <w:color w:val="000000" w:themeColor="text1"/>
                  <w:sz w:val="22"/>
                </w:rPr>
                <w:t>-13.17%</w:t>
              </w:r>
            </w:moveTo>
          </w:p>
        </w:tc>
        <w:tc>
          <w:tcPr>
            <w:tcW w:w="992" w:type="dxa"/>
            <w:tcBorders>
              <w:top w:val="single" w:sz="4" w:space="0" w:color="auto"/>
            </w:tcBorders>
            <w:shd w:val="clear" w:color="auto" w:fill="auto"/>
            <w:noWrap/>
            <w:hideMark/>
          </w:tcPr>
          <w:p w14:paraId="662F5D08"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75" w:author="tao huang" w:date="2018-01-12T00:14:00Z"/>
                <w:rFonts w:eastAsia="Times New Roman" w:cs="Times New Roman"/>
                <w:color w:val="000000" w:themeColor="text1"/>
                <w:sz w:val="22"/>
              </w:rPr>
            </w:pPr>
            <w:moveTo w:id="5176" w:author="tao huang" w:date="2018-01-12T00:14:00Z">
              <w:r w:rsidRPr="000B121E">
                <w:rPr>
                  <w:rFonts w:eastAsia="Times New Roman" w:cs="Times New Roman"/>
                  <w:color w:val="000000" w:themeColor="text1"/>
                  <w:sz w:val="22"/>
                </w:rPr>
                <w:t>-10.04%</w:t>
              </w:r>
            </w:moveTo>
          </w:p>
        </w:tc>
        <w:tc>
          <w:tcPr>
            <w:tcW w:w="0" w:type="dxa"/>
            <w:tcBorders>
              <w:top w:val="single" w:sz="4" w:space="0" w:color="auto"/>
            </w:tcBorders>
            <w:shd w:val="clear" w:color="auto" w:fill="auto"/>
            <w:noWrap/>
            <w:hideMark/>
          </w:tcPr>
          <w:p w14:paraId="4210F331"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177" w:author="tao huang" w:date="2018-01-12T00:14:00Z"/>
                <w:rFonts w:eastAsia="Times New Roman" w:cs="Times New Roman"/>
                <w:color w:val="000000" w:themeColor="text1"/>
                <w:sz w:val="22"/>
              </w:rPr>
            </w:pPr>
            <w:moveTo w:id="5178" w:author="tao huang" w:date="2018-01-12T00:14:00Z">
              <w:r w:rsidRPr="000B121E">
                <w:rPr>
                  <w:rFonts w:eastAsia="Times New Roman" w:cs="Times New Roman"/>
                  <w:color w:val="000000" w:themeColor="text1"/>
                  <w:sz w:val="22"/>
                </w:rPr>
                <w:t>-4.55%</w:t>
              </w:r>
            </w:moveTo>
          </w:p>
        </w:tc>
      </w:tr>
      <w:tr w:rsidR="000E0F6C" w:rsidRPr="000B121E" w14:paraId="3F930C98"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2173F1DF" w14:textId="77777777" w:rsidR="000E0F6C" w:rsidRPr="000B121E" w:rsidRDefault="000E0F6C" w:rsidP="006854B7">
            <w:pPr>
              <w:shd w:val="clear" w:color="auto" w:fill="FFFFFF" w:themeFill="background1"/>
              <w:spacing w:after="0" w:line="240" w:lineRule="auto"/>
              <w:rPr>
                <w:moveTo w:id="5179" w:author="tao huang" w:date="2018-01-12T00:14:00Z"/>
                <w:rFonts w:eastAsia="Times New Roman" w:cs="Times New Roman"/>
                <w:b w:val="0"/>
                <w:color w:val="000000" w:themeColor="text1"/>
                <w:sz w:val="22"/>
              </w:rPr>
            </w:pPr>
          </w:p>
        </w:tc>
        <w:tc>
          <w:tcPr>
            <w:tcW w:w="1873" w:type="dxa"/>
            <w:shd w:val="clear" w:color="auto" w:fill="auto"/>
            <w:noWrap/>
            <w:hideMark/>
          </w:tcPr>
          <w:p w14:paraId="7812C004"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180" w:author="tao huang" w:date="2018-01-12T00:14:00Z"/>
                <w:rFonts w:eastAsia="Times New Roman" w:cs="Times New Roman"/>
                <w:color w:val="000000" w:themeColor="text1"/>
                <w:sz w:val="22"/>
              </w:rPr>
            </w:pPr>
            <w:moveTo w:id="5181" w:author="tao huang" w:date="2018-01-12T00:14:00Z">
              <w:r w:rsidRPr="000B121E">
                <w:rPr>
                  <w:rFonts w:eastAsia="Times New Roman" w:cs="Times New Roman"/>
                  <w:color w:val="000000" w:themeColor="text1"/>
                  <w:sz w:val="22"/>
                </w:rPr>
                <w:t>ADL-intra-IC</w:t>
              </w:r>
            </w:moveTo>
          </w:p>
        </w:tc>
        <w:tc>
          <w:tcPr>
            <w:tcW w:w="1231" w:type="dxa"/>
            <w:shd w:val="clear" w:color="auto" w:fill="auto"/>
            <w:noWrap/>
            <w:hideMark/>
          </w:tcPr>
          <w:p w14:paraId="025D48A7"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182" w:author="tao huang" w:date="2018-01-12T00:14:00Z"/>
                <w:rFonts w:eastAsia="Times New Roman" w:cs="Times New Roman"/>
                <w:color w:val="000000" w:themeColor="text1"/>
                <w:sz w:val="22"/>
              </w:rPr>
            </w:pPr>
            <w:moveTo w:id="5183" w:author="tao huang" w:date="2018-01-12T00:14:00Z">
              <w:r w:rsidRPr="000B121E">
                <w:rPr>
                  <w:rFonts w:eastAsia="Times New Roman" w:cs="Times New Roman"/>
                  <w:color w:val="000000" w:themeColor="text1"/>
                  <w:sz w:val="22"/>
                </w:rPr>
                <w:t>ADL-intra</w:t>
              </w:r>
            </w:moveTo>
          </w:p>
        </w:tc>
        <w:tc>
          <w:tcPr>
            <w:tcW w:w="1179" w:type="dxa"/>
            <w:shd w:val="clear" w:color="auto" w:fill="auto"/>
            <w:noWrap/>
            <w:hideMark/>
          </w:tcPr>
          <w:p w14:paraId="4FB8D10F"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84" w:author="tao huang" w:date="2018-01-12T00:14:00Z"/>
                <w:rFonts w:eastAsia="Times New Roman" w:cs="Times New Roman"/>
                <w:color w:val="000000" w:themeColor="text1"/>
                <w:sz w:val="22"/>
              </w:rPr>
            </w:pPr>
            <w:moveTo w:id="5185" w:author="tao huang" w:date="2018-01-12T00:14:00Z">
              <w:r w:rsidRPr="000B121E">
                <w:rPr>
                  <w:rFonts w:eastAsia="Times New Roman" w:cs="Times New Roman"/>
                  <w:color w:val="000000" w:themeColor="text1"/>
                  <w:sz w:val="22"/>
                </w:rPr>
                <w:t>-37.63%</w:t>
              </w:r>
            </w:moveTo>
          </w:p>
        </w:tc>
        <w:tc>
          <w:tcPr>
            <w:tcW w:w="1134" w:type="dxa"/>
            <w:shd w:val="clear" w:color="auto" w:fill="auto"/>
            <w:noWrap/>
            <w:hideMark/>
          </w:tcPr>
          <w:p w14:paraId="0039149B"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86" w:author="tao huang" w:date="2018-01-12T00:14:00Z"/>
                <w:rFonts w:eastAsia="Times New Roman" w:cs="Times New Roman"/>
                <w:color w:val="000000" w:themeColor="text1"/>
                <w:sz w:val="22"/>
              </w:rPr>
            </w:pPr>
            <w:moveTo w:id="5187" w:author="tao huang" w:date="2018-01-12T00:14:00Z">
              <w:r w:rsidRPr="000B121E">
                <w:rPr>
                  <w:rFonts w:eastAsia="Times New Roman" w:cs="Times New Roman"/>
                  <w:color w:val="000000" w:themeColor="text1"/>
                  <w:sz w:val="22"/>
                </w:rPr>
                <w:t>-13.38%</w:t>
              </w:r>
            </w:moveTo>
          </w:p>
        </w:tc>
        <w:tc>
          <w:tcPr>
            <w:tcW w:w="992" w:type="dxa"/>
            <w:shd w:val="clear" w:color="auto" w:fill="auto"/>
            <w:noWrap/>
            <w:hideMark/>
          </w:tcPr>
          <w:p w14:paraId="28D834DC"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188" w:author="tao huang" w:date="2018-01-12T00:14:00Z"/>
                <w:rFonts w:eastAsia="Times New Roman" w:cs="Times New Roman"/>
                <w:color w:val="000000" w:themeColor="text1"/>
                <w:sz w:val="22"/>
              </w:rPr>
            </w:pPr>
            <w:moveTo w:id="5189" w:author="tao huang" w:date="2018-01-12T00:14:00Z">
              <w:r w:rsidRPr="000B121E">
                <w:rPr>
                  <w:rFonts w:eastAsia="Times New Roman" w:cs="Times New Roman"/>
                  <w:color w:val="000000" w:themeColor="text1"/>
                  <w:sz w:val="22"/>
                </w:rPr>
                <w:t>-10.27%</w:t>
              </w:r>
            </w:moveTo>
          </w:p>
        </w:tc>
        <w:tc>
          <w:tcPr>
            <w:tcW w:w="0" w:type="dxa"/>
            <w:shd w:val="clear" w:color="auto" w:fill="auto"/>
            <w:noWrap/>
            <w:hideMark/>
          </w:tcPr>
          <w:p w14:paraId="09709865"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190" w:author="tao huang" w:date="2018-01-12T00:14:00Z"/>
                <w:rFonts w:eastAsia="Times New Roman" w:cs="Times New Roman"/>
                <w:color w:val="000000" w:themeColor="text1"/>
                <w:sz w:val="22"/>
              </w:rPr>
            </w:pPr>
            <w:moveTo w:id="5191" w:author="tao huang" w:date="2018-01-12T00:14:00Z">
              <w:r w:rsidRPr="000B121E">
                <w:rPr>
                  <w:rFonts w:eastAsia="Times New Roman" w:cs="Times New Roman"/>
                  <w:color w:val="000000" w:themeColor="text1"/>
                  <w:sz w:val="22"/>
                </w:rPr>
                <w:t>-4.88%</w:t>
              </w:r>
            </w:moveTo>
          </w:p>
        </w:tc>
      </w:tr>
      <w:tr w:rsidR="000E0F6C" w:rsidRPr="000B121E" w14:paraId="1FCF1BB7"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0756FC03" w14:textId="77777777" w:rsidR="000E0F6C" w:rsidRPr="000B121E" w:rsidRDefault="000E0F6C" w:rsidP="006854B7">
            <w:pPr>
              <w:shd w:val="clear" w:color="auto" w:fill="FFFFFF" w:themeFill="background1"/>
              <w:spacing w:after="0" w:line="240" w:lineRule="auto"/>
              <w:rPr>
                <w:moveTo w:id="5192" w:author="tao huang" w:date="2018-01-12T00:14:00Z"/>
                <w:rFonts w:eastAsia="Times New Roman" w:cs="Times New Roman"/>
                <w:b w:val="0"/>
                <w:color w:val="000000" w:themeColor="text1"/>
                <w:sz w:val="22"/>
              </w:rPr>
            </w:pPr>
          </w:p>
        </w:tc>
        <w:tc>
          <w:tcPr>
            <w:tcW w:w="1873" w:type="dxa"/>
            <w:shd w:val="clear" w:color="auto" w:fill="auto"/>
            <w:noWrap/>
            <w:hideMark/>
          </w:tcPr>
          <w:p w14:paraId="2F0EBBEF"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193" w:author="tao huang" w:date="2018-01-12T00:14:00Z"/>
                <w:rFonts w:eastAsia="Times New Roman" w:cs="Times New Roman"/>
                <w:color w:val="000000" w:themeColor="text1"/>
                <w:sz w:val="22"/>
              </w:rPr>
            </w:pPr>
            <w:moveTo w:id="5194" w:author="tao huang" w:date="2018-01-12T00:14:00Z">
              <w:r w:rsidRPr="000B121E">
                <w:rPr>
                  <w:rFonts w:eastAsia="Times New Roman" w:cs="Times New Roman"/>
                  <w:color w:val="000000" w:themeColor="text1"/>
                  <w:sz w:val="22"/>
                </w:rPr>
                <w:t>ADL-own-EWC</w:t>
              </w:r>
            </w:moveTo>
          </w:p>
        </w:tc>
        <w:tc>
          <w:tcPr>
            <w:tcW w:w="1231" w:type="dxa"/>
            <w:shd w:val="clear" w:color="auto" w:fill="auto"/>
            <w:noWrap/>
            <w:hideMark/>
          </w:tcPr>
          <w:p w14:paraId="634C862E"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195" w:author="tao huang" w:date="2018-01-12T00:14:00Z"/>
                <w:rFonts w:eastAsia="Times New Roman" w:cs="Times New Roman"/>
                <w:color w:val="000000" w:themeColor="text1"/>
                <w:sz w:val="22"/>
              </w:rPr>
            </w:pPr>
            <w:moveTo w:id="5196" w:author="tao huang" w:date="2018-01-12T00:14:00Z">
              <w:r w:rsidRPr="000B121E">
                <w:rPr>
                  <w:rFonts w:eastAsia="Times New Roman" w:cs="Times New Roman"/>
                  <w:color w:val="000000" w:themeColor="text1"/>
                  <w:sz w:val="22"/>
                </w:rPr>
                <w:t>ADL-own</w:t>
              </w:r>
            </w:moveTo>
          </w:p>
        </w:tc>
        <w:tc>
          <w:tcPr>
            <w:tcW w:w="1179" w:type="dxa"/>
            <w:shd w:val="clear" w:color="auto" w:fill="auto"/>
            <w:noWrap/>
            <w:hideMark/>
          </w:tcPr>
          <w:p w14:paraId="09C4820F"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97" w:author="tao huang" w:date="2018-01-12T00:14:00Z"/>
                <w:rFonts w:eastAsia="Times New Roman" w:cs="Times New Roman"/>
                <w:color w:val="000000" w:themeColor="text1"/>
                <w:sz w:val="22"/>
              </w:rPr>
            </w:pPr>
            <w:moveTo w:id="5198" w:author="tao huang" w:date="2018-01-12T00:14:00Z">
              <w:r w:rsidRPr="000B121E">
                <w:rPr>
                  <w:rFonts w:eastAsia="Times New Roman" w:cs="Times New Roman"/>
                  <w:color w:val="000000" w:themeColor="text1"/>
                  <w:sz w:val="22"/>
                </w:rPr>
                <w:t>-0.47%</w:t>
              </w:r>
            </w:moveTo>
          </w:p>
        </w:tc>
        <w:tc>
          <w:tcPr>
            <w:tcW w:w="1134" w:type="dxa"/>
            <w:shd w:val="clear" w:color="auto" w:fill="auto"/>
            <w:noWrap/>
            <w:hideMark/>
          </w:tcPr>
          <w:p w14:paraId="52BE29C7"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199" w:author="tao huang" w:date="2018-01-12T00:14:00Z"/>
                <w:rFonts w:eastAsia="Times New Roman" w:cs="Times New Roman"/>
                <w:color w:val="000000" w:themeColor="text1"/>
                <w:sz w:val="22"/>
              </w:rPr>
            </w:pPr>
            <w:moveTo w:id="5200" w:author="tao huang" w:date="2018-01-12T00:14:00Z">
              <w:r w:rsidRPr="000B121E">
                <w:rPr>
                  <w:rFonts w:eastAsia="Times New Roman" w:cs="Times New Roman"/>
                  <w:color w:val="000000" w:themeColor="text1"/>
                  <w:sz w:val="22"/>
                </w:rPr>
                <w:t>-0.36%</w:t>
              </w:r>
            </w:moveTo>
          </w:p>
        </w:tc>
        <w:tc>
          <w:tcPr>
            <w:tcW w:w="992" w:type="dxa"/>
            <w:shd w:val="clear" w:color="auto" w:fill="auto"/>
            <w:noWrap/>
            <w:hideMark/>
          </w:tcPr>
          <w:p w14:paraId="64559733"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201" w:author="tao huang" w:date="2018-01-12T00:14:00Z"/>
                <w:rFonts w:eastAsia="Times New Roman" w:cs="Times New Roman"/>
                <w:color w:val="000000" w:themeColor="text1"/>
                <w:sz w:val="22"/>
              </w:rPr>
            </w:pPr>
            <w:moveTo w:id="5202" w:author="tao huang" w:date="2018-01-12T00:14:00Z">
              <w:r w:rsidRPr="000B121E">
                <w:rPr>
                  <w:rFonts w:eastAsia="Times New Roman" w:cs="Times New Roman"/>
                  <w:color w:val="000000" w:themeColor="text1"/>
                  <w:sz w:val="22"/>
                </w:rPr>
                <w:t>-0.44%</w:t>
              </w:r>
            </w:moveTo>
          </w:p>
        </w:tc>
        <w:tc>
          <w:tcPr>
            <w:tcW w:w="0" w:type="dxa"/>
            <w:shd w:val="clear" w:color="auto" w:fill="auto"/>
            <w:noWrap/>
            <w:hideMark/>
          </w:tcPr>
          <w:p w14:paraId="42966C8C"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203" w:author="tao huang" w:date="2018-01-12T00:14:00Z"/>
                <w:rFonts w:eastAsia="Times New Roman" w:cs="Times New Roman"/>
                <w:color w:val="000000" w:themeColor="text1"/>
                <w:sz w:val="22"/>
              </w:rPr>
            </w:pPr>
            <w:moveTo w:id="5204" w:author="tao huang" w:date="2018-01-12T00:14:00Z">
              <w:r w:rsidRPr="000B121E">
                <w:rPr>
                  <w:rFonts w:eastAsia="Times New Roman" w:cs="Times New Roman"/>
                  <w:color w:val="000000" w:themeColor="text1"/>
                  <w:sz w:val="22"/>
                </w:rPr>
                <w:t>-0.58%</w:t>
              </w:r>
            </w:moveTo>
          </w:p>
        </w:tc>
      </w:tr>
      <w:tr w:rsidR="000E0F6C" w:rsidRPr="000B121E" w14:paraId="011BEC95"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676701B0" w14:textId="77777777" w:rsidR="000E0F6C" w:rsidRPr="000B121E" w:rsidRDefault="000E0F6C" w:rsidP="006854B7">
            <w:pPr>
              <w:shd w:val="clear" w:color="auto" w:fill="FFFFFF" w:themeFill="background1"/>
              <w:spacing w:after="0" w:line="240" w:lineRule="auto"/>
              <w:rPr>
                <w:moveTo w:id="5205" w:author="tao huang" w:date="2018-01-12T00:14:00Z"/>
                <w:rFonts w:eastAsia="Times New Roman" w:cs="Times New Roman"/>
                <w:b w:val="0"/>
                <w:color w:val="000000" w:themeColor="text1"/>
                <w:sz w:val="22"/>
              </w:rPr>
            </w:pPr>
          </w:p>
        </w:tc>
        <w:tc>
          <w:tcPr>
            <w:tcW w:w="1873" w:type="dxa"/>
            <w:shd w:val="clear" w:color="auto" w:fill="auto"/>
            <w:noWrap/>
            <w:hideMark/>
          </w:tcPr>
          <w:p w14:paraId="75B89E57"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206" w:author="tao huang" w:date="2018-01-12T00:14:00Z"/>
                <w:rFonts w:eastAsia="Times New Roman" w:cs="Times New Roman"/>
                <w:color w:val="000000" w:themeColor="text1"/>
                <w:sz w:val="22"/>
              </w:rPr>
            </w:pPr>
            <w:moveTo w:id="5207" w:author="tao huang" w:date="2018-01-12T00:14:00Z">
              <w:r w:rsidRPr="000B121E">
                <w:rPr>
                  <w:rFonts w:eastAsia="Times New Roman" w:cs="Times New Roman"/>
                  <w:color w:val="000000" w:themeColor="text1"/>
                  <w:sz w:val="22"/>
                </w:rPr>
                <w:t>ADL-own-IC</w:t>
              </w:r>
            </w:moveTo>
          </w:p>
        </w:tc>
        <w:tc>
          <w:tcPr>
            <w:tcW w:w="1231" w:type="dxa"/>
            <w:shd w:val="clear" w:color="auto" w:fill="auto"/>
            <w:noWrap/>
            <w:hideMark/>
          </w:tcPr>
          <w:p w14:paraId="469F74E7"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208" w:author="tao huang" w:date="2018-01-12T00:14:00Z"/>
                <w:rFonts w:eastAsia="Times New Roman" w:cs="Times New Roman"/>
                <w:color w:val="000000" w:themeColor="text1"/>
                <w:sz w:val="22"/>
              </w:rPr>
            </w:pPr>
            <w:moveTo w:id="5209" w:author="tao huang" w:date="2018-01-12T00:14:00Z">
              <w:r w:rsidRPr="000B121E">
                <w:rPr>
                  <w:rFonts w:eastAsia="Times New Roman" w:cs="Times New Roman"/>
                  <w:color w:val="000000" w:themeColor="text1"/>
                  <w:sz w:val="22"/>
                </w:rPr>
                <w:t>ADL-own</w:t>
              </w:r>
            </w:moveTo>
          </w:p>
        </w:tc>
        <w:tc>
          <w:tcPr>
            <w:tcW w:w="1179" w:type="dxa"/>
            <w:shd w:val="clear" w:color="auto" w:fill="auto"/>
            <w:noWrap/>
            <w:hideMark/>
          </w:tcPr>
          <w:p w14:paraId="6E54A126"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10" w:author="tao huang" w:date="2018-01-12T00:14:00Z"/>
                <w:rFonts w:eastAsia="Times New Roman" w:cs="Times New Roman"/>
                <w:color w:val="000000" w:themeColor="text1"/>
                <w:sz w:val="22"/>
              </w:rPr>
            </w:pPr>
            <w:moveTo w:id="5211" w:author="tao huang" w:date="2018-01-12T00:14:00Z">
              <w:r w:rsidRPr="000B121E">
                <w:rPr>
                  <w:rFonts w:eastAsia="Times New Roman" w:cs="Times New Roman"/>
                  <w:color w:val="000000" w:themeColor="text1"/>
                  <w:sz w:val="22"/>
                </w:rPr>
                <w:t>2.11%</w:t>
              </w:r>
            </w:moveTo>
          </w:p>
        </w:tc>
        <w:tc>
          <w:tcPr>
            <w:tcW w:w="1134" w:type="dxa"/>
            <w:shd w:val="clear" w:color="auto" w:fill="auto"/>
            <w:noWrap/>
            <w:hideMark/>
          </w:tcPr>
          <w:p w14:paraId="3FB729D6"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12" w:author="tao huang" w:date="2018-01-12T00:14:00Z"/>
                <w:rFonts w:eastAsia="Times New Roman" w:cs="Times New Roman"/>
                <w:color w:val="000000" w:themeColor="text1"/>
                <w:sz w:val="22"/>
              </w:rPr>
            </w:pPr>
            <w:moveTo w:id="5213" w:author="tao huang" w:date="2018-01-12T00:14:00Z">
              <w:r w:rsidRPr="000B121E">
                <w:rPr>
                  <w:rFonts w:eastAsia="Times New Roman" w:cs="Times New Roman"/>
                  <w:color w:val="000000" w:themeColor="text1"/>
                  <w:sz w:val="22"/>
                </w:rPr>
                <w:t>-0.80%</w:t>
              </w:r>
            </w:moveTo>
          </w:p>
        </w:tc>
        <w:tc>
          <w:tcPr>
            <w:tcW w:w="992" w:type="dxa"/>
            <w:shd w:val="clear" w:color="auto" w:fill="auto"/>
            <w:noWrap/>
            <w:hideMark/>
          </w:tcPr>
          <w:p w14:paraId="70CCDA78"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14" w:author="tao huang" w:date="2018-01-12T00:14:00Z"/>
                <w:rFonts w:eastAsia="Times New Roman" w:cs="Times New Roman"/>
                <w:color w:val="000000" w:themeColor="text1"/>
                <w:sz w:val="22"/>
              </w:rPr>
            </w:pPr>
            <w:moveTo w:id="5215" w:author="tao huang" w:date="2018-01-12T00:14:00Z">
              <w:r w:rsidRPr="000B121E">
                <w:rPr>
                  <w:rFonts w:eastAsia="Times New Roman" w:cs="Times New Roman"/>
                  <w:color w:val="000000" w:themeColor="text1"/>
                  <w:sz w:val="22"/>
                </w:rPr>
                <w:t>-1.22%</w:t>
              </w:r>
            </w:moveTo>
          </w:p>
        </w:tc>
        <w:tc>
          <w:tcPr>
            <w:tcW w:w="0" w:type="dxa"/>
            <w:shd w:val="clear" w:color="auto" w:fill="auto"/>
            <w:noWrap/>
            <w:hideMark/>
          </w:tcPr>
          <w:p w14:paraId="7DE624BA"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216" w:author="tao huang" w:date="2018-01-12T00:14:00Z"/>
                <w:rFonts w:eastAsia="Times New Roman" w:cs="Times New Roman"/>
                <w:color w:val="000000" w:themeColor="text1"/>
                <w:sz w:val="22"/>
              </w:rPr>
            </w:pPr>
            <w:moveTo w:id="5217" w:author="tao huang" w:date="2018-01-12T00:14:00Z">
              <w:r w:rsidRPr="000B121E">
                <w:rPr>
                  <w:rFonts w:eastAsia="Times New Roman" w:cs="Times New Roman"/>
                  <w:color w:val="000000" w:themeColor="text1"/>
                  <w:sz w:val="22"/>
                </w:rPr>
                <w:t>-1.80%</w:t>
              </w:r>
            </w:moveTo>
          </w:p>
        </w:tc>
      </w:tr>
      <w:tr w:rsidR="000E0F6C" w:rsidRPr="000B121E" w14:paraId="04FF2E2E"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274FD118" w14:textId="77777777" w:rsidR="000E0F6C" w:rsidRPr="000B121E" w:rsidRDefault="000E0F6C" w:rsidP="006854B7">
            <w:pPr>
              <w:shd w:val="clear" w:color="auto" w:fill="FFFFFF" w:themeFill="background1"/>
              <w:spacing w:after="0" w:line="240" w:lineRule="auto"/>
              <w:rPr>
                <w:moveTo w:id="5218" w:author="tao huang" w:date="2018-01-12T00:14:00Z"/>
                <w:rFonts w:eastAsia="Times New Roman" w:cs="Times New Roman"/>
                <w:b w:val="0"/>
                <w:color w:val="000000" w:themeColor="text1"/>
                <w:sz w:val="22"/>
              </w:rPr>
            </w:pPr>
          </w:p>
        </w:tc>
        <w:tc>
          <w:tcPr>
            <w:tcW w:w="1873" w:type="dxa"/>
            <w:shd w:val="clear" w:color="auto" w:fill="auto"/>
            <w:noWrap/>
            <w:hideMark/>
          </w:tcPr>
          <w:p w14:paraId="3C154BB4"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219" w:author="tao huang" w:date="2018-01-12T00:14:00Z"/>
                <w:rFonts w:eastAsia="Times New Roman" w:cs="Times New Roman"/>
                <w:color w:val="000000" w:themeColor="text1"/>
                <w:sz w:val="22"/>
              </w:rPr>
            </w:pPr>
            <w:moveTo w:id="5220" w:author="tao huang" w:date="2018-01-12T00:14:00Z">
              <w:r w:rsidRPr="000B121E">
                <w:rPr>
                  <w:rFonts w:eastAsia="Times New Roman" w:cs="Times New Roman"/>
                  <w:color w:val="000000" w:themeColor="text1"/>
                  <w:sz w:val="22"/>
                </w:rPr>
                <w:t>ADL-intra</w:t>
              </w:r>
            </w:moveTo>
          </w:p>
        </w:tc>
        <w:tc>
          <w:tcPr>
            <w:tcW w:w="1231" w:type="dxa"/>
            <w:shd w:val="clear" w:color="auto" w:fill="auto"/>
            <w:noWrap/>
            <w:hideMark/>
          </w:tcPr>
          <w:p w14:paraId="18061066"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221" w:author="tao huang" w:date="2018-01-12T00:14:00Z"/>
                <w:rFonts w:eastAsia="Times New Roman" w:cs="Times New Roman"/>
                <w:color w:val="000000" w:themeColor="text1"/>
                <w:sz w:val="22"/>
              </w:rPr>
            </w:pPr>
            <w:moveTo w:id="5222" w:author="tao huang" w:date="2018-01-12T00:14:00Z">
              <w:r w:rsidRPr="000B121E">
                <w:rPr>
                  <w:rFonts w:eastAsia="Times New Roman" w:cs="Times New Roman"/>
                  <w:color w:val="000000" w:themeColor="text1"/>
                  <w:sz w:val="22"/>
                </w:rPr>
                <w:t>ADL-own</w:t>
              </w:r>
            </w:moveTo>
          </w:p>
        </w:tc>
        <w:tc>
          <w:tcPr>
            <w:tcW w:w="1179" w:type="dxa"/>
            <w:shd w:val="clear" w:color="auto" w:fill="auto"/>
            <w:noWrap/>
            <w:hideMark/>
          </w:tcPr>
          <w:p w14:paraId="3BAFC650"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223" w:author="tao huang" w:date="2018-01-12T00:14:00Z"/>
                <w:rFonts w:eastAsia="Times New Roman" w:cs="Times New Roman"/>
                <w:color w:val="000000" w:themeColor="text1"/>
                <w:sz w:val="22"/>
              </w:rPr>
            </w:pPr>
            <w:moveTo w:id="5224" w:author="tao huang" w:date="2018-01-12T00:14:00Z">
              <w:r w:rsidRPr="000B121E">
                <w:rPr>
                  <w:rFonts w:eastAsia="Times New Roman" w:cs="Times New Roman"/>
                  <w:color w:val="000000" w:themeColor="text1"/>
                  <w:sz w:val="22"/>
                </w:rPr>
                <w:t>-6.01%</w:t>
              </w:r>
            </w:moveTo>
          </w:p>
        </w:tc>
        <w:tc>
          <w:tcPr>
            <w:tcW w:w="1134" w:type="dxa"/>
            <w:shd w:val="clear" w:color="auto" w:fill="auto"/>
            <w:noWrap/>
            <w:hideMark/>
          </w:tcPr>
          <w:p w14:paraId="6157B9CF"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225" w:author="tao huang" w:date="2018-01-12T00:14:00Z"/>
                <w:rFonts w:eastAsia="Times New Roman" w:cs="Times New Roman"/>
                <w:color w:val="000000" w:themeColor="text1"/>
                <w:sz w:val="22"/>
              </w:rPr>
            </w:pPr>
            <w:moveTo w:id="5226" w:author="tao huang" w:date="2018-01-12T00:14:00Z">
              <w:r w:rsidRPr="000B121E">
                <w:rPr>
                  <w:rFonts w:eastAsia="Times New Roman" w:cs="Times New Roman"/>
                  <w:color w:val="000000" w:themeColor="text1"/>
                  <w:sz w:val="22"/>
                </w:rPr>
                <w:t>-1.10%</w:t>
              </w:r>
            </w:moveTo>
          </w:p>
        </w:tc>
        <w:tc>
          <w:tcPr>
            <w:tcW w:w="992" w:type="dxa"/>
            <w:shd w:val="clear" w:color="auto" w:fill="auto"/>
            <w:noWrap/>
            <w:hideMark/>
          </w:tcPr>
          <w:p w14:paraId="7D8036BA"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227" w:author="tao huang" w:date="2018-01-12T00:14:00Z"/>
                <w:rFonts w:eastAsia="Times New Roman" w:cs="Times New Roman"/>
                <w:color w:val="000000" w:themeColor="text1"/>
                <w:sz w:val="22"/>
              </w:rPr>
            </w:pPr>
            <w:moveTo w:id="5228" w:author="tao huang" w:date="2018-01-12T00:14:00Z">
              <w:r w:rsidRPr="000B121E">
                <w:rPr>
                  <w:rFonts w:eastAsia="Times New Roman" w:cs="Times New Roman"/>
                  <w:color w:val="000000" w:themeColor="text1"/>
                  <w:sz w:val="22"/>
                </w:rPr>
                <w:t>-0.51%</w:t>
              </w:r>
            </w:moveTo>
          </w:p>
        </w:tc>
        <w:tc>
          <w:tcPr>
            <w:tcW w:w="0" w:type="dxa"/>
            <w:shd w:val="clear" w:color="auto" w:fill="auto"/>
            <w:noWrap/>
            <w:hideMark/>
          </w:tcPr>
          <w:p w14:paraId="3AC0796D"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229" w:author="tao huang" w:date="2018-01-12T00:14:00Z"/>
                <w:rFonts w:eastAsia="Times New Roman" w:cs="Times New Roman"/>
                <w:color w:val="000000" w:themeColor="text1"/>
                <w:sz w:val="22"/>
              </w:rPr>
            </w:pPr>
            <w:moveTo w:id="5230" w:author="tao huang" w:date="2018-01-12T00:14:00Z">
              <w:r w:rsidRPr="000B121E">
                <w:rPr>
                  <w:rFonts w:eastAsia="Times New Roman" w:cs="Times New Roman"/>
                  <w:color w:val="000000" w:themeColor="text1"/>
                  <w:sz w:val="22"/>
                </w:rPr>
                <w:t>-2.03%</w:t>
              </w:r>
            </w:moveTo>
          </w:p>
        </w:tc>
      </w:tr>
      <w:tr w:rsidR="000E0F6C" w:rsidRPr="000B121E" w14:paraId="5D2A6319"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4C9B5D8C" w14:textId="77777777" w:rsidR="000E0F6C" w:rsidRPr="000B121E" w:rsidRDefault="000E0F6C" w:rsidP="006854B7">
            <w:pPr>
              <w:shd w:val="clear" w:color="auto" w:fill="FFFFFF" w:themeFill="background1"/>
              <w:spacing w:after="0" w:line="240" w:lineRule="auto"/>
              <w:rPr>
                <w:moveTo w:id="5231" w:author="tao huang" w:date="2018-01-12T00:14:00Z"/>
                <w:rFonts w:eastAsia="Times New Roman" w:cs="Times New Roman"/>
                <w:b w:val="0"/>
                <w:color w:val="000000" w:themeColor="text1"/>
                <w:sz w:val="22"/>
              </w:rPr>
            </w:pPr>
          </w:p>
        </w:tc>
        <w:tc>
          <w:tcPr>
            <w:tcW w:w="1873" w:type="dxa"/>
            <w:shd w:val="clear" w:color="auto" w:fill="auto"/>
            <w:noWrap/>
            <w:hideMark/>
          </w:tcPr>
          <w:p w14:paraId="7F609E98"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232" w:author="tao huang" w:date="2018-01-12T00:14:00Z"/>
                <w:rFonts w:eastAsia="Times New Roman" w:cs="Times New Roman"/>
                <w:color w:val="000000" w:themeColor="text1"/>
                <w:sz w:val="22"/>
              </w:rPr>
            </w:pPr>
            <w:moveTo w:id="5233" w:author="tao huang" w:date="2018-01-12T00:14:00Z">
              <w:r w:rsidRPr="000B121E">
                <w:rPr>
                  <w:rFonts w:eastAsia="Times New Roman" w:cs="Times New Roman"/>
                  <w:color w:val="000000" w:themeColor="text1"/>
                  <w:sz w:val="22"/>
                </w:rPr>
                <w:t>ADL-own-EWC</w:t>
              </w:r>
            </w:moveTo>
          </w:p>
        </w:tc>
        <w:tc>
          <w:tcPr>
            <w:tcW w:w="1231" w:type="dxa"/>
            <w:shd w:val="clear" w:color="auto" w:fill="auto"/>
            <w:noWrap/>
            <w:hideMark/>
          </w:tcPr>
          <w:p w14:paraId="38B12C26"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234" w:author="tao huang" w:date="2018-01-12T00:14:00Z"/>
                <w:rFonts w:eastAsia="Times New Roman" w:cs="Times New Roman"/>
                <w:color w:val="000000" w:themeColor="text1"/>
                <w:sz w:val="22"/>
              </w:rPr>
            </w:pPr>
            <w:moveTo w:id="5235"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7FF77C40"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36" w:author="tao huang" w:date="2018-01-12T00:14:00Z"/>
                <w:rFonts w:eastAsia="Times New Roman" w:cs="Times New Roman"/>
                <w:color w:val="000000" w:themeColor="text1"/>
                <w:sz w:val="22"/>
              </w:rPr>
            </w:pPr>
            <w:moveTo w:id="5237" w:author="tao huang" w:date="2018-01-12T00:14:00Z">
              <w:r w:rsidRPr="000B121E">
                <w:rPr>
                  <w:rFonts w:eastAsia="Times New Roman" w:cs="Times New Roman"/>
                  <w:color w:val="000000" w:themeColor="text1"/>
                  <w:sz w:val="22"/>
                </w:rPr>
                <w:t>-33.64%</w:t>
              </w:r>
            </w:moveTo>
          </w:p>
        </w:tc>
        <w:tc>
          <w:tcPr>
            <w:tcW w:w="1134" w:type="dxa"/>
            <w:shd w:val="clear" w:color="auto" w:fill="auto"/>
            <w:noWrap/>
            <w:hideMark/>
          </w:tcPr>
          <w:p w14:paraId="5466AA45"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38" w:author="tao huang" w:date="2018-01-12T00:14:00Z"/>
                <w:rFonts w:eastAsia="Times New Roman" w:cs="Times New Roman"/>
                <w:color w:val="000000" w:themeColor="text1"/>
                <w:sz w:val="22"/>
              </w:rPr>
            </w:pPr>
            <w:moveTo w:id="5239" w:author="tao huang" w:date="2018-01-12T00:14:00Z">
              <w:r w:rsidRPr="000B121E">
                <w:rPr>
                  <w:rFonts w:eastAsia="Times New Roman" w:cs="Times New Roman"/>
                  <w:color w:val="000000" w:themeColor="text1"/>
                  <w:sz w:val="22"/>
                </w:rPr>
                <w:t>-12.52%</w:t>
              </w:r>
            </w:moveTo>
          </w:p>
        </w:tc>
        <w:tc>
          <w:tcPr>
            <w:tcW w:w="992" w:type="dxa"/>
            <w:shd w:val="clear" w:color="auto" w:fill="auto"/>
            <w:noWrap/>
            <w:hideMark/>
          </w:tcPr>
          <w:p w14:paraId="019EFF33"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40" w:author="tao huang" w:date="2018-01-12T00:14:00Z"/>
                <w:rFonts w:eastAsia="Times New Roman" w:cs="Times New Roman"/>
                <w:color w:val="000000" w:themeColor="text1"/>
                <w:sz w:val="22"/>
              </w:rPr>
            </w:pPr>
            <w:moveTo w:id="5241" w:author="tao huang" w:date="2018-01-12T00:14:00Z">
              <w:r w:rsidRPr="000B121E">
                <w:rPr>
                  <w:rFonts w:eastAsia="Times New Roman" w:cs="Times New Roman"/>
                  <w:color w:val="000000" w:themeColor="text1"/>
                  <w:sz w:val="22"/>
                </w:rPr>
                <w:t>-9.97%</w:t>
              </w:r>
            </w:moveTo>
          </w:p>
        </w:tc>
        <w:tc>
          <w:tcPr>
            <w:tcW w:w="0" w:type="dxa"/>
            <w:shd w:val="clear" w:color="auto" w:fill="auto"/>
            <w:noWrap/>
            <w:hideMark/>
          </w:tcPr>
          <w:p w14:paraId="4BB0EABE"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242" w:author="tao huang" w:date="2018-01-12T00:14:00Z"/>
                <w:rFonts w:eastAsia="Times New Roman" w:cs="Times New Roman"/>
                <w:color w:val="000000" w:themeColor="text1"/>
                <w:sz w:val="22"/>
              </w:rPr>
            </w:pPr>
            <w:moveTo w:id="5243" w:author="tao huang" w:date="2018-01-12T00:14:00Z">
              <w:r w:rsidRPr="000B121E">
                <w:rPr>
                  <w:rFonts w:eastAsia="Times New Roman" w:cs="Times New Roman"/>
                  <w:color w:val="000000" w:themeColor="text1"/>
                  <w:sz w:val="22"/>
                </w:rPr>
                <w:t>-3.14%</w:t>
              </w:r>
            </w:moveTo>
          </w:p>
        </w:tc>
      </w:tr>
      <w:tr w:rsidR="000E0F6C" w:rsidRPr="000B121E" w14:paraId="726A824F"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3E28A6D9" w14:textId="77777777" w:rsidR="000E0F6C" w:rsidRPr="000B121E" w:rsidRDefault="000E0F6C" w:rsidP="006854B7">
            <w:pPr>
              <w:shd w:val="clear" w:color="auto" w:fill="FFFFFF" w:themeFill="background1"/>
              <w:spacing w:after="0" w:line="240" w:lineRule="auto"/>
              <w:rPr>
                <w:moveTo w:id="5244" w:author="tao huang" w:date="2018-01-12T00:14:00Z"/>
                <w:rFonts w:eastAsia="Times New Roman" w:cs="Times New Roman"/>
                <w:b w:val="0"/>
                <w:color w:val="000000" w:themeColor="text1"/>
                <w:sz w:val="22"/>
              </w:rPr>
            </w:pPr>
          </w:p>
        </w:tc>
        <w:tc>
          <w:tcPr>
            <w:tcW w:w="1873" w:type="dxa"/>
            <w:shd w:val="clear" w:color="auto" w:fill="auto"/>
            <w:noWrap/>
            <w:hideMark/>
          </w:tcPr>
          <w:p w14:paraId="3895BAD5"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245" w:author="tao huang" w:date="2018-01-12T00:14:00Z"/>
                <w:rFonts w:eastAsia="Times New Roman" w:cs="Times New Roman"/>
                <w:color w:val="000000" w:themeColor="text1"/>
                <w:sz w:val="22"/>
              </w:rPr>
            </w:pPr>
            <w:moveTo w:id="5246" w:author="tao huang" w:date="2018-01-12T00:14:00Z">
              <w:r w:rsidRPr="000B121E">
                <w:rPr>
                  <w:rFonts w:eastAsia="Times New Roman" w:cs="Times New Roman"/>
                  <w:color w:val="000000" w:themeColor="text1"/>
                  <w:sz w:val="22"/>
                </w:rPr>
                <w:t>ADL-own-IC</w:t>
              </w:r>
            </w:moveTo>
          </w:p>
        </w:tc>
        <w:tc>
          <w:tcPr>
            <w:tcW w:w="1231" w:type="dxa"/>
            <w:shd w:val="clear" w:color="auto" w:fill="auto"/>
            <w:noWrap/>
            <w:hideMark/>
          </w:tcPr>
          <w:p w14:paraId="632D5BB6"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247" w:author="tao huang" w:date="2018-01-12T00:14:00Z"/>
                <w:rFonts w:eastAsia="Times New Roman" w:cs="Times New Roman"/>
                <w:color w:val="000000" w:themeColor="text1"/>
                <w:sz w:val="22"/>
              </w:rPr>
            </w:pPr>
            <w:moveTo w:id="5248"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5E244941"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249" w:author="tao huang" w:date="2018-01-12T00:14:00Z"/>
                <w:rFonts w:eastAsia="Times New Roman" w:cs="Times New Roman"/>
                <w:color w:val="000000" w:themeColor="text1"/>
                <w:sz w:val="22"/>
              </w:rPr>
            </w:pPr>
            <w:moveTo w:id="5250" w:author="tao huang" w:date="2018-01-12T00:14:00Z">
              <w:r w:rsidRPr="000B121E">
                <w:rPr>
                  <w:rFonts w:eastAsia="Times New Roman" w:cs="Times New Roman"/>
                  <w:color w:val="000000" w:themeColor="text1"/>
                  <w:sz w:val="22"/>
                </w:rPr>
                <w:t>-31.92%</w:t>
              </w:r>
            </w:moveTo>
          </w:p>
        </w:tc>
        <w:tc>
          <w:tcPr>
            <w:tcW w:w="1134" w:type="dxa"/>
            <w:shd w:val="clear" w:color="auto" w:fill="auto"/>
            <w:noWrap/>
            <w:hideMark/>
          </w:tcPr>
          <w:p w14:paraId="311B3149"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251" w:author="tao huang" w:date="2018-01-12T00:14:00Z"/>
                <w:rFonts w:eastAsia="Times New Roman" w:cs="Times New Roman"/>
                <w:color w:val="000000" w:themeColor="text1"/>
                <w:sz w:val="22"/>
              </w:rPr>
            </w:pPr>
            <w:moveTo w:id="5252" w:author="tao huang" w:date="2018-01-12T00:14:00Z">
              <w:r w:rsidRPr="000B121E">
                <w:rPr>
                  <w:rFonts w:eastAsia="Times New Roman" w:cs="Times New Roman"/>
                  <w:color w:val="000000" w:themeColor="text1"/>
                  <w:sz w:val="22"/>
                </w:rPr>
                <w:t>-12.91%</w:t>
              </w:r>
            </w:moveTo>
          </w:p>
        </w:tc>
        <w:tc>
          <w:tcPr>
            <w:tcW w:w="992" w:type="dxa"/>
            <w:shd w:val="clear" w:color="auto" w:fill="auto"/>
            <w:noWrap/>
            <w:hideMark/>
          </w:tcPr>
          <w:p w14:paraId="7B3E7BDB"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253" w:author="tao huang" w:date="2018-01-12T00:14:00Z"/>
                <w:rFonts w:eastAsia="Times New Roman" w:cs="Times New Roman"/>
                <w:color w:val="000000" w:themeColor="text1"/>
                <w:sz w:val="22"/>
              </w:rPr>
            </w:pPr>
            <w:moveTo w:id="5254" w:author="tao huang" w:date="2018-01-12T00:14:00Z">
              <w:r w:rsidRPr="000B121E">
                <w:rPr>
                  <w:rFonts w:eastAsia="Times New Roman" w:cs="Times New Roman"/>
                  <w:color w:val="000000" w:themeColor="text1"/>
                  <w:sz w:val="22"/>
                </w:rPr>
                <w:t>-10.68%</w:t>
              </w:r>
            </w:moveTo>
          </w:p>
        </w:tc>
        <w:tc>
          <w:tcPr>
            <w:tcW w:w="0" w:type="dxa"/>
            <w:shd w:val="clear" w:color="auto" w:fill="auto"/>
            <w:noWrap/>
            <w:hideMark/>
          </w:tcPr>
          <w:p w14:paraId="2722858F"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255" w:author="tao huang" w:date="2018-01-12T00:14:00Z"/>
                <w:rFonts w:eastAsia="Times New Roman" w:cs="Times New Roman"/>
                <w:color w:val="000000" w:themeColor="text1"/>
                <w:sz w:val="22"/>
              </w:rPr>
            </w:pPr>
            <w:moveTo w:id="5256" w:author="tao huang" w:date="2018-01-12T00:14:00Z">
              <w:r w:rsidRPr="000B121E">
                <w:rPr>
                  <w:rFonts w:eastAsia="Times New Roman" w:cs="Times New Roman"/>
                  <w:color w:val="000000" w:themeColor="text1"/>
                  <w:sz w:val="22"/>
                </w:rPr>
                <w:t>-4.33%</w:t>
              </w:r>
            </w:moveTo>
          </w:p>
        </w:tc>
      </w:tr>
      <w:tr w:rsidR="000E0F6C" w:rsidRPr="000B121E" w14:paraId="08322D39"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7B15F5D9" w14:textId="77777777" w:rsidR="000E0F6C" w:rsidRPr="000B121E" w:rsidRDefault="000E0F6C" w:rsidP="006854B7">
            <w:pPr>
              <w:shd w:val="clear" w:color="auto" w:fill="FFFFFF" w:themeFill="background1"/>
              <w:spacing w:after="0" w:line="240" w:lineRule="auto"/>
              <w:rPr>
                <w:moveTo w:id="5257" w:author="tao huang" w:date="2018-01-12T00:14:00Z"/>
                <w:rFonts w:eastAsia="Times New Roman" w:cs="Times New Roman"/>
                <w:b w:val="0"/>
                <w:color w:val="000000" w:themeColor="text1"/>
                <w:sz w:val="22"/>
              </w:rPr>
            </w:pPr>
          </w:p>
        </w:tc>
        <w:tc>
          <w:tcPr>
            <w:tcW w:w="1873" w:type="dxa"/>
            <w:shd w:val="clear" w:color="auto" w:fill="auto"/>
            <w:noWrap/>
            <w:hideMark/>
          </w:tcPr>
          <w:p w14:paraId="14858E6E"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258" w:author="tao huang" w:date="2018-01-12T00:14:00Z"/>
                <w:rFonts w:eastAsia="Times New Roman" w:cs="Times New Roman"/>
                <w:color w:val="000000" w:themeColor="text1"/>
                <w:sz w:val="22"/>
              </w:rPr>
            </w:pPr>
            <w:moveTo w:id="5259" w:author="tao huang" w:date="2018-01-12T00:14:00Z">
              <w:r w:rsidRPr="000B121E">
                <w:rPr>
                  <w:rFonts w:eastAsia="Times New Roman" w:cs="Times New Roman"/>
                  <w:color w:val="000000" w:themeColor="text1"/>
                  <w:sz w:val="22"/>
                </w:rPr>
                <w:t>ADL-intra-EWC</w:t>
              </w:r>
            </w:moveTo>
          </w:p>
        </w:tc>
        <w:tc>
          <w:tcPr>
            <w:tcW w:w="1231" w:type="dxa"/>
            <w:shd w:val="clear" w:color="auto" w:fill="auto"/>
            <w:noWrap/>
            <w:hideMark/>
          </w:tcPr>
          <w:p w14:paraId="62B5CA88"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260" w:author="tao huang" w:date="2018-01-12T00:14:00Z"/>
                <w:rFonts w:eastAsia="Times New Roman" w:cs="Times New Roman"/>
                <w:color w:val="000000" w:themeColor="text1"/>
                <w:sz w:val="22"/>
              </w:rPr>
            </w:pPr>
            <w:moveTo w:id="5261"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7327A290"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62" w:author="tao huang" w:date="2018-01-12T00:14:00Z"/>
                <w:rFonts w:eastAsia="Times New Roman" w:cs="Times New Roman"/>
                <w:color w:val="000000" w:themeColor="text1"/>
                <w:sz w:val="22"/>
              </w:rPr>
            </w:pPr>
            <w:moveTo w:id="5263" w:author="tao huang" w:date="2018-01-12T00:14:00Z">
              <w:r w:rsidRPr="000B121E">
                <w:rPr>
                  <w:rFonts w:eastAsia="Times New Roman" w:cs="Times New Roman"/>
                  <w:color w:val="000000" w:themeColor="text1"/>
                  <w:sz w:val="22"/>
                </w:rPr>
                <w:t>-37.63%</w:t>
              </w:r>
            </w:moveTo>
          </w:p>
        </w:tc>
        <w:tc>
          <w:tcPr>
            <w:tcW w:w="1134" w:type="dxa"/>
            <w:shd w:val="clear" w:color="auto" w:fill="auto"/>
            <w:noWrap/>
            <w:hideMark/>
          </w:tcPr>
          <w:p w14:paraId="52946260"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64" w:author="tao huang" w:date="2018-01-12T00:14:00Z"/>
                <w:rFonts w:eastAsia="Times New Roman" w:cs="Times New Roman"/>
                <w:color w:val="000000" w:themeColor="text1"/>
                <w:sz w:val="22"/>
              </w:rPr>
            </w:pPr>
            <w:moveTo w:id="5265" w:author="tao huang" w:date="2018-01-12T00:14:00Z">
              <w:r w:rsidRPr="000B121E">
                <w:rPr>
                  <w:rFonts w:eastAsia="Times New Roman" w:cs="Times New Roman"/>
                  <w:color w:val="000000" w:themeColor="text1"/>
                  <w:sz w:val="22"/>
                </w:rPr>
                <w:t>-13.38%</w:t>
              </w:r>
            </w:moveTo>
          </w:p>
        </w:tc>
        <w:tc>
          <w:tcPr>
            <w:tcW w:w="992" w:type="dxa"/>
            <w:shd w:val="clear" w:color="auto" w:fill="auto"/>
            <w:noWrap/>
            <w:hideMark/>
          </w:tcPr>
          <w:p w14:paraId="218EE4A7"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66" w:author="tao huang" w:date="2018-01-12T00:14:00Z"/>
                <w:rFonts w:eastAsia="Times New Roman" w:cs="Times New Roman"/>
                <w:color w:val="000000" w:themeColor="text1"/>
                <w:sz w:val="22"/>
              </w:rPr>
            </w:pPr>
            <w:moveTo w:id="5267" w:author="tao huang" w:date="2018-01-12T00:14:00Z">
              <w:r w:rsidRPr="000B121E">
                <w:rPr>
                  <w:rFonts w:eastAsia="Times New Roman" w:cs="Times New Roman"/>
                  <w:color w:val="000000" w:themeColor="text1"/>
                  <w:sz w:val="22"/>
                </w:rPr>
                <w:t>-10.27%</w:t>
              </w:r>
            </w:moveTo>
          </w:p>
        </w:tc>
        <w:tc>
          <w:tcPr>
            <w:tcW w:w="0" w:type="dxa"/>
            <w:shd w:val="clear" w:color="auto" w:fill="auto"/>
            <w:noWrap/>
            <w:hideMark/>
          </w:tcPr>
          <w:p w14:paraId="01E6A41A"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268" w:author="tao huang" w:date="2018-01-12T00:14:00Z"/>
                <w:rFonts w:eastAsia="Times New Roman" w:cs="Times New Roman"/>
                <w:color w:val="000000" w:themeColor="text1"/>
                <w:sz w:val="22"/>
              </w:rPr>
            </w:pPr>
            <w:moveTo w:id="5269" w:author="tao huang" w:date="2018-01-12T00:14:00Z">
              <w:r w:rsidRPr="000B121E">
                <w:rPr>
                  <w:rFonts w:eastAsia="Times New Roman" w:cs="Times New Roman"/>
                  <w:color w:val="000000" w:themeColor="text1"/>
                  <w:sz w:val="22"/>
                </w:rPr>
                <w:t>-4.88%</w:t>
              </w:r>
            </w:moveTo>
          </w:p>
        </w:tc>
      </w:tr>
      <w:tr w:rsidR="000E0F6C" w:rsidRPr="000B121E" w14:paraId="2C5F8EC5" w14:textId="77777777" w:rsidTr="006854B7">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07FDAAE5" w14:textId="77777777" w:rsidR="000E0F6C" w:rsidRPr="000B121E" w:rsidRDefault="000E0F6C" w:rsidP="006854B7">
            <w:pPr>
              <w:shd w:val="clear" w:color="auto" w:fill="FFFFFF" w:themeFill="background1"/>
              <w:spacing w:after="0" w:line="240" w:lineRule="auto"/>
              <w:rPr>
                <w:moveTo w:id="5270" w:author="tao huang" w:date="2018-01-12T00:14:00Z"/>
                <w:rFonts w:eastAsia="Times New Roman" w:cs="Times New Roman"/>
                <w:b w:val="0"/>
                <w:color w:val="000000" w:themeColor="text1"/>
                <w:sz w:val="22"/>
              </w:rPr>
            </w:pPr>
          </w:p>
        </w:tc>
        <w:tc>
          <w:tcPr>
            <w:tcW w:w="1873" w:type="dxa"/>
            <w:shd w:val="clear" w:color="auto" w:fill="auto"/>
            <w:noWrap/>
            <w:hideMark/>
          </w:tcPr>
          <w:p w14:paraId="2991CCBB" w14:textId="77777777" w:rsidR="000E0F6C" w:rsidRPr="000B121E" w:rsidRDefault="000E0F6C" w:rsidP="006854B7">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moveTo w:id="5271" w:author="tao huang" w:date="2018-01-12T00:14:00Z"/>
                <w:rFonts w:eastAsia="Times New Roman" w:cs="Times New Roman"/>
                <w:color w:val="000000" w:themeColor="text1"/>
                <w:sz w:val="22"/>
              </w:rPr>
            </w:pPr>
            <w:moveTo w:id="5272" w:author="tao huang" w:date="2018-01-12T00:14:00Z">
              <w:r w:rsidRPr="000B121E">
                <w:rPr>
                  <w:rFonts w:eastAsia="Times New Roman" w:cs="Times New Roman"/>
                  <w:color w:val="000000" w:themeColor="text1"/>
                  <w:sz w:val="22"/>
                </w:rPr>
                <w:t>ADL-intra-IC</w:t>
              </w:r>
            </w:moveTo>
          </w:p>
        </w:tc>
        <w:tc>
          <w:tcPr>
            <w:tcW w:w="1231" w:type="dxa"/>
            <w:shd w:val="clear" w:color="auto" w:fill="auto"/>
            <w:noWrap/>
            <w:hideMark/>
          </w:tcPr>
          <w:p w14:paraId="5967D955"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273" w:author="tao huang" w:date="2018-01-12T00:14:00Z"/>
                <w:rFonts w:eastAsia="Times New Roman" w:cs="Times New Roman"/>
                <w:color w:val="000000" w:themeColor="text1"/>
                <w:sz w:val="22"/>
              </w:rPr>
            </w:pPr>
            <w:moveTo w:id="5274"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00097C0E"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275" w:author="tao huang" w:date="2018-01-12T00:14:00Z"/>
                <w:rFonts w:eastAsia="Times New Roman" w:cs="Times New Roman"/>
                <w:color w:val="000000" w:themeColor="text1"/>
                <w:sz w:val="22"/>
              </w:rPr>
            </w:pPr>
            <w:moveTo w:id="5276" w:author="tao huang" w:date="2018-01-12T00:14:00Z">
              <w:r w:rsidRPr="000B121E">
                <w:rPr>
                  <w:rFonts w:eastAsia="Times New Roman" w:cs="Times New Roman"/>
                  <w:color w:val="000000" w:themeColor="text1"/>
                  <w:sz w:val="22"/>
                </w:rPr>
                <w:t>-37.59%</w:t>
              </w:r>
            </w:moveTo>
          </w:p>
        </w:tc>
        <w:tc>
          <w:tcPr>
            <w:tcW w:w="1134" w:type="dxa"/>
            <w:shd w:val="clear" w:color="auto" w:fill="auto"/>
            <w:noWrap/>
            <w:hideMark/>
          </w:tcPr>
          <w:p w14:paraId="06E8E754"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277" w:author="tao huang" w:date="2018-01-12T00:14:00Z"/>
                <w:rFonts w:eastAsia="Times New Roman" w:cs="Times New Roman"/>
                <w:color w:val="000000" w:themeColor="text1"/>
                <w:sz w:val="22"/>
              </w:rPr>
            </w:pPr>
            <w:moveTo w:id="5278" w:author="tao huang" w:date="2018-01-12T00:14:00Z">
              <w:r w:rsidRPr="000B121E">
                <w:rPr>
                  <w:rFonts w:eastAsia="Times New Roman" w:cs="Times New Roman"/>
                  <w:color w:val="000000" w:themeColor="text1"/>
                  <w:sz w:val="22"/>
                </w:rPr>
                <w:t>-13.75%</w:t>
              </w:r>
            </w:moveTo>
          </w:p>
        </w:tc>
        <w:tc>
          <w:tcPr>
            <w:tcW w:w="992" w:type="dxa"/>
            <w:shd w:val="clear" w:color="auto" w:fill="auto"/>
            <w:noWrap/>
            <w:hideMark/>
          </w:tcPr>
          <w:p w14:paraId="2FFF2483" w14:textId="77777777" w:rsidR="000E0F6C" w:rsidRPr="000B121E" w:rsidRDefault="000E0F6C" w:rsidP="006854B7">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rPr>
                <w:moveTo w:id="5279" w:author="tao huang" w:date="2018-01-12T00:14:00Z"/>
                <w:rFonts w:eastAsia="Times New Roman" w:cs="Times New Roman"/>
                <w:color w:val="000000" w:themeColor="text1"/>
                <w:sz w:val="22"/>
              </w:rPr>
            </w:pPr>
            <w:moveTo w:id="5280" w:author="tao huang" w:date="2018-01-12T00:14:00Z">
              <w:r w:rsidRPr="000B121E">
                <w:rPr>
                  <w:rFonts w:eastAsia="Times New Roman" w:cs="Times New Roman"/>
                  <w:color w:val="000000" w:themeColor="text1"/>
                  <w:sz w:val="22"/>
                </w:rPr>
                <w:t>-10.99%</w:t>
              </w:r>
            </w:moveTo>
          </w:p>
        </w:tc>
        <w:tc>
          <w:tcPr>
            <w:tcW w:w="0" w:type="dxa"/>
            <w:shd w:val="clear" w:color="auto" w:fill="auto"/>
            <w:noWrap/>
            <w:hideMark/>
          </w:tcPr>
          <w:p w14:paraId="6A28700D" w14:textId="77777777" w:rsidR="000E0F6C" w:rsidRPr="000B121E" w:rsidRDefault="000E0F6C" w:rsidP="006854B7">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moveTo w:id="5281" w:author="tao huang" w:date="2018-01-12T00:14:00Z"/>
                <w:rFonts w:eastAsia="Times New Roman" w:cs="Times New Roman"/>
                <w:color w:val="000000" w:themeColor="text1"/>
                <w:sz w:val="22"/>
              </w:rPr>
            </w:pPr>
            <w:moveTo w:id="5282" w:author="tao huang" w:date="2018-01-12T00:14:00Z">
              <w:r w:rsidRPr="000B121E">
                <w:rPr>
                  <w:rFonts w:eastAsia="Times New Roman" w:cs="Times New Roman"/>
                  <w:color w:val="000000" w:themeColor="text1"/>
                  <w:sz w:val="22"/>
                </w:rPr>
                <w:t>-5.85%</w:t>
              </w:r>
            </w:moveTo>
          </w:p>
        </w:tc>
      </w:tr>
      <w:tr w:rsidR="000E0F6C" w:rsidRPr="000B121E" w14:paraId="456FBBDC" w14:textId="77777777" w:rsidTr="006854B7">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noWrap/>
            <w:hideMark/>
          </w:tcPr>
          <w:p w14:paraId="68F4F28E" w14:textId="77777777" w:rsidR="000E0F6C" w:rsidRPr="000B121E" w:rsidRDefault="000E0F6C" w:rsidP="006854B7">
            <w:pPr>
              <w:shd w:val="clear" w:color="auto" w:fill="FFFFFF" w:themeFill="background1"/>
              <w:spacing w:after="0" w:line="240" w:lineRule="auto"/>
              <w:rPr>
                <w:moveTo w:id="5283" w:author="tao huang" w:date="2018-01-12T00:14:00Z"/>
                <w:rFonts w:eastAsia="Times New Roman" w:cs="Times New Roman"/>
                <w:b w:val="0"/>
                <w:color w:val="000000" w:themeColor="text1"/>
                <w:sz w:val="22"/>
              </w:rPr>
            </w:pPr>
            <w:moveTo w:id="5284" w:author="tao huang" w:date="2018-01-12T00:14:00Z">
              <w:r w:rsidRPr="000B121E">
                <w:rPr>
                  <w:rFonts w:eastAsia="Times New Roman" w:cs="Times New Roman"/>
                  <w:b w:val="0"/>
                  <w:color w:val="000000" w:themeColor="text1"/>
                  <w:sz w:val="22"/>
                </w:rPr>
                <w:t> </w:t>
              </w:r>
            </w:moveTo>
          </w:p>
        </w:tc>
        <w:tc>
          <w:tcPr>
            <w:tcW w:w="1873" w:type="dxa"/>
            <w:shd w:val="clear" w:color="auto" w:fill="auto"/>
            <w:hideMark/>
          </w:tcPr>
          <w:p w14:paraId="180A2D5F" w14:textId="77777777" w:rsidR="000E0F6C" w:rsidRPr="000B121E" w:rsidRDefault="000E0F6C" w:rsidP="006854B7">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moveTo w:id="5285" w:author="tao huang" w:date="2018-01-12T00:14:00Z"/>
                <w:rFonts w:eastAsia="Times New Roman" w:cs="Times New Roman"/>
                <w:color w:val="000000" w:themeColor="text1"/>
                <w:sz w:val="22"/>
              </w:rPr>
            </w:pPr>
            <w:moveTo w:id="5286" w:author="tao huang" w:date="2018-01-12T00:14:00Z">
              <w:r w:rsidRPr="000B121E">
                <w:rPr>
                  <w:rFonts w:eastAsia="Times New Roman" w:cs="Times New Roman"/>
                  <w:color w:val="000000" w:themeColor="text1"/>
                  <w:sz w:val="22"/>
                </w:rPr>
                <w:t>ADL-EWC-IC</w:t>
              </w:r>
            </w:moveTo>
          </w:p>
        </w:tc>
        <w:tc>
          <w:tcPr>
            <w:tcW w:w="1231" w:type="dxa"/>
            <w:shd w:val="clear" w:color="auto" w:fill="auto"/>
            <w:noWrap/>
            <w:hideMark/>
          </w:tcPr>
          <w:p w14:paraId="597B4BAF"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287" w:author="tao huang" w:date="2018-01-12T00:14:00Z"/>
                <w:rFonts w:eastAsia="Times New Roman" w:cs="Times New Roman"/>
                <w:color w:val="000000" w:themeColor="text1"/>
                <w:sz w:val="22"/>
              </w:rPr>
            </w:pPr>
            <w:moveTo w:id="5288" w:author="tao huang" w:date="2018-01-12T00:14:00Z">
              <w:r w:rsidRPr="000B121E">
                <w:rPr>
                  <w:rFonts w:eastAsia="Times New Roman" w:cs="Times New Roman"/>
                  <w:color w:val="000000" w:themeColor="text1"/>
                  <w:sz w:val="22"/>
                </w:rPr>
                <w:t>Base-lift</w:t>
              </w:r>
            </w:moveTo>
          </w:p>
        </w:tc>
        <w:tc>
          <w:tcPr>
            <w:tcW w:w="1179" w:type="dxa"/>
            <w:shd w:val="clear" w:color="auto" w:fill="auto"/>
            <w:noWrap/>
            <w:hideMark/>
          </w:tcPr>
          <w:p w14:paraId="6A135EED"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89" w:author="tao huang" w:date="2018-01-12T00:14:00Z"/>
                <w:rFonts w:eastAsia="Times New Roman" w:cs="Times New Roman"/>
                <w:color w:val="000000" w:themeColor="text1"/>
                <w:sz w:val="22"/>
              </w:rPr>
            </w:pPr>
            <w:moveTo w:id="5290" w:author="tao huang" w:date="2018-01-12T00:14:00Z">
              <w:r w:rsidRPr="000B121E">
                <w:rPr>
                  <w:rFonts w:eastAsia="Times New Roman" w:cs="Times New Roman"/>
                  <w:color w:val="000000" w:themeColor="text1"/>
                  <w:sz w:val="22"/>
                </w:rPr>
                <w:t>-37.97%</w:t>
              </w:r>
            </w:moveTo>
          </w:p>
        </w:tc>
        <w:tc>
          <w:tcPr>
            <w:tcW w:w="1134" w:type="dxa"/>
            <w:shd w:val="clear" w:color="auto" w:fill="auto"/>
            <w:noWrap/>
            <w:hideMark/>
          </w:tcPr>
          <w:p w14:paraId="042D8896"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91" w:author="tao huang" w:date="2018-01-12T00:14:00Z"/>
                <w:rFonts w:eastAsia="Times New Roman" w:cs="Times New Roman"/>
                <w:color w:val="000000" w:themeColor="text1"/>
                <w:sz w:val="22"/>
              </w:rPr>
            </w:pPr>
            <w:moveTo w:id="5292" w:author="tao huang" w:date="2018-01-12T00:14:00Z">
              <w:r w:rsidRPr="000B121E">
                <w:rPr>
                  <w:rFonts w:eastAsia="Times New Roman" w:cs="Times New Roman"/>
                  <w:color w:val="000000" w:themeColor="text1"/>
                  <w:sz w:val="22"/>
                </w:rPr>
                <w:t>-13.74%</w:t>
              </w:r>
            </w:moveTo>
          </w:p>
        </w:tc>
        <w:tc>
          <w:tcPr>
            <w:tcW w:w="992" w:type="dxa"/>
            <w:shd w:val="clear" w:color="auto" w:fill="auto"/>
            <w:noWrap/>
            <w:hideMark/>
          </w:tcPr>
          <w:p w14:paraId="61DD97D7" w14:textId="77777777" w:rsidR="000E0F6C" w:rsidRPr="000B121E" w:rsidRDefault="000E0F6C" w:rsidP="006854B7">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rPr>
                <w:moveTo w:id="5293" w:author="tao huang" w:date="2018-01-12T00:14:00Z"/>
                <w:rFonts w:eastAsia="Times New Roman" w:cs="Times New Roman"/>
                <w:color w:val="000000" w:themeColor="text1"/>
                <w:sz w:val="22"/>
              </w:rPr>
            </w:pPr>
            <w:moveTo w:id="5294" w:author="tao huang" w:date="2018-01-12T00:14:00Z">
              <w:r w:rsidRPr="000B121E">
                <w:rPr>
                  <w:rFonts w:eastAsia="Times New Roman" w:cs="Times New Roman"/>
                  <w:color w:val="000000" w:themeColor="text1"/>
                  <w:sz w:val="22"/>
                </w:rPr>
                <w:t>-10.97%</w:t>
              </w:r>
            </w:moveTo>
          </w:p>
        </w:tc>
        <w:tc>
          <w:tcPr>
            <w:tcW w:w="0" w:type="dxa"/>
            <w:shd w:val="clear" w:color="auto" w:fill="auto"/>
            <w:noWrap/>
            <w:hideMark/>
          </w:tcPr>
          <w:p w14:paraId="0D16F989" w14:textId="77777777" w:rsidR="000E0F6C" w:rsidRPr="000B121E" w:rsidRDefault="000E0F6C" w:rsidP="006854B7">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moveTo w:id="5295" w:author="tao huang" w:date="2018-01-12T00:14:00Z"/>
                <w:rFonts w:eastAsia="Times New Roman" w:cs="Times New Roman"/>
                <w:color w:val="000000" w:themeColor="text1"/>
                <w:sz w:val="22"/>
              </w:rPr>
            </w:pPr>
            <w:moveTo w:id="5296" w:author="tao huang" w:date="2018-01-12T00:14:00Z">
              <w:r w:rsidRPr="000B121E">
                <w:rPr>
                  <w:rFonts w:eastAsia="Times New Roman" w:cs="Times New Roman"/>
                  <w:color w:val="000000" w:themeColor="text1"/>
                  <w:sz w:val="22"/>
                </w:rPr>
                <w:t>-6.02%</w:t>
              </w:r>
            </w:moveTo>
          </w:p>
        </w:tc>
      </w:tr>
    </w:tbl>
    <w:p w14:paraId="6A86BE83" w14:textId="77777777" w:rsidR="000E0F6C" w:rsidRPr="000B121E" w:rsidRDefault="000E0F6C" w:rsidP="000E0F6C">
      <w:pPr>
        <w:shd w:val="clear" w:color="auto" w:fill="FFFFFF" w:themeFill="background1"/>
        <w:spacing w:after="0" w:line="360" w:lineRule="auto"/>
        <w:rPr>
          <w:moveTo w:id="5297" w:author="tao huang" w:date="2018-01-12T00:14:00Z"/>
          <w:rFonts w:cs="Times New Roman"/>
          <w:color w:val="000000" w:themeColor="text1"/>
          <w:szCs w:val="24"/>
        </w:rPr>
      </w:pPr>
      <w:moveTo w:id="5298" w:author="tao huang" w:date="2018-01-12T00:14:00Z">
        <w:r w:rsidRPr="000B121E">
          <w:rPr>
            <w:rFonts w:cs="Times New Roman"/>
            <w:color w:val="000000" w:themeColor="text1"/>
            <w:szCs w:val="24"/>
          </w:rPr>
          <w:t xml:space="preserve"> </w:t>
        </w:r>
      </w:moveTo>
    </w:p>
    <w:moveToRangeEnd w:id="4876"/>
    <w:p w14:paraId="0DDAE777" w14:textId="77777777" w:rsidR="004617F2" w:rsidRPr="000B121E" w:rsidRDefault="004617F2" w:rsidP="000B121E">
      <w:pPr>
        <w:shd w:val="clear" w:color="auto" w:fill="FFFFFF" w:themeFill="background1"/>
        <w:spacing w:after="0" w:line="360" w:lineRule="auto"/>
        <w:rPr>
          <w:rFonts w:cs="Times New Roman"/>
          <w:b/>
          <w:color w:val="000000" w:themeColor="text1"/>
          <w:szCs w:val="24"/>
        </w:rPr>
      </w:pPr>
    </w:p>
    <w:p w14:paraId="21EE82C5" w14:textId="77777777" w:rsidR="004617F2" w:rsidRPr="00FD46CB" w:rsidRDefault="004617F2">
      <w:pPr>
        <w:pStyle w:val="Heading2"/>
        <w:numPr>
          <w:ilvl w:val="0"/>
          <w:numId w:val="57"/>
        </w:numPr>
        <w:pPrChange w:id="5299" w:author="Fildes, Robert" w:date="2017-12-12T16:30:00Z">
          <w:pPr>
            <w:pStyle w:val="ListParagraph"/>
            <w:numPr>
              <w:numId w:val="49"/>
            </w:numPr>
            <w:shd w:val="clear" w:color="auto" w:fill="FFFFFF" w:themeFill="background1"/>
            <w:spacing w:after="0" w:line="360" w:lineRule="auto"/>
            <w:ind w:left="360" w:hanging="360"/>
          </w:pPr>
        </w:pPrChange>
      </w:pPr>
      <w:r w:rsidRPr="00767B47">
        <w:t>Conclusions, limitations and future research</w:t>
      </w:r>
    </w:p>
    <w:p w14:paraId="561B7E6E" w14:textId="77777777" w:rsidR="004617F2" w:rsidRPr="000B121E" w:rsidRDefault="004617F2" w:rsidP="000B121E">
      <w:pPr>
        <w:shd w:val="clear" w:color="auto" w:fill="FFFFFF" w:themeFill="background1"/>
        <w:spacing w:after="0" w:line="360" w:lineRule="auto"/>
        <w:rPr>
          <w:rFonts w:cs="Times New Roman"/>
          <w:b/>
          <w:color w:val="000000" w:themeColor="text1"/>
          <w:szCs w:val="24"/>
        </w:rPr>
      </w:pPr>
    </w:p>
    <w:p w14:paraId="77CE2B02" w14:textId="3008C5DB"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Grocery retailers need to effectively manage their inventory and, to achieve that, they rely</w:t>
      </w:r>
      <w:ins w:id="5300" w:author="Soopramanien, Didier" w:date="2017-12-27T10:56:00Z">
        <w:r w:rsidR="00AC4B20">
          <w:rPr>
            <w:rFonts w:cs="Times New Roman"/>
            <w:color w:val="000000" w:themeColor="text1"/>
            <w:szCs w:val="24"/>
          </w:rPr>
          <w:t xml:space="preserve"> on</w:t>
        </w:r>
      </w:ins>
      <w:del w:id="5301" w:author="Soopramanien, Didier" w:date="2017-12-27T10:56:00Z">
        <w:r w:rsidRPr="000B121E" w:rsidDel="00AC4B20">
          <w:rPr>
            <w:rFonts w:cs="Times New Roman"/>
            <w:color w:val="000000" w:themeColor="text1"/>
            <w:szCs w:val="24"/>
          </w:rPr>
          <w:delText xml:space="preserve"> use</w:delText>
        </w:r>
      </w:del>
      <w:r w:rsidRPr="000B121E">
        <w:rPr>
          <w:rFonts w:cs="Times New Roman"/>
          <w:color w:val="000000" w:themeColor="text1"/>
          <w:szCs w:val="24"/>
        </w:rPr>
        <w:t xml:space="preserve"> forecasting models and welcome new approaches that will enable them to improve</w:t>
      </w:r>
      <w:del w:id="5302" w:author="tao huang" w:date="2018-01-12T00:27:00Z">
        <w:r w:rsidRPr="000B121E" w:rsidDel="00225A61">
          <w:rPr>
            <w:rFonts w:cs="Times New Roman"/>
            <w:color w:val="000000" w:themeColor="text1"/>
            <w:szCs w:val="24"/>
          </w:rPr>
          <w:delText xml:space="preserve"> </w:delText>
        </w:r>
        <w:r w:rsidRPr="00225A61" w:rsidDel="00225A61">
          <w:rPr>
            <w:rFonts w:cs="Times New Roman"/>
            <w:noProof/>
            <w:color w:val="000000" w:themeColor="text1"/>
            <w:szCs w:val="24"/>
            <w:rPrChange w:id="5303" w:author="tao huang" w:date="2018-01-12T00:27:00Z">
              <w:rPr>
                <w:rFonts w:cs="Times New Roman"/>
                <w:noProof/>
                <w:color w:val="000000" w:themeColor="text1"/>
                <w:szCs w:val="24"/>
              </w:rPr>
            </w:rPrChange>
          </w:rPr>
          <w:delText>on</w:delText>
        </w:r>
      </w:del>
      <w:del w:id="5304" w:author="Soopramanien, Didier" w:date="2017-12-27T18:58:00Z">
        <w:r w:rsidRPr="000B121E" w:rsidDel="00C4064D">
          <w:rPr>
            <w:rFonts w:cs="Times New Roman"/>
            <w:color w:val="000000" w:themeColor="text1"/>
            <w:szCs w:val="24"/>
          </w:rPr>
          <w:delText xml:space="preserve"> what</w:delText>
        </w:r>
      </w:del>
      <w:r w:rsidRPr="000B121E">
        <w:rPr>
          <w:rFonts w:cs="Times New Roman"/>
          <w:color w:val="000000" w:themeColor="text1"/>
          <w:szCs w:val="24"/>
        </w:rPr>
        <w:t xml:space="preserve"> the</w:t>
      </w:r>
      <w:ins w:id="5305" w:author="Soopramanien, Didier" w:date="2017-12-27T10:57:00Z">
        <w:r w:rsidR="00AC4B20">
          <w:rPr>
            <w:rFonts w:cs="Times New Roman"/>
            <w:color w:val="000000" w:themeColor="text1"/>
            <w:szCs w:val="24"/>
          </w:rPr>
          <w:t>ir current practices</w:t>
        </w:r>
      </w:ins>
      <w:del w:id="5306" w:author="Soopramanien, Didier" w:date="2017-12-27T10:57:00Z">
        <w:r w:rsidRPr="000B121E" w:rsidDel="00AC4B20">
          <w:rPr>
            <w:rFonts w:cs="Times New Roman"/>
            <w:color w:val="000000" w:themeColor="text1"/>
            <w:szCs w:val="24"/>
          </w:rPr>
          <w:delText>y are currently doing</w:delText>
        </w:r>
      </w:del>
      <w:r w:rsidRPr="000B121E">
        <w:rPr>
          <w:rFonts w:cs="Times New Roman"/>
          <w:color w:val="000000" w:themeColor="text1"/>
          <w:szCs w:val="24"/>
        </w:rPr>
        <w:t xml:space="preserve">. </w:t>
      </w:r>
      <w:r w:rsidRPr="003F64F4">
        <w:rPr>
          <w:rFonts w:cs="Times New Roman"/>
          <w:color w:val="000000" w:themeColor="text1"/>
          <w:szCs w:val="24"/>
          <w:lang w:val="fr-FR"/>
        </w:rPr>
        <w:t>Re</w:t>
      </w:r>
      <w:ins w:id="5307" w:author="Soopramanien, Didier" w:date="2017-12-27T18:58:00Z">
        <w:r w:rsidR="00EE1E55">
          <w:rPr>
            <w:rFonts w:cs="Times New Roman"/>
            <w:color w:val="000000" w:themeColor="text1"/>
            <w:szCs w:val="24"/>
            <w:lang w:val="fr-FR"/>
          </w:rPr>
          <w:t>lated</w:t>
        </w:r>
      </w:ins>
      <w:del w:id="5308" w:author="Soopramanien, Didier" w:date="2017-12-27T18:58:00Z">
        <w:r w:rsidRPr="003F64F4" w:rsidDel="00EE1E55">
          <w:rPr>
            <w:rFonts w:cs="Times New Roman"/>
            <w:color w:val="000000" w:themeColor="text1"/>
            <w:szCs w:val="24"/>
            <w:lang w:val="fr-FR"/>
          </w:rPr>
          <w:delText>cent</w:delText>
        </w:r>
      </w:del>
      <w:r w:rsidRPr="003F64F4">
        <w:rPr>
          <w:rFonts w:cs="Times New Roman"/>
          <w:color w:val="000000" w:themeColor="text1"/>
          <w:szCs w:val="24"/>
          <w:lang w:val="fr-FR"/>
        </w:rPr>
        <w:t xml:space="preserve"> studies focus on incorporating more information (e.g., Gur Ali et al., 2009; Huang et al., 2014; Ma et al.</w:t>
      </w:r>
      <w:ins w:id="5309" w:author="Fildes, Robert" w:date="2017-12-12T16:30:00Z">
        <w:r w:rsidR="00F44A40" w:rsidRPr="003F64F4">
          <w:rPr>
            <w:rFonts w:cs="Times New Roman"/>
            <w:color w:val="000000" w:themeColor="text1"/>
            <w:szCs w:val="24"/>
            <w:lang w:val="fr-FR"/>
          </w:rPr>
          <w:t xml:space="preserve">, </w:t>
        </w:r>
      </w:ins>
      <w:del w:id="5310" w:author="Fildes, Robert" w:date="2017-12-12T16:30:00Z">
        <w:r w:rsidRPr="003F64F4" w:rsidDel="00F44A40">
          <w:rPr>
            <w:rFonts w:cs="Times New Roman"/>
            <w:color w:val="000000" w:themeColor="text1"/>
            <w:szCs w:val="24"/>
            <w:lang w:val="fr-FR"/>
          </w:rPr>
          <w:delText xml:space="preserve"> </w:delText>
        </w:r>
        <w:r w:rsidRPr="003F64F4" w:rsidDel="00F44A40">
          <w:rPr>
            <w:rFonts w:cs="Times New Roman"/>
            <w:color w:val="000000" w:themeColor="text1"/>
            <w:szCs w:val="24"/>
            <w:lang w:val="fr-FR"/>
            <w:rPrChange w:id="5311" w:author="Fildes, Robert" w:date="2017-12-13T15:45:00Z">
              <w:rPr>
                <w:rFonts w:cs="Times New Roman"/>
                <w:color w:val="000000" w:themeColor="text1"/>
                <w:szCs w:val="24"/>
              </w:rPr>
            </w:rPrChange>
          </w:rPr>
          <w:delText>(</w:delText>
        </w:r>
      </w:del>
      <w:r w:rsidRPr="003F64F4">
        <w:rPr>
          <w:rFonts w:cs="Times New Roman"/>
          <w:color w:val="000000" w:themeColor="text1"/>
          <w:szCs w:val="24"/>
          <w:lang w:val="fr-FR"/>
          <w:rPrChange w:id="5312" w:author="Fildes, Robert" w:date="2017-12-13T15:45:00Z">
            <w:rPr>
              <w:rFonts w:cs="Times New Roman"/>
              <w:color w:val="000000" w:themeColor="text1"/>
              <w:szCs w:val="24"/>
            </w:rPr>
          </w:rPrChange>
        </w:rPr>
        <w:t xml:space="preserve">2016). </w:t>
      </w:r>
      <w:r w:rsidR="00F44A40" w:rsidRPr="000B121E">
        <w:rPr>
          <w:rFonts w:cs="Times New Roman"/>
          <w:color w:val="000000" w:themeColor="text1"/>
          <w:szCs w:val="24"/>
        </w:rPr>
        <w:t>However</w:t>
      </w:r>
      <w:r w:rsidRPr="000B121E">
        <w:rPr>
          <w:rFonts w:cs="Times New Roman"/>
          <w:color w:val="000000" w:themeColor="text1"/>
          <w:szCs w:val="24"/>
        </w:rPr>
        <w:t>, the</w:t>
      </w:r>
      <w:ins w:id="5313" w:author="Soopramanien, Didier" w:date="2017-12-27T10:57:00Z">
        <w:r w:rsidR="00AC4B20">
          <w:rPr>
            <w:rFonts w:cs="Times New Roman"/>
            <w:color w:val="000000" w:themeColor="text1"/>
            <w:szCs w:val="24"/>
          </w:rPr>
          <w:t>se studies</w:t>
        </w:r>
      </w:ins>
      <w:del w:id="5314" w:author="Soopramanien, Didier" w:date="2017-12-27T10:57:00Z">
        <w:r w:rsidRPr="000B121E" w:rsidDel="00AC4B20">
          <w:rPr>
            <w:rFonts w:cs="Times New Roman"/>
            <w:color w:val="000000" w:themeColor="text1"/>
            <w:szCs w:val="24"/>
          </w:rPr>
          <w:delText>y</w:delText>
        </w:r>
      </w:del>
      <w:r w:rsidRPr="000B121E">
        <w:rPr>
          <w:rFonts w:cs="Times New Roman"/>
          <w:color w:val="000000" w:themeColor="text1"/>
          <w:szCs w:val="24"/>
        </w:rPr>
        <w:t xml:space="preserve"> all assume </w:t>
      </w:r>
      <w:ins w:id="5315" w:author="Soopramanien, Didier" w:date="2017-12-27T10:57:00Z">
        <w:r w:rsidR="00AC4B20">
          <w:rPr>
            <w:rFonts w:cs="Times New Roman"/>
            <w:color w:val="000000" w:themeColor="text1"/>
            <w:szCs w:val="24"/>
          </w:rPr>
          <w:t xml:space="preserve">that the </w:t>
        </w:r>
      </w:ins>
      <w:del w:id="5316" w:author="Soopramanien, Didier" w:date="2017-12-27T10:57:00Z">
        <w:r w:rsidRPr="000B121E" w:rsidDel="00AC4B20">
          <w:rPr>
            <w:rFonts w:cs="Times New Roman"/>
            <w:color w:val="000000" w:themeColor="text1"/>
            <w:szCs w:val="24"/>
          </w:rPr>
          <w:delText>a</w:delText>
        </w:r>
      </w:del>
      <w:r w:rsidRPr="000B121E">
        <w:rPr>
          <w:rFonts w:cs="Times New Roman"/>
          <w:color w:val="000000" w:themeColor="text1"/>
          <w:szCs w:val="24"/>
        </w:rPr>
        <w:t xml:space="preserve"> </w:t>
      </w:r>
      <w:del w:id="5317" w:author="Soopramanien, Didier" w:date="2017-12-27T10:57:00Z">
        <w:r w:rsidRPr="000B121E" w:rsidDel="00AC4B20">
          <w:rPr>
            <w:rFonts w:cs="Times New Roman"/>
            <w:noProof/>
            <w:color w:val="000000" w:themeColor="text1"/>
            <w:szCs w:val="24"/>
          </w:rPr>
          <w:delText>constant</w:delText>
        </w:r>
        <w:r w:rsidRPr="000B121E" w:rsidDel="00AC4B20">
          <w:rPr>
            <w:rFonts w:cs="Times New Roman"/>
            <w:color w:val="000000" w:themeColor="text1"/>
            <w:szCs w:val="24"/>
          </w:rPr>
          <w:delText xml:space="preserve"> </w:delText>
        </w:r>
      </w:del>
      <w:r w:rsidRPr="000B121E">
        <w:rPr>
          <w:rFonts w:cs="Times New Roman"/>
          <w:color w:val="000000" w:themeColor="text1"/>
          <w:szCs w:val="24"/>
        </w:rPr>
        <w:t xml:space="preserve">effect of </w:t>
      </w:r>
      <w:ins w:id="5318" w:author="Soopramanien, Didier" w:date="2017-12-27T10:57:00Z">
        <w:r w:rsidR="00AC4B20">
          <w:rPr>
            <w:rFonts w:cs="Times New Roman"/>
            <w:color w:val="000000" w:themeColor="text1"/>
            <w:szCs w:val="24"/>
          </w:rPr>
          <w:t xml:space="preserve">the </w:t>
        </w:r>
      </w:ins>
      <w:r w:rsidRPr="000B121E">
        <w:rPr>
          <w:rFonts w:cs="Times New Roman"/>
          <w:color w:val="000000" w:themeColor="text1"/>
          <w:szCs w:val="24"/>
        </w:rPr>
        <w:t xml:space="preserve">marketing activities such as price reductions and feature and display promotions </w:t>
      </w:r>
      <w:ins w:id="5319" w:author="Soopramanien, Didier" w:date="2017-12-27T10:58:00Z">
        <w:r w:rsidR="00AC4B20">
          <w:rPr>
            <w:rFonts w:cs="Times New Roman"/>
            <w:color w:val="000000" w:themeColor="text1"/>
            <w:szCs w:val="24"/>
          </w:rPr>
          <w:t xml:space="preserve"> remain unchanged over time. This assumption may not hold</w:t>
        </w:r>
      </w:ins>
      <w:del w:id="5320" w:author="Soopramanien, Didier" w:date="2017-12-27T10:58:00Z">
        <w:r w:rsidRPr="000B121E" w:rsidDel="00AC4B20">
          <w:rPr>
            <w:rFonts w:cs="Times New Roman"/>
            <w:color w:val="000000" w:themeColor="text1"/>
            <w:szCs w:val="24"/>
          </w:rPr>
          <w:delText>which may actually change</w:delText>
        </w:r>
      </w:del>
      <w:r w:rsidRPr="000B121E">
        <w:rPr>
          <w:rFonts w:cs="Times New Roman"/>
          <w:color w:val="000000" w:themeColor="text1"/>
          <w:szCs w:val="24"/>
        </w:rPr>
        <w:t xml:space="preserve"> </w:t>
      </w:r>
      <w:del w:id="5321" w:author="Soopramanien, Didier" w:date="2017-12-27T10:58:00Z">
        <w:r w:rsidRPr="000B121E" w:rsidDel="00AC4B20">
          <w:rPr>
            <w:rFonts w:cs="Times New Roman"/>
            <w:color w:val="000000" w:themeColor="text1"/>
            <w:szCs w:val="24"/>
          </w:rPr>
          <w:delText xml:space="preserve">over time </w:delText>
        </w:r>
      </w:del>
      <w:r w:rsidRPr="000B121E">
        <w:rPr>
          <w:rFonts w:cs="Times New Roman"/>
          <w:color w:val="000000" w:themeColor="text1"/>
          <w:szCs w:val="24"/>
        </w:rPr>
        <w:t xml:space="preserve">because of the impact of external factors including a change in economic conditions, the change of the consumer taste, and new competition entry etc. However, the data on these factors is not always available to incorporate </w:t>
      </w:r>
      <w:r w:rsidRPr="000B121E">
        <w:rPr>
          <w:rFonts w:cs="Times New Roman"/>
          <w:noProof/>
          <w:color w:val="000000" w:themeColor="text1"/>
          <w:szCs w:val="24"/>
        </w:rPr>
        <w:t>into</w:t>
      </w:r>
      <w:r w:rsidRPr="000B121E">
        <w:rPr>
          <w:rFonts w:cs="Times New Roman"/>
          <w:color w:val="000000" w:themeColor="text1"/>
          <w:szCs w:val="24"/>
        </w:rPr>
        <w:t xml:space="preserve"> the model. Or, we do not actually know which of these external factors </w:t>
      </w:r>
      <w:r w:rsidRPr="000B121E">
        <w:rPr>
          <w:rFonts w:cs="Times New Roman"/>
          <w:noProof/>
          <w:color w:val="000000" w:themeColor="text1"/>
          <w:szCs w:val="24"/>
        </w:rPr>
        <w:t>are</w:t>
      </w:r>
      <w:r w:rsidRPr="000B121E">
        <w:rPr>
          <w:rFonts w:cs="Times New Roman"/>
          <w:color w:val="000000" w:themeColor="text1"/>
          <w:szCs w:val="24"/>
        </w:rPr>
        <w:t xml:space="preserve"> actually causing the structural break. As a result, the conventional models with </w:t>
      </w:r>
      <w:ins w:id="5322" w:author="Fildes, Robert" w:date="2017-12-12T16:31:00Z">
        <w:r w:rsidR="00F44A40">
          <w:rPr>
            <w:rFonts w:cs="Times New Roman"/>
            <w:color w:val="000000" w:themeColor="text1"/>
            <w:szCs w:val="24"/>
          </w:rPr>
          <w:t xml:space="preserve">all </w:t>
        </w:r>
      </w:ins>
      <w:r w:rsidRPr="000B121E">
        <w:rPr>
          <w:rFonts w:cs="Times New Roman"/>
          <w:color w:val="000000" w:themeColor="text1"/>
          <w:szCs w:val="24"/>
        </w:rPr>
        <w:t>the</w:t>
      </w:r>
      <w:ins w:id="5323" w:author="Fildes, Robert" w:date="2017-12-12T16:31:00Z">
        <w:r w:rsidR="00F44A40">
          <w:rPr>
            <w:rFonts w:cs="Times New Roman"/>
            <w:color w:val="000000" w:themeColor="text1"/>
            <w:szCs w:val="24"/>
          </w:rPr>
          <w:t xml:space="preserve"> available</w:t>
        </w:r>
      </w:ins>
      <w:r w:rsidRPr="000B121E">
        <w:rPr>
          <w:rFonts w:cs="Times New Roman"/>
          <w:color w:val="000000" w:themeColor="text1"/>
          <w:szCs w:val="24"/>
        </w:rPr>
        <w:t xml:space="preserve"> data</w:t>
      </w:r>
      <w:del w:id="5324" w:author="Fildes, Robert" w:date="2017-12-12T16:31:00Z">
        <w:r w:rsidRPr="000B121E" w:rsidDel="00F44A40">
          <w:rPr>
            <w:rFonts w:cs="Times New Roman"/>
            <w:color w:val="000000" w:themeColor="text1"/>
            <w:szCs w:val="24"/>
          </w:rPr>
          <w:delText xml:space="preserve"> that is</w:delText>
        </w:r>
      </w:del>
      <w:r w:rsidRPr="000B121E">
        <w:rPr>
          <w:rFonts w:cs="Times New Roman"/>
          <w:color w:val="000000" w:themeColor="text1"/>
          <w:szCs w:val="24"/>
        </w:rPr>
        <w:t xml:space="preserve"> used in</w:t>
      </w:r>
      <w:ins w:id="5325" w:author="tao huang" w:date="2018-01-12T00:27:00Z">
        <w:r w:rsidR="00225A61">
          <w:rPr>
            <w:rFonts w:cs="Times New Roman"/>
            <w:color w:val="000000" w:themeColor="text1"/>
            <w:szCs w:val="24"/>
          </w:rPr>
          <w:t xml:space="preserve"> the</w:t>
        </w:r>
      </w:ins>
      <w:ins w:id="5326" w:author="Fildes, Robert" w:date="2017-12-12T16:31:00Z">
        <w:r w:rsidR="00F44A40">
          <w:rPr>
            <w:rFonts w:cs="Times New Roman"/>
            <w:color w:val="000000" w:themeColor="text1"/>
            <w:szCs w:val="24"/>
          </w:rPr>
          <w:t xml:space="preserve"> </w:t>
        </w:r>
        <w:r w:rsidR="00F44A40" w:rsidRPr="00225A61">
          <w:rPr>
            <w:rFonts w:cs="Times New Roman"/>
            <w:noProof/>
            <w:color w:val="000000" w:themeColor="text1"/>
            <w:szCs w:val="24"/>
            <w:rPrChange w:id="5327" w:author="tao huang" w:date="2018-01-12T00:27:00Z">
              <w:rPr>
                <w:rFonts w:cs="Times New Roman"/>
                <w:noProof/>
                <w:color w:val="000000" w:themeColor="text1"/>
                <w:szCs w:val="24"/>
              </w:rPr>
            </w:rPrChange>
          </w:rPr>
          <w:t>model</w:t>
        </w:r>
      </w:ins>
      <w:r w:rsidRPr="00225A61">
        <w:rPr>
          <w:rFonts w:cs="Times New Roman"/>
          <w:noProof/>
          <w:color w:val="000000" w:themeColor="text1"/>
          <w:szCs w:val="24"/>
          <w:rPrChange w:id="5328" w:author="tao huang" w:date="2018-01-12T00:27:00Z">
            <w:rPr>
              <w:rFonts w:cs="Times New Roman"/>
              <w:noProof/>
              <w:color w:val="000000" w:themeColor="text1"/>
              <w:szCs w:val="24"/>
            </w:rPr>
          </w:rPrChange>
        </w:rPr>
        <w:t xml:space="preserve"> building</w:t>
      </w:r>
      <w:ins w:id="5329" w:author="Fildes, Robert" w:date="2017-12-12T16:31:00Z">
        <w:r w:rsidR="00F44A40">
          <w:rPr>
            <w:rFonts w:cs="Times New Roman"/>
            <w:color w:val="000000" w:themeColor="text1"/>
            <w:szCs w:val="24"/>
          </w:rPr>
          <w:t xml:space="preserve"> may</w:t>
        </w:r>
      </w:ins>
      <w:del w:id="5330" w:author="Fildes, Robert" w:date="2017-12-12T16:31:00Z">
        <w:r w:rsidRPr="000B121E" w:rsidDel="00F44A40">
          <w:rPr>
            <w:rFonts w:cs="Times New Roman"/>
            <w:color w:val="000000" w:themeColor="text1"/>
            <w:szCs w:val="24"/>
          </w:rPr>
          <w:delText xml:space="preserve"> these models will</w:delText>
        </w:r>
      </w:del>
      <w:r w:rsidRPr="000B121E">
        <w:rPr>
          <w:rFonts w:cs="Times New Roman"/>
          <w:color w:val="000000" w:themeColor="text1"/>
          <w:szCs w:val="24"/>
        </w:rPr>
        <w:t xml:space="preserve"> be subject to a structural break and potentially generate biased and </w:t>
      </w:r>
      <w:del w:id="5331" w:author="Fildes, Robert" w:date="2017-12-12T16:32:00Z">
        <w:r w:rsidRPr="000B121E" w:rsidDel="00F44A40">
          <w:rPr>
            <w:rFonts w:cs="Times New Roman"/>
            <w:color w:val="000000" w:themeColor="text1"/>
            <w:szCs w:val="24"/>
          </w:rPr>
          <w:delText xml:space="preserve">consequently produce </w:delText>
        </w:r>
      </w:del>
      <w:r w:rsidRPr="000B121E">
        <w:rPr>
          <w:rFonts w:cs="Times New Roman"/>
          <w:color w:val="000000" w:themeColor="text1"/>
          <w:szCs w:val="24"/>
        </w:rPr>
        <w:t xml:space="preserve">less accurate forecasts. </w:t>
      </w:r>
    </w:p>
    <w:p w14:paraId="3B54DEE4"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41F7B1B6" w14:textId="732FDD6A"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Our research focuses on how to mitigate the problem</w:t>
      </w:r>
      <w:ins w:id="5332" w:author="Fildes, Robert" w:date="2017-12-12T16:32:00Z">
        <w:r w:rsidR="00F44A40">
          <w:rPr>
            <w:rFonts w:cs="Times New Roman"/>
            <w:color w:val="000000" w:themeColor="text1"/>
            <w:szCs w:val="24"/>
          </w:rPr>
          <w:t xml:space="preserve"> using</w:t>
        </w:r>
      </w:ins>
      <w:del w:id="5333" w:author="Fildes, Robert" w:date="2017-12-12T16:32:00Z">
        <w:r w:rsidRPr="000B121E" w:rsidDel="00F44A40">
          <w:rPr>
            <w:rFonts w:cs="Times New Roman"/>
            <w:color w:val="000000" w:themeColor="text1"/>
            <w:szCs w:val="24"/>
          </w:rPr>
          <w:delText xml:space="preserve"> with</w:delText>
        </w:r>
      </w:del>
      <w:r w:rsidRPr="000B121E">
        <w:rPr>
          <w:rFonts w:cs="Times New Roman"/>
          <w:color w:val="000000" w:themeColor="text1"/>
          <w:szCs w:val="24"/>
        </w:rPr>
        <w:t xml:space="preserve"> data o</w:t>
      </w:r>
      <w:ins w:id="5334" w:author="Soopramanien, Didier" w:date="2017-12-27T11:00:00Z">
        <w:r w:rsidR="00AC4B20">
          <w:rPr>
            <w:rFonts w:cs="Times New Roman"/>
            <w:color w:val="000000" w:themeColor="text1"/>
            <w:szCs w:val="24"/>
          </w:rPr>
          <w:t>n</w:t>
        </w:r>
      </w:ins>
      <w:del w:id="5335" w:author="Soopramanien, Didier" w:date="2017-12-27T11:00:00Z">
        <w:r w:rsidRPr="000B121E" w:rsidDel="00AC4B20">
          <w:rPr>
            <w:rFonts w:cs="Times New Roman"/>
            <w:color w:val="000000" w:themeColor="text1"/>
            <w:szCs w:val="24"/>
          </w:rPr>
          <w:delText>f</w:delText>
        </w:r>
      </w:del>
      <w:r w:rsidRPr="000B121E">
        <w:rPr>
          <w:rFonts w:cs="Times New Roman"/>
          <w:color w:val="000000" w:themeColor="text1"/>
          <w:szCs w:val="24"/>
        </w:rPr>
        <w:t xml:space="preserve"> the marketing activities which retailers typically have control over. We propose a set of models which take into account the potential forecast bias caused by</w:t>
      </w:r>
      <w:del w:id="5336" w:author="Soopramanien, Didier" w:date="2017-12-27T19:01:00Z">
        <w:r w:rsidRPr="000B121E" w:rsidDel="00063CE6">
          <w:rPr>
            <w:rFonts w:cs="Times New Roman"/>
            <w:color w:val="000000" w:themeColor="text1"/>
            <w:szCs w:val="24"/>
          </w:rPr>
          <w:delText xml:space="preserve"> a</w:delText>
        </w:r>
      </w:del>
      <w:r w:rsidRPr="000B121E">
        <w:rPr>
          <w:rFonts w:cs="Times New Roman"/>
          <w:color w:val="000000" w:themeColor="text1"/>
          <w:szCs w:val="24"/>
        </w:rPr>
        <w:t xml:space="preserve"> structural break</w:t>
      </w:r>
      <w:ins w:id="5337" w:author="Soopramanien, Didier" w:date="2017-12-27T19:01:00Z">
        <w:r w:rsidR="00063CE6">
          <w:rPr>
            <w:rFonts w:cs="Times New Roman"/>
            <w:color w:val="000000" w:themeColor="text1"/>
            <w:szCs w:val="24"/>
          </w:rPr>
          <w:t>s</w:t>
        </w:r>
      </w:ins>
      <w:r w:rsidRPr="000B121E">
        <w:rPr>
          <w:rFonts w:cs="Times New Roman"/>
          <w:color w:val="000000" w:themeColor="text1"/>
          <w:szCs w:val="24"/>
        </w:rPr>
        <w:t>. The ADL-</w:t>
      </w:r>
      <w:r w:rsidRPr="00225A61">
        <w:rPr>
          <w:rFonts w:cs="Times New Roman"/>
          <w:noProof/>
          <w:color w:val="000000" w:themeColor="text1"/>
          <w:szCs w:val="24"/>
          <w:rPrChange w:id="5338" w:author="tao huang" w:date="2018-01-12T00:28:00Z">
            <w:rPr>
              <w:rFonts w:cs="Times New Roman"/>
              <w:noProof/>
              <w:color w:val="000000" w:themeColor="text1"/>
              <w:szCs w:val="24"/>
            </w:rPr>
          </w:rPrChange>
        </w:rPr>
        <w:t>intra</w:t>
      </w:r>
      <w:r w:rsidRPr="000B121E">
        <w:rPr>
          <w:rFonts w:cs="Times New Roman"/>
          <w:color w:val="000000" w:themeColor="text1"/>
          <w:szCs w:val="24"/>
        </w:rPr>
        <w:t xml:space="preserve">-EWC model </w:t>
      </w:r>
      <w:r w:rsidRPr="000B121E">
        <w:rPr>
          <w:rFonts w:cs="Times New Roman"/>
          <w:noProof/>
          <w:color w:val="000000" w:themeColor="text1"/>
          <w:szCs w:val="24"/>
        </w:rPr>
        <w:t>generates</w:t>
      </w:r>
      <w:r w:rsidRPr="000B121E">
        <w:rPr>
          <w:rFonts w:cs="Times New Roman"/>
          <w:color w:val="000000" w:themeColor="text1"/>
          <w:szCs w:val="24"/>
        </w:rPr>
        <w:t xml:space="preserve"> forecasts which are the </w:t>
      </w:r>
      <w:r w:rsidRPr="000B121E">
        <w:rPr>
          <w:rFonts w:cs="Times New Roman"/>
          <w:noProof/>
          <w:color w:val="000000" w:themeColor="text1"/>
          <w:szCs w:val="24"/>
        </w:rPr>
        <w:t>combination</w:t>
      </w:r>
      <w:r w:rsidRPr="000B121E">
        <w:rPr>
          <w:rFonts w:cs="Times New Roman"/>
          <w:color w:val="000000" w:themeColor="text1"/>
          <w:szCs w:val="24"/>
        </w:rPr>
        <w:t xml:space="preserve"> of various sets of forecasts by the ADL-</w:t>
      </w:r>
      <w:r w:rsidRPr="005C56AD">
        <w:rPr>
          <w:rFonts w:cs="Times New Roman"/>
          <w:noProof/>
          <w:color w:val="000000" w:themeColor="text1"/>
          <w:szCs w:val="24"/>
          <w:rPrChange w:id="5339" w:author="tao huang" w:date="2018-01-12T00:28:00Z">
            <w:rPr>
              <w:rFonts w:cs="Times New Roman"/>
              <w:noProof/>
              <w:color w:val="000000" w:themeColor="text1"/>
              <w:szCs w:val="24"/>
            </w:rPr>
          </w:rPrChange>
        </w:rPr>
        <w:t>intra</w:t>
      </w:r>
      <w:r w:rsidRPr="000B121E">
        <w:rPr>
          <w:rFonts w:cs="Times New Roman"/>
          <w:noProof/>
          <w:color w:val="000000" w:themeColor="text1"/>
          <w:szCs w:val="24"/>
        </w:rPr>
        <w:t xml:space="preserve"> </w:t>
      </w:r>
      <w:r w:rsidRPr="000B121E">
        <w:rPr>
          <w:rFonts w:cs="Times New Roman"/>
          <w:noProof/>
          <w:color w:val="000000" w:themeColor="text1"/>
          <w:szCs w:val="24"/>
        </w:rPr>
        <w:lastRenderedPageBreak/>
        <w:t>model</w:t>
      </w:r>
      <w:r w:rsidRPr="000B121E">
        <w:rPr>
          <w:rFonts w:cs="Times New Roman"/>
          <w:color w:val="000000" w:themeColor="text1"/>
          <w:szCs w:val="24"/>
        </w:rPr>
        <w:t xml:space="preserve"> with different estimation windows under the condition where structural breaks are detected. It tries to obtain an effective trade-off between the forecast bias and the forecast error variance. The ADL-intra-IC model tries to offset the potential forecast bias by adding the estimate of the forecast bias back to the error term at a cost of inflated forecast error variance when structural breaks are detected. Based on our experiments, we find that these models outperform the ADL-</w:t>
      </w:r>
      <w:r w:rsidRPr="005C56AD">
        <w:rPr>
          <w:rFonts w:cs="Times New Roman"/>
          <w:noProof/>
          <w:color w:val="000000" w:themeColor="text1"/>
          <w:szCs w:val="24"/>
          <w:rPrChange w:id="5340" w:author="tao huang" w:date="2018-01-12T00:28:00Z">
            <w:rPr>
              <w:rFonts w:cs="Times New Roman"/>
              <w:noProof/>
              <w:color w:val="000000" w:themeColor="text1"/>
              <w:szCs w:val="24"/>
            </w:rPr>
          </w:rPrChange>
        </w:rPr>
        <w:t>intra</w:t>
      </w:r>
      <w:r w:rsidRPr="000B121E">
        <w:rPr>
          <w:rFonts w:cs="Times New Roman"/>
          <w:color w:val="000000" w:themeColor="text1"/>
          <w:szCs w:val="24"/>
        </w:rPr>
        <w:t xml:space="preserve"> model across all the 28 product categories. Table 7 shows the percentage reductions of various error measures by these models compared </w:t>
      </w:r>
      <w:del w:id="5341" w:author="Fildes, Robert" w:date="2017-12-12T16:37:00Z">
        <w:r w:rsidRPr="000B121E" w:rsidDel="002B7A66">
          <w:rPr>
            <w:rFonts w:cs="Times New Roman"/>
            <w:color w:val="000000" w:themeColor="text1"/>
            <w:szCs w:val="24"/>
          </w:rPr>
          <w:delText xml:space="preserve">to compared </w:delText>
        </w:r>
      </w:del>
      <w:r w:rsidRPr="000B121E">
        <w:rPr>
          <w:rFonts w:cs="Times New Roman"/>
          <w:color w:val="000000" w:themeColor="text1"/>
          <w:szCs w:val="24"/>
        </w:rPr>
        <w:t>to different benchmark models. For example, for the forecast horizon of one to eight weeks ahead, the ADL-</w:t>
      </w:r>
      <w:r w:rsidRPr="005C56AD">
        <w:rPr>
          <w:rFonts w:cs="Times New Roman"/>
          <w:noProof/>
          <w:color w:val="000000" w:themeColor="text1"/>
          <w:szCs w:val="24"/>
          <w:rPrChange w:id="5342" w:author="tao huang" w:date="2018-01-12T00:28:00Z">
            <w:rPr>
              <w:rFonts w:cs="Times New Roman"/>
              <w:noProof/>
              <w:color w:val="000000" w:themeColor="text1"/>
              <w:szCs w:val="24"/>
            </w:rPr>
          </w:rPrChange>
        </w:rPr>
        <w:t>intra</w:t>
      </w:r>
      <w:r w:rsidRPr="000B121E">
        <w:rPr>
          <w:rFonts w:cs="Times New Roman"/>
          <w:color w:val="000000" w:themeColor="text1"/>
          <w:szCs w:val="24"/>
        </w:rPr>
        <w:t>-EWC model reduces the SMAPE of the ADL-</w:t>
      </w:r>
      <w:r w:rsidRPr="005C56AD">
        <w:rPr>
          <w:rFonts w:cs="Times New Roman"/>
          <w:noProof/>
          <w:color w:val="000000" w:themeColor="text1"/>
          <w:szCs w:val="24"/>
          <w:rPrChange w:id="5343" w:author="tao huang" w:date="2018-01-12T00:28:00Z">
            <w:rPr>
              <w:rFonts w:cs="Times New Roman"/>
              <w:noProof/>
              <w:color w:val="000000" w:themeColor="text1"/>
              <w:szCs w:val="24"/>
            </w:rPr>
          </w:rPrChange>
        </w:rPr>
        <w:t>intra</w:t>
      </w:r>
      <w:r w:rsidRPr="000B121E">
        <w:rPr>
          <w:rFonts w:cs="Times New Roman"/>
          <w:noProof/>
          <w:color w:val="000000" w:themeColor="text1"/>
          <w:szCs w:val="24"/>
        </w:rPr>
        <w:t xml:space="preserve"> model</w:t>
      </w:r>
      <w:r w:rsidRPr="000B121E">
        <w:rPr>
          <w:rFonts w:cs="Times New Roman"/>
          <w:color w:val="000000" w:themeColor="text1"/>
          <w:szCs w:val="24"/>
        </w:rPr>
        <w:t xml:space="preserve"> by </w:t>
      </w:r>
      <w:commentRangeStart w:id="5344"/>
      <w:r w:rsidRPr="000B121E">
        <w:rPr>
          <w:rFonts w:cs="Times New Roman"/>
          <w:color w:val="000000" w:themeColor="text1"/>
          <w:szCs w:val="24"/>
        </w:rPr>
        <w:t xml:space="preserve">0.22% </w:t>
      </w:r>
      <w:commentRangeEnd w:id="5344"/>
      <w:r w:rsidR="002B7A66">
        <w:rPr>
          <w:rStyle w:val="CommentReference"/>
        </w:rPr>
        <w:commentReference w:id="5344"/>
      </w:r>
      <w:r w:rsidRPr="000B121E">
        <w:rPr>
          <w:rFonts w:cs="Times New Roman"/>
          <w:color w:val="000000" w:themeColor="text1"/>
          <w:szCs w:val="24"/>
        </w:rPr>
        <w:t>and reduces the SMAPE of the Base-lift model by 13.97%. The ADL-</w:t>
      </w:r>
      <w:r w:rsidRPr="000B121E">
        <w:rPr>
          <w:rFonts w:cs="Times New Roman"/>
          <w:noProof/>
          <w:color w:val="000000" w:themeColor="text1"/>
          <w:szCs w:val="24"/>
        </w:rPr>
        <w:t>intra</w:t>
      </w:r>
      <w:r w:rsidRPr="000B121E">
        <w:rPr>
          <w:rFonts w:cs="Times New Roman"/>
          <w:color w:val="000000" w:themeColor="text1"/>
          <w:szCs w:val="24"/>
        </w:rPr>
        <w:t>-IC model reduces the SMAPE of the ADL-</w:t>
      </w:r>
      <w:r w:rsidRPr="005C56AD">
        <w:rPr>
          <w:rFonts w:cs="Times New Roman"/>
          <w:noProof/>
          <w:color w:val="000000" w:themeColor="text1"/>
          <w:szCs w:val="24"/>
          <w:rPrChange w:id="5345" w:author="tao huang" w:date="2018-01-12T00:28:00Z">
            <w:rPr>
              <w:rFonts w:cs="Times New Roman"/>
              <w:noProof/>
              <w:color w:val="000000" w:themeColor="text1"/>
              <w:szCs w:val="24"/>
            </w:rPr>
          </w:rPrChange>
        </w:rPr>
        <w:t>intra</w:t>
      </w:r>
      <w:r w:rsidRPr="000B121E">
        <w:rPr>
          <w:rFonts w:cs="Times New Roman"/>
          <w:noProof/>
          <w:color w:val="000000" w:themeColor="text1"/>
          <w:szCs w:val="24"/>
        </w:rPr>
        <w:t xml:space="preserve"> model</w:t>
      </w:r>
      <w:r w:rsidRPr="000B121E">
        <w:rPr>
          <w:rFonts w:cs="Times New Roman"/>
          <w:color w:val="000000" w:themeColor="text1"/>
          <w:szCs w:val="24"/>
        </w:rPr>
        <w:t xml:space="preserve"> by 0.18% and reduces the SMAPE of the Base-lift model by 13.94%. </w:t>
      </w:r>
      <w:ins w:id="5346" w:author="Fildes, Robert" w:date="2017-12-12T16:32:00Z">
        <w:r w:rsidR="00F44A40">
          <w:rPr>
            <w:rFonts w:cs="Times New Roman"/>
            <w:color w:val="000000" w:themeColor="text1"/>
            <w:szCs w:val="24"/>
          </w:rPr>
          <w:t>More important than these average reductions, a</w:t>
        </w:r>
      </w:ins>
      <w:del w:id="5347" w:author="Fildes, Robert" w:date="2017-12-12T16:32:00Z">
        <w:r w:rsidRPr="000B121E" w:rsidDel="00F44A40">
          <w:rPr>
            <w:rFonts w:cs="Times New Roman"/>
            <w:color w:val="000000" w:themeColor="text1"/>
            <w:szCs w:val="24"/>
          </w:rPr>
          <w:delText>A</w:delText>
        </w:r>
      </w:del>
      <w:r w:rsidRPr="000B121E">
        <w:rPr>
          <w:rFonts w:cs="Times New Roman"/>
          <w:color w:val="000000" w:themeColor="text1"/>
          <w:szCs w:val="24"/>
        </w:rPr>
        <w:t>t the category level, the ADL-</w:t>
      </w:r>
      <w:r w:rsidRPr="005C56AD">
        <w:rPr>
          <w:rFonts w:cs="Times New Roman"/>
          <w:noProof/>
          <w:color w:val="000000" w:themeColor="text1"/>
          <w:szCs w:val="24"/>
          <w:rPrChange w:id="5348" w:author="tao huang" w:date="2018-01-12T00:28:00Z">
            <w:rPr>
              <w:rFonts w:cs="Times New Roman"/>
              <w:noProof/>
              <w:color w:val="000000" w:themeColor="text1"/>
              <w:szCs w:val="24"/>
            </w:rPr>
          </w:rPrChange>
        </w:rPr>
        <w:t>intra</w:t>
      </w:r>
      <w:r w:rsidRPr="000B121E">
        <w:rPr>
          <w:rFonts w:cs="Times New Roman"/>
          <w:color w:val="000000" w:themeColor="text1"/>
          <w:szCs w:val="24"/>
        </w:rPr>
        <w:t>-EWC model and the ADL-</w:t>
      </w:r>
      <w:r w:rsidRPr="000B121E">
        <w:rPr>
          <w:rFonts w:cs="Times New Roman"/>
          <w:noProof/>
          <w:color w:val="000000" w:themeColor="text1"/>
          <w:szCs w:val="24"/>
        </w:rPr>
        <w:t>intra</w:t>
      </w:r>
      <w:r w:rsidRPr="000B121E">
        <w:rPr>
          <w:rFonts w:cs="Times New Roman"/>
          <w:color w:val="000000" w:themeColor="text1"/>
          <w:szCs w:val="24"/>
        </w:rPr>
        <w:t>-IC model have superior forecasting performance compared to the ADL-</w:t>
      </w:r>
      <w:r w:rsidRPr="005C56AD">
        <w:rPr>
          <w:rFonts w:cs="Times New Roman"/>
          <w:noProof/>
          <w:color w:val="000000" w:themeColor="text1"/>
          <w:szCs w:val="24"/>
          <w:rPrChange w:id="5349" w:author="tao huang" w:date="2018-01-12T00:28:00Z">
            <w:rPr>
              <w:rFonts w:cs="Times New Roman"/>
              <w:noProof/>
              <w:color w:val="000000" w:themeColor="text1"/>
              <w:szCs w:val="24"/>
            </w:rPr>
          </w:rPrChange>
        </w:rPr>
        <w:t>intra</w:t>
      </w:r>
      <w:r w:rsidRPr="000B121E">
        <w:rPr>
          <w:rFonts w:cs="Times New Roman"/>
          <w:color w:val="000000" w:themeColor="text1"/>
          <w:szCs w:val="24"/>
        </w:rPr>
        <w:t xml:space="preserve"> model for most of the product categories</w:t>
      </w:r>
      <w:r w:rsidRPr="002B7A66">
        <w:rPr>
          <w:rFonts w:cs="Times New Roman"/>
          <w:color w:val="000000" w:themeColor="text1"/>
          <w:szCs w:val="24"/>
          <w:highlight w:val="yellow"/>
          <w:rPrChange w:id="5350" w:author="Fildes, Robert" w:date="2017-12-12T16:39:00Z">
            <w:rPr>
              <w:rFonts w:cs="Times New Roman"/>
              <w:color w:val="000000" w:themeColor="text1"/>
              <w:szCs w:val="24"/>
            </w:rPr>
          </w:rPrChange>
        </w:rPr>
        <w:t xml:space="preserve">.  </w:t>
      </w:r>
    </w:p>
    <w:p w14:paraId="566967A3"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24B9ADDC" w14:textId="3124A882"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We also observe that the ADL-</w:t>
      </w:r>
      <w:r w:rsidRPr="005C56AD">
        <w:rPr>
          <w:rFonts w:cs="Times New Roman"/>
          <w:noProof/>
          <w:color w:val="000000" w:themeColor="text1"/>
          <w:szCs w:val="24"/>
          <w:rPrChange w:id="5351" w:author="tao huang" w:date="2018-01-12T00:28:00Z">
            <w:rPr>
              <w:rFonts w:cs="Times New Roman"/>
              <w:noProof/>
              <w:color w:val="000000" w:themeColor="text1"/>
              <w:szCs w:val="24"/>
            </w:rPr>
          </w:rPrChange>
        </w:rPr>
        <w:t>intra</w:t>
      </w:r>
      <w:r w:rsidRPr="000B121E">
        <w:rPr>
          <w:rFonts w:cs="Times New Roman"/>
          <w:color w:val="000000" w:themeColor="text1"/>
          <w:szCs w:val="24"/>
        </w:rPr>
        <w:t>-EWC model has the best performance for the promoted forecast period while the ADL-</w:t>
      </w:r>
      <w:r w:rsidRPr="000B121E">
        <w:rPr>
          <w:rFonts w:cs="Times New Roman"/>
          <w:noProof/>
          <w:color w:val="000000" w:themeColor="text1"/>
          <w:szCs w:val="24"/>
        </w:rPr>
        <w:t>intra</w:t>
      </w:r>
      <w:r w:rsidRPr="000B121E">
        <w:rPr>
          <w:rFonts w:cs="Times New Roman"/>
          <w:color w:val="000000" w:themeColor="text1"/>
          <w:szCs w:val="24"/>
        </w:rPr>
        <w:t xml:space="preserve">-IC model dominates the non-promoted forecast period. </w:t>
      </w:r>
      <w:r w:rsidRPr="000B121E">
        <w:rPr>
          <w:rFonts w:cs="Times New Roman"/>
          <w:noProof/>
          <w:color w:val="000000" w:themeColor="text1"/>
          <w:szCs w:val="24"/>
        </w:rPr>
        <w:t>We, therefore,</w:t>
      </w:r>
      <w:r w:rsidRPr="000B121E">
        <w:rPr>
          <w:rFonts w:cs="Times New Roman"/>
          <w:color w:val="000000" w:themeColor="text1"/>
          <w:szCs w:val="24"/>
        </w:rPr>
        <w:t xml:space="preserve"> combine the ADL-</w:t>
      </w:r>
      <w:r w:rsidRPr="005C56AD">
        <w:rPr>
          <w:rFonts w:cs="Times New Roman"/>
          <w:noProof/>
          <w:color w:val="000000" w:themeColor="text1"/>
          <w:szCs w:val="24"/>
          <w:rPrChange w:id="5352" w:author="tao huang" w:date="2018-01-12T00:28:00Z">
            <w:rPr>
              <w:rFonts w:cs="Times New Roman"/>
              <w:noProof/>
              <w:color w:val="000000" w:themeColor="text1"/>
              <w:szCs w:val="24"/>
            </w:rPr>
          </w:rPrChange>
        </w:rPr>
        <w:t>intra</w:t>
      </w:r>
      <w:r w:rsidRPr="000B121E">
        <w:rPr>
          <w:rFonts w:cs="Times New Roman"/>
          <w:color w:val="000000" w:themeColor="text1"/>
          <w:szCs w:val="24"/>
        </w:rPr>
        <w:t>-EWC model with the ADL-</w:t>
      </w:r>
      <w:r w:rsidRPr="000B121E">
        <w:rPr>
          <w:rFonts w:cs="Times New Roman"/>
          <w:noProof/>
          <w:color w:val="000000" w:themeColor="text1"/>
          <w:szCs w:val="24"/>
        </w:rPr>
        <w:t>intra</w:t>
      </w:r>
      <w:r w:rsidRPr="000B121E">
        <w:rPr>
          <w:rFonts w:cs="Times New Roman"/>
          <w:color w:val="000000" w:themeColor="text1"/>
          <w:szCs w:val="24"/>
        </w:rPr>
        <w:t xml:space="preserve">-IC model based on whether or not the focal product is being promoted. The so-called ADL-EWC-IC model thus generates the most accurate forecasts across all the candidate models. The ADL-EWC-IC model </w:t>
      </w:r>
      <w:r w:rsidRPr="000B121E">
        <w:rPr>
          <w:rFonts w:cs="Times New Roman"/>
          <w:noProof/>
          <w:color w:val="000000" w:themeColor="text1"/>
          <w:szCs w:val="24"/>
        </w:rPr>
        <w:t>has</w:t>
      </w:r>
      <w:r w:rsidRPr="000B121E">
        <w:rPr>
          <w:rFonts w:cs="Times New Roman"/>
          <w:color w:val="000000" w:themeColor="text1"/>
          <w:szCs w:val="24"/>
        </w:rPr>
        <w:t xml:space="preserve"> superior forecasting performances compared to the ADL-</w:t>
      </w:r>
      <w:r w:rsidRPr="005C56AD">
        <w:rPr>
          <w:rFonts w:cs="Times New Roman"/>
          <w:noProof/>
          <w:color w:val="000000" w:themeColor="text1"/>
          <w:szCs w:val="24"/>
          <w:rPrChange w:id="5353" w:author="tao huang" w:date="2018-01-12T00:28:00Z">
            <w:rPr>
              <w:rFonts w:cs="Times New Roman"/>
              <w:noProof/>
              <w:color w:val="000000" w:themeColor="text1"/>
              <w:szCs w:val="24"/>
            </w:rPr>
          </w:rPrChange>
        </w:rPr>
        <w:t>intra</w:t>
      </w:r>
      <w:r w:rsidRPr="000B121E">
        <w:rPr>
          <w:rFonts w:cs="Times New Roman"/>
          <w:color w:val="000000" w:themeColor="text1"/>
          <w:szCs w:val="24"/>
        </w:rPr>
        <w:t xml:space="preserve"> model for 21 out of 28 product categories</w:t>
      </w:r>
      <w:ins w:id="5354" w:author="Fildes, Robert" w:date="2017-12-12T16:41:00Z">
        <w:r w:rsidR="002B7A66">
          <w:rPr>
            <w:rFonts w:cs="Times New Roman"/>
            <w:color w:val="000000" w:themeColor="text1"/>
            <w:szCs w:val="24"/>
          </w:rPr>
          <w:t xml:space="preserve"> </w:t>
        </w:r>
        <w:r w:rsidR="002B7A66" w:rsidRPr="002B7A66">
          <w:rPr>
            <w:rFonts w:cs="Times New Roman"/>
            <w:color w:val="000000" w:themeColor="text1"/>
            <w:szCs w:val="24"/>
            <w:highlight w:val="yellow"/>
            <w:rPrChange w:id="5355" w:author="Fildes, Robert" w:date="2017-12-12T16:41:00Z">
              <w:rPr>
                <w:rFonts w:cs="Times New Roman"/>
                <w:color w:val="000000" w:themeColor="text1"/>
                <w:szCs w:val="24"/>
              </w:rPr>
            </w:rPrChange>
          </w:rPr>
          <w:t>with an overall improvement of</w:t>
        </w:r>
        <w:r w:rsidR="002B7A66">
          <w:rPr>
            <w:rFonts w:cs="Times New Roman"/>
            <w:color w:val="000000" w:themeColor="text1"/>
            <w:szCs w:val="24"/>
          </w:rPr>
          <w:t xml:space="preserve"> ?</w:t>
        </w:r>
      </w:ins>
      <w:r w:rsidRPr="000B121E">
        <w:rPr>
          <w:rFonts w:cs="Times New Roman"/>
          <w:color w:val="000000" w:themeColor="text1"/>
          <w:szCs w:val="24"/>
        </w:rPr>
        <w:t>.</w:t>
      </w:r>
    </w:p>
    <w:p w14:paraId="024F9C01"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bookmarkStart w:id="5356" w:name="_GoBack"/>
      <w:bookmarkEnd w:id="5356"/>
    </w:p>
    <w:p w14:paraId="432085FD" w14:textId="401F2A4C"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We also evaluate the forecasting performance of the ADL-own-EWC model and the ADL-own-IC model. These methods are especially valuable to manufacturers since, under certain circumstances, competitive promotional information may not be available to </w:t>
      </w:r>
      <w:commentRangeStart w:id="5357"/>
      <w:commentRangeStart w:id="5358"/>
      <w:r w:rsidRPr="000B121E">
        <w:rPr>
          <w:rFonts w:cs="Times New Roman"/>
          <w:color w:val="000000" w:themeColor="text1"/>
          <w:szCs w:val="24"/>
        </w:rPr>
        <w:t>them</w:t>
      </w:r>
      <w:commentRangeEnd w:id="5357"/>
      <w:r w:rsidRPr="000B121E">
        <w:rPr>
          <w:rStyle w:val="CommentReference"/>
          <w:color w:val="000000" w:themeColor="text1"/>
          <w:sz w:val="24"/>
          <w:szCs w:val="24"/>
        </w:rPr>
        <w:commentReference w:id="5357"/>
      </w:r>
      <w:commentRangeEnd w:id="5358"/>
      <w:r w:rsidRPr="000B121E">
        <w:rPr>
          <w:rStyle w:val="CommentReference"/>
          <w:color w:val="000000" w:themeColor="text1"/>
          <w:sz w:val="24"/>
          <w:szCs w:val="24"/>
        </w:rPr>
        <w:commentReference w:id="5358"/>
      </w:r>
      <w:r w:rsidRPr="000B121E">
        <w:rPr>
          <w:rFonts w:cs="Times New Roman"/>
          <w:color w:val="000000" w:themeColor="text1"/>
          <w:szCs w:val="24"/>
        </w:rPr>
        <w:t xml:space="preserve"> </w:t>
      </w:r>
      <w:r w:rsidRPr="000B121E">
        <w:rPr>
          <w:rFonts w:cs="Times New Roman"/>
          <w:color w:val="000000" w:themeColor="text1"/>
          <w:szCs w:val="24"/>
        </w:rPr>
        <w:fldChar w:fldCharType="begin"/>
      </w:r>
      <w:r w:rsidRPr="000B121E">
        <w:rPr>
          <w:rFonts w:cs="Times New Roman"/>
          <w:color w:val="000000" w:themeColor="text1"/>
          <w:szCs w:val="24"/>
        </w:rPr>
        <w:instrText xml:space="preserve"> ADDIN EN.CITE &lt;EndNote&gt;&lt;Cite&gt;&lt;Author&gt;Ali&lt;/Author&gt;&lt;Year&gt;2011&lt;/Year&gt;&lt;RecNum&gt;742&lt;/RecNum&gt;&lt;DisplayText&gt;(Ali &amp;amp; Boylan, 2011)&lt;/DisplayText&gt;&lt;record&gt;&lt;rec-number&gt;742&lt;/rec-number&gt;&lt;foreign-keys&gt;&lt;key app="EN" db-id="fwzpfdt205x9v6eprsvv25dpxftedxv0z0a9" timestamp="1475148545"&gt;742&lt;/key&gt;&lt;/foreign-keys&gt;&lt;ref-type name="Journal Article"&gt;17&lt;/ref-type&gt;&lt;contributors&gt;&lt;authors&gt;&lt;author&gt;MM Ali&lt;/author&gt;&lt;author&gt;JE Boylan&lt;/author&gt;&lt;/authors&gt;&lt;/contributors&gt;&lt;titles&gt;&lt;title&gt;Feasibility principles for Downstream Demand Inference in supply chains&lt;/title&gt;&lt;secondary-title&gt;Journal of the Operational Research Society&lt;/secondary-title&gt;&lt;/titles&gt;&lt;periodical&gt;&lt;full-title&gt;Journal of the Operational Research Society&lt;/full-title&gt;&lt;/periodical&gt;&lt;volume&gt;62&lt;/volume&gt;&lt;dates&gt;&lt;year&gt;2011&lt;/year&gt;&lt;/dates&gt;&lt;urls&gt;&lt;/urls&gt;&lt;/record&gt;&lt;/Cite&gt;&lt;/EndNote&gt;</w:instrText>
      </w:r>
      <w:r w:rsidRPr="000B121E">
        <w:rPr>
          <w:rFonts w:cs="Times New Roman"/>
          <w:color w:val="000000" w:themeColor="text1"/>
          <w:szCs w:val="24"/>
        </w:rPr>
        <w:fldChar w:fldCharType="separate"/>
      </w:r>
      <w:r w:rsidRPr="000B121E">
        <w:rPr>
          <w:rFonts w:cs="Times New Roman"/>
          <w:noProof/>
          <w:color w:val="000000" w:themeColor="text1"/>
          <w:szCs w:val="24"/>
        </w:rPr>
        <w:t>(</w:t>
      </w:r>
      <w:hyperlink w:anchor="_ENREF_1" w:tooltip="Ali, 2011 #742" w:history="1">
        <w:r w:rsidR="0047706C" w:rsidRPr="000B121E">
          <w:rPr>
            <w:rFonts w:cs="Times New Roman"/>
            <w:noProof/>
            <w:color w:val="000000" w:themeColor="text1"/>
            <w:szCs w:val="24"/>
          </w:rPr>
          <w:t>Ali &amp; Boylan, 2011</w:t>
        </w:r>
      </w:hyperlink>
      <w:r w:rsidRPr="000B121E">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 xml:space="preserve">. In our experiment, the ADL-own -EWC model and the ADL-own -IC model both </w:t>
      </w:r>
      <w:r w:rsidRPr="000B121E">
        <w:rPr>
          <w:rFonts w:cs="Times New Roman"/>
          <w:noProof/>
          <w:color w:val="000000" w:themeColor="text1"/>
          <w:szCs w:val="24"/>
        </w:rPr>
        <w:t>outperform</w:t>
      </w:r>
      <w:r w:rsidRPr="000B121E">
        <w:rPr>
          <w:rFonts w:cs="Times New Roman"/>
          <w:color w:val="000000" w:themeColor="text1"/>
          <w:szCs w:val="24"/>
        </w:rPr>
        <w:t xml:space="preserve"> the ADL-own model across all the product categories. Table 8 also shows the percentage reductions of various error measures by these models compared to compared to different benchmarks. For example, for the forecast horizon of one to eight weeks head, the ADL-</w:t>
      </w:r>
      <w:r w:rsidRPr="000B121E">
        <w:rPr>
          <w:rFonts w:cs="Times New Roman"/>
          <w:noProof/>
          <w:color w:val="000000" w:themeColor="text1"/>
          <w:szCs w:val="24"/>
        </w:rPr>
        <w:t>own</w:t>
      </w:r>
      <w:r w:rsidRPr="000B121E">
        <w:rPr>
          <w:rFonts w:cs="Times New Roman"/>
          <w:color w:val="000000" w:themeColor="text1"/>
          <w:szCs w:val="24"/>
        </w:rPr>
        <w:t>-EWC model reduces the SMAPE of the ADL-</w:t>
      </w:r>
      <w:r w:rsidRPr="000B121E">
        <w:rPr>
          <w:rFonts w:cs="Times New Roman"/>
          <w:noProof/>
          <w:color w:val="000000" w:themeColor="text1"/>
          <w:szCs w:val="24"/>
        </w:rPr>
        <w:t>own model</w:t>
      </w:r>
      <w:r w:rsidRPr="000B121E">
        <w:rPr>
          <w:rFonts w:cs="Times New Roman"/>
          <w:color w:val="000000" w:themeColor="text1"/>
          <w:szCs w:val="24"/>
        </w:rPr>
        <w:t xml:space="preserve"> by 0.31% and reduces the SMAPE of the Base-lift model by 13.40%. The ADL-</w:t>
      </w:r>
      <w:r w:rsidRPr="000B121E">
        <w:rPr>
          <w:rFonts w:cs="Times New Roman"/>
          <w:noProof/>
          <w:color w:val="000000" w:themeColor="text1"/>
          <w:szCs w:val="24"/>
        </w:rPr>
        <w:t>own</w:t>
      </w:r>
      <w:r w:rsidRPr="000B121E">
        <w:rPr>
          <w:rFonts w:cs="Times New Roman"/>
          <w:color w:val="000000" w:themeColor="text1"/>
          <w:szCs w:val="24"/>
        </w:rPr>
        <w:t>-IC model reduces the SMAPE of the ADL-</w:t>
      </w:r>
      <w:r w:rsidRPr="000B121E">
        <w:rPr>
          <w:rFonts w:cs="Times New Roman"/>
          <w:noProof/>
          <w:color w:val="000000" w:themeColor="text1"/>
          <w:szCs w:val="24"/>
        </w:rPr>
        <w:t>own model</w:t>
      </w:r>
      <w:r w:rsidRPr="000B121E">
        <w:rPr>
          <w:rFonts w:cs="Times New Roman"/>
          <w:color w:val="000000" w:themeColor="text1"/>
          <w:szCs w:val="24"/>
        </w:rPr>
        <w:t xml:space="preserve"> by 0.15% and reduces the SMAPE of the Base-lift model by 13.26%. </w:t>
      </w:r>
    </w:p>
    <w:p w14:paraId="51C11A85" w14:textId="343BFA76" w:rsidR="004617F2" w:rsidRPr="000B121E" w:rsidDel="000E0F6C" w:rsidRDefault="004617F2" w:rsidP="000E0F6C">
      <w:pPr>
        <w:shd w:val="clear" w:color="auto" w:fill="FFFFFF" w:themeFill="background1"/>
        <w:spacing w:after="0" w:line="360" w:lineRule="auto"/>
        <w:rPr>
          <w:moveFrom w:id="5359" w:author="tao huang" w:date="2018-01-12T00:14:00Z"/>
          <w:rFonts w:cs="Times New Roman"/>
          <w:color w:val="000000" w:themeColor="text1"/>
          <w:szCs w:val="24"/>
        </w:rPr>
        <w:pPrChange w:id="5360" w:author="tao huang" w:date="2018-01-12T00:14:00Z">
          <w:pPr>
            <w:shd w:val="clear" w:color="auto" w:fill="FFFFFF" w:themeFill="background1"/>
            <w:spacing w:after="0" w:line="360" w:lineRule="auto"/>
          </w:pPr>
        </w:pPrChange>
      </w:pPr>
      <w:r w:rsidRPr="000B121E">
        <w:rPr>
          <w:rFonts w:cs="Times New Roman"/>
          <w:color w:val="000000" w:themeColor="text1"/>
          <w:szCs w:val="24"/>
        </w:rPr>
        <w:t xml:space="preserve"> </w:t>
      </w:r>
      <w:moveFromRangeStart w:id="5361" w:author="tao huang" w:date="2018-01-12T00:14:00Z" w:name="move503479387"/>
    </w:p>
    <w:p w14:paraId="78234877" w14:textId="5EC3C9B9" w:rsidR="004617F2" w:rsidRPr="000B121E" w:rsidDel="000E0F6C" w:rsidRDefault="004617F2" w:rsidP="000E0F6C">
      <w:pPr>
        <w:shd w:val="clear" w:color="auto" w:fill="FFFFFF" w:themeFill="background1"/>
        <w:spacing w:after="0" w:line="360" w:lineRule="auto"/>
        <w:rPr>
          <w:moveFrom w:id="5362" w:author="tao huang" w:date="2018-01-12T00:14:00Z"/>
          <w:rFonts w:cs="Times New Roman"/>
          <w:color w:val="000000" w:themeColor="text1"/>
          <w:szCs w:val="24"/>
        </w:rPr>
        <w:pPrChange w:id="5363" w:author="tao huang" w:date="2018-01-12T00:14:00Z">
          <w:pPr>
            <w:shd w:val="clear" w:color="auto" w:fill="FFFFFF" w:themeFill="background1"/>
            <w:spacing w:after="0" w:line="360" w:lineRule="auto"/>
          </w:pPr>
        </w:pPrChange>
      </w:pPr>
      <w:commentRangeStart w:id="5364"/>
      <w:moveFrom w:id="5365" w:author="tao huang" w:date="2018-01-12T00:14:00Z">
        <w:r w:rsidRPr="000B121E" w:rsidDel="000E0F6C">
          <w:rPr>
            <w:rFonts w:cs="Times New Roman"/>
            <w:color w:val="000000" w:themeColor="text1"/>
            <w:szCs w:val="24"/>
          </w:rPr>
          <w:t>Table 8.</w:t>
        </w:r>
        <w:r w:rsidRPr="000B121E" w:rsidDel="000E0F6C">
          <w:rPr>
            <w:rFonts w:cs="Times New Roman"/>
            <w:color w:val="000000" w:themeColor="text1"/>
            <w:szCs w:val="24"/>
          </w:rPr>
          <w:tab/>
          <w:t>Forecasting performance regarding percentage reductions in various error measures</w:t>
        </w:r>
        <w:commentRangeEnd w:id="5364"/>
        <w:r w:rsidR="002B7A66" w:rsidDel="000E0F6C">
          <w:rPr>
            <w:rStyle w:val="CommentReference"/>
          </w:rPr>
          <w:commentReference w:id="5364"/>
        </w:r>
      </w:moveFrom>
    </w:p>
    <w:p w14:paraId="7C9FE980" w14:textId="181EA815" w:rsidR="004617F2" w:rsidRPr="000B121E" w:rsidDel="000E0F6C" w:rsidRDefault="004617F2" w:rsidP="000E0F6C">
      <w:pPr>
        <w:shd w:val="clear" w:color="auto" w:fill="FFFFFF" w:themeFill="background1"/>
        <w:spacing w:after="0" w:line="360" w:lineRule="auto"/>
        <w:rPr>
          <w:moveFrom w:id="5366" w:author="tao huang" w:date="2018-01-12T00:14:00Z"/>
          <w:rFonts w:cs="Times New Roman"/>
          <w:color w:val="000000" w:themeColor="text1"/>
          <w:szCs w:val="24"/>
        </w:rPr>
        <w:pPrChange w:id="5367" w:author="tao huang" w:date="2018-01-12T00:14:00Z">
          <w:pPr>
            <w:shd w:val="clear" w:color="auto" w:fill="FFFFFF" w:themeFill="background1"/>
            <w:spacing w:after="0" w:line="360" w:lineRule="auto"/>
          </w:pPr>
        </w:pPrChange>
      </w:pPr>
      <w:moveFrom w:id="5368" w:author="tao huang" w:date="2018-01-12T00:14:00Z">
        <w:r w:rsidRPr="000B121E" w:rsidDel="000E0F6C">
          <w:rPr>
            <w:rFonts w:cs="Times New Roman"/>
            <w:color w:val="000000" w:themeColor="text1"/>
            <w:szCs w:val="24"/>
          </w:rPr>
          <w:t xml:space="preserve"> </w:t>
        </w:r>
      </w:moveFrom>
    </w:p>
    <w:tbl>
      <w:tblPr>
        <w:tblStyle w:val="ListTable1Light1"/>
        <w:tblW w:w="8773" w:type="dxa"/>
        <w:tblLook w:val="04A0" w:firstRow="1" w:lastRow="0" w:firstColumn="1" w:lastColumn="0" w:noHBand="0" w:noVBand="1"/>
      </w:tblPr>
      <w:tblGrid>
        <w:gridCol w:w="962"/>
        <w:gridCol w:w="1873"/>
        <w:gridCol w:w="1231"/>
        <w:gridCol w:w="1179"/>
        <w:gridCol w:w="1134"/>
        <w:gridCol w:w="992"/>
        <w:gridCol w:w="1390"/>
        <w:gridCol w:w="12"/>
      </w:tblGrid>
      <w:tr w:rsidR="004617F2" w:rsidRPr="000B121E" w:rsidDel="000E0F6C" w14:paraId="7BB4BB39" w14:textId="0141DFFD" w:rsidTr="00B1292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2" w:type="dxa"/>
            <w:vMerge w:val="restart"/>
            <w:shd w:val="clear" w:color="auto" w:fill="auto"/>
            <w:noWrap/>
            <w:hideMark/>
          </w:tcPr>
          <w:p w14:paraId="1DCDBF79" w14:textId="6B22FA5A" w:rsidR="004617F2" w:rsidRPr="000B121E" w:rsidDel="000E0F6C" w:rsidRDefault="004617F2" w:rsidP="000E0F6C">
            <w:pPr>
              <w:shd w:val="clear" w:color="auto" w:fill="FFFFFF" w:themeFill="background1"/>
              <w:spacing w:after="0" w:line="360" w:lineRule="auto"/>
              <w:rPr>
                <w:moveFrom w:id="5369" w:author="tao huang" w:date="2018-01-12T00:14:00Z"/>
                <w:rFonts w:eastAsia="Times New Roman" w:cs="Times New Roman"/>
                <w:b w:val="0"/>
                <w:color w:val="000000" w:themeColor="text1"/>
                <w:sz w:val="22"/>
              </w:rPr>
              <w:pPrChange w:id="5370" w:author="tao huang" w:date="2018-01-12T00:14:00Z">
                <w:pPr>
                  <w:shd w:val="clear" w:color="auto" w:fill="FFFFFF" w:themeFill="background1"/>
                  <w:spacing w:after="0" w:line="240" w:lineRule="auto"/>
                  <w:jc w:val="center"/>
                </w:pPr>
              </w:pPrChange>
            </w:pPr>
            <w:moveFrom w:id="5371" w:author="tao huang" w:date="2018-01-12T00:14:00Z">
              <w:r w:rsidRPr="000B121E" w:rsidDel="000E0F6C">
                <w:rPr>
                  <w:rFonts w:eastAsia="Times New Roman" w:cs="Times New Roman"/>
                  <w:b w:val="0"/>
                  <w:color w:val="000000" w:themeColor="text1"/>
                  <w:sz w:val="22"/>
                </w:rPr>
                <w:t>Forecast horizon</w:t>
              </w:r>
            </w:moveFrom>
          </w:p>
        </w:tc>
        <w:tc>
          <w:tcPr>
            <w:tcW w:w="1873" w:type="dxa"/>
            <w:vMerge w:val="restart"/>
            <w:shd w:val="clear" w:color="auto" w:fill="auto"/>
            <w:noWrap/>
            <w:hideMark/>
          </w:tcPr>
          <w:p w14:paraId="7937550D" w14:textId="37EB4EE6" w:rsidR="004617F2" w:rsidRPr="000B121E" w:rsidDel="000E0F6C" w:rsidRDefault="004617F2" w:rsidP="000E0F6C">
            <w:pPr>
              <w:shd w:val="clear" w:color="auto" w:fill="FFFFFF" w:themeFill="background1"/>
              <w:spacing w:after="0" w:line="360" w:lineRule="auto"/>
              <w:cnfStyle w:val="100000000000" w:firstRow="1" w:lastRow="0" w:firstColumn="0" w:lastColumn="0" w:oddVBand="0" w:evenVBand="0" w:oddHBand="0" w:evenHBand="0" w:firstRowFirstColumn="0" w:firstRowLastColumn="0" w:lastRowFirstColumn="0" w:lastRowLastColumn="0"/>
              <w:rPr>
                <w:moveFrom w:id="5372" w:author="tao huang" w:date="2018-01-12T00:14:00Z"/>
                <w:rFonts w:eastAsia="Times New Roman" w:cs="Times New Roman"/>
                <w:b w:val="0"/>
                <w:color w:val="000000" w:themeColor="text1"/>
                <w:sz w:val="22"/>
              </w:rPr>
              <w:pPrChange w:id="5373" w:author="tao huang" w:date="2018-01-12T00:14:00Z">
                <w:pPr>
                  <w:shd w:val="clear" w:color="auto" w:fill="FFFFFF" w:themeFill="background1"/>
                  <w:spacing w:after="0" w:line="240" w:lineRule="auto"/>
                  <w:cnfStyle w:val="100000000000" w:firstRow="1" w:lastRow="0" w:firstColumn="0" w:lastColumn="0" w:oddVBand="0" w:evenVBand="0" w:oddHBand="0" w:evenHBand="0" w:firstRowFirstColumn="0" w:firstRowLastColumn="0" w:lastRowFirstColumn="0" w:lastRowLastColumn="0"/>
                </w:pPr>
              </w:pPrChange>
            </w:pPr>
            <w:moveFrom w:id="5374" w:author="tao huang" w:date="2018-01-12T00:14:00Z">
              <w:r w:rsidRPr="000B121E" w:rsidDel="000E0F6C">
                <w:rPr>
                  <w:rFonts w:eastAsia="Times New Roman" w:cs="Times New Roman"/>
                  <w:b w:val="0"/>
                  <w:color w:val="000000" w:themeColor="text1"/>
                  <w:sz w:val="22"/>
                </w:rPr>
                <w:t>Proposed model</w:t>
              </w:r>
            </w:moveFrom>
          </w:p>
        </w:tc>
        <w:tc>
          <w:tcPr>
            <w:tcW w:w="1231" w:type="dxa"/>
            <w:vMerge w:val="restart"/>
            <w:shd w:val="clear" w:color="auto" w:fill="auto"/>
            <w:noWrap/>
            <w:hideMark/>
          </w:tcPr>
          <w:p w14:paraId="5AC6DA98" w14:textId="593E9F4D" w:rsidR="004617F2" w:rsidRPr="000B121E" w:rsidDel="000E0F6C" w:rsidRDefault="004617F2" w:rsidP="000E0F6C">
            <w:pPr>
              <w:shd w:val="clear" w:color="auto" w:fill="FFFFFF" w:themeFill="background1"/>
              <w:spacing w:after="0" w:line="360" w:lineRule="auto"/>
              <w:cnfStyle w:val="100000000000" w:firstRow="1" w:lastRow="0" w:firstColumn="0" w:lastColumn="0" w:oddVBand="0" w:evenVBand="0" w:oddHBand="0" w:evenHBand="0" w:firstRowFirstColumn="0" w:firstRowLastColumn="0" w:lastRowFirstColumn="0" w:lastRowLastColumn="0"/>
              <w:rPr>
                <w:moveFrom w:id="5375" w:author="tao huang" w:date="2018-01-12T00:14:00Z"/>
                <w:rFonts w:eastAsia="Times New Roman" w:cs="Times New Roman"/>
                <w:b w:val="0"/>
                <w:color w:val="000000" w:themeColor="text1"/>
                <w:sz w:val="22"/>
              </w:rPr>
              <w:pPrChange w:id="5376" w:author="tao huang" w:date="2018-01-12T00:14:00Z">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moveFrom w:id="5377" w:author="tao huang" w:date="2018-01-12T00:14:00Z">
              <w:r w:rsidRPr="000B121E" w:rsidDel="000E0F6C">
                <w:rPr>
                  <w:rFonts w:eastAsia="Times New Roman" w:cs="Times New Roman"/>
                  <w:b w:val="0"/>
                  <w:color w:val="000000" w:themeColor="text1"/>
                  <w:sz w:val="22"/>
                </w:rPr>
                <w:t>Benchmark</w:t>
              </w:r>
            </w:moveFrom>
          </w:p>
        </w:tc>
        <w:tc>
          <w:tcPr>
            <w:tcW w:w="4707" w:type="dxa"/>
            <w:gridSpan w:val="5"/>
            <w:tcBorders>
              <w:bottom w:val="none" w:sz="0" w:space="0" w:color="auto"/>
            </w:tcBorders>
            <w:shd w:val="clear" w:color="auto" w:fill="auto"/>
            <w:noWrap/>
            <w:hideMark/>
          </w:tcPr>
          <w:p w14:paraId="19BCD143" w14:textId="52722D54" w:rsidR="004617F2" w:rsidRPr="000B121E" w:rsidDel="000E0F6C" w:rsidRDefault="004617F2" w:rsidP="000E0F6C">
            <w:pPr>
              <w:shd w:val="clear" w:color="auto" w:fill="FFFFFF" w:themeFill="background1"/>
              <w:spacing w:after="0" w:line="360" w:lineRule="auto"/>
              <w:cnfStyle w:val="100000000000" w:firstRow="1" w:lastRow="0" w:firstColumn="0" w:lastColumn="0" w:oddVBand="0" w:evenVBand="0" w:oddHBand="0" w:evenHBand="0" w:firstRowFirstColumn="0" w:firstRowLastColumn="0" w:lastRowFirstColumn="0" w:lastRowLastColumn="0"/>
              <w:rPr>
                <w:moveFrom w:id="5378" w:author="tao huang" w:date="2018-01-12T00:14:00Z"/>
                <w:rFonts w:eastAsia="Times New Roman" w:cs="Times New Roman"/>
                <w:b w:val="0"/>
                <w:color w:val="000000" w:themeColor="text1"/>
                <w:sz w:val="22"/>
              </w:rPr>
              <w:pPrChange w:id="5379" w:author="tao huang" w:date="2018-01-12T00:14:00Z">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moveFrom w:id="5380" w:author="tao huang" w:date="2018-01-12T00:14:00Z">
              <w:r w:rsidRPr="000B121E" w:rsidDel="000E0F6C">
                <w:rPr>
                  <w:rFonts w:eastAsia="Times New Roman" w:cs="Times New Roman"/>
                  <w:b w:val="0"/>
                  <w:color w:val="000000" w:themeColor="text1"/>
                  <w:sz w:val="22"/>
                </w:rPr>
                <w:t>percentage of increase/decrease</w:t>
              </w:r>
            </w:moveFrom>
          </w:p>
        </w:tc>
      </w:tr>
      <w:tr w:rsidR="004617F2" w:rsidRPr="000B121E" w:rsidDel="000E0F6C" w14:paraId="2F00DFBF" w14:textId="494819A7"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tcBorders>
              <w:bottom w:val="single" w:sz="4" w:space="0" w:color="auto"/>
            </w:tcBorders>
            <w:shd w:val="clear" w:color="auto" w:fill="auto"/>
            <w:hideMark/>
          </w:tcPr>
          <w:p w14:paraId="5F7F6946" w14:textId="573A92AC" w:rsidR="004617F2" w:rsidRPr="000B121E" w:rsidDel="000E0F6C" w:rsidRDefault="004617F2" w:rsidP="000E0F6C">
            <w:pPr>
              <w:shd w:val="clear" w:color="auto" w:fill="FFFFFF" w:themeFill="background1"/>
              <w:spacing w:after="0" w:line="360" w:lineRule="auto"/>
              <w:rPr>
                <w:moveFrom w:id="5381" w:author="tao huang" w:date="2018-01-12T00:14:00Z"/>
                <w:rFonts w:eastAsia="Times New Roman" w:cs="Times New Roman"/>
                <w:b w:val="0"/>
                <w:color w:val="000000" w:themeColor="text1"/>
                <w:sz w:val="22"/>
              </w:rPr>
              <w:pPrChange w:id="5382" w:author="tao huang" w:date="2018-01-12T00:14:00Z">
                <w:pPr>
                  <w:shd w:val="clear" w:color="auto" w:fill="FFFFFF" w:themeFill="background1"/>
                  <w:spacing w:after="0" w:line="240" w:lineRule="auto"/>
                </w:pPr>
              </w:pPrChange>
            </w:pPr>
          </w:p>
        </w:tc>
        <w:tc>
          <w:tcPr>
            <w:tcW w:w="1873" w:type="dxa"/>
            <w:vMerge/>
            <w:tcBorders>
              <w:bottom w:val="single" w:sz="4" w:space="0" w:color="auto"/>
            </w:tcBorders>
            <w:shd w:val="clear" w:color="auto" w:fill="auto"/>
            <w:hideMark/>
          </w:tcPr>
          <w:p w14:paraId="35F68E1A" w14:textId="7D19BF4D"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383" w:author="tao huang" w:date="2018-01-12T00:14:00Z"/>
                <w:rFonts w:eastAsia="Times New Roman" w:cs="Times New Roman"/>
                <w:color w:val="000000" w:themeColor="text1"/>
                <w:sz w:val="22"/>
              </w:rPr>
              <w:pPrChange w:id="5384"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1231" w:type="dxa"/>
            <w:vMerge/>
            <w:tcBorders>
              <w:bottom w:val="single" w:sz="4" w:space="0" w:color="auto"/>
            </w:tcBorders>
            <w:shd w:val="clear" w:color="auto" w:fill="auto"/>
            <w:hideMark/>
          </w:tcPr>
          <w:p w14:paraId="4EB655F5" w14:textId="5FCCEB13"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385" w:author="tao huang" w:date="2018-01-12T00:14:00Z"/>
                <w:rFonts w:eastAsia="Times New Roman" w:cs="Times New Roman"/>
                <w:color w:val="000000" w:themeColor="text1"/>
                <w:sz w:val="22"/>
              </w:rPr>
              <w:pPrChange w:id="5386"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1179" w:type="dxa"/>
            <w:tcBorders>
              <w:bottom w:val="single" w:sz="4" w:space="0" w:color="auto"/>
            </w:tcBorders>
            <w:shd w:val="clear" w:color="auto" w:fill="auto"/>
            <w:hideMark/>
          </w:tcPr>
          <w:p w14:paraId="440C8207" w14:textId="53632CB7"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387" w:author="tao huang" w:date="2018-01-12T00:14:00Z"/>
                <w:rFonts w:eastAsia="Times New Roman" w:cs="Times New Roman"/>
                <w:bCs/>
                <w:color w:val="000000" w:themeColor="text1"/>
                <w:sz w:val="22"/>
              </w:rPr>
              <w:pPrChange w:id="5388"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389" w:author="tao huang" w:date="2018-01-12T00:14:00Z">
              <w:r w:rsidRPr="000B121E" w:rsidDel="000E0F6C">
                <w:rPr>
                  <w:rFonts w:eastAsia="Times New Roman" w:cs="Times New Roman"/>
                  <w:bCs/>
                  <w:color w:val="000000" w:themeColor="text1"/>
                  <w:sz w:val="22"/>
                </w:rPr>
                <w:t>MAE</w:t>
              </w:r>
            </w:moveFrom>
          </w:p>
        </w:tc>
        <w:tc>
          <w:tcPr>
            <w:tcW w:w="1134" w:type="dxa"/>
            <w:tcBorders>
              <w:bottom w:val="single" w:sz="4" w:space="0" w:color="auto"/>
            </w:tcBorders>
            <w:shd w:val="clear" w:color="auto" w:fill="auto"/>
            <w:hideMark/>
          </w:tcPr>
          <w:p w14:paraId="2EE52135" w14:textId="1EB74924"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390" w:author="tao huang" w:date="2018-01-12T00:14:00Z"/>
                <w:rFonts w:eastAsia="Times New Roman" w:cs="Times New Roman"/>
                <w:bCs/>
                <w:color w:val="000000" w:themeColor="text1"/>
                <w:sz w:val="22"/>
              </w:rPr>
              <w:pPrChange w:id="5391"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392" w:author="tao huang" w:date="2018-01-12T00:14:00Z">
              <w:r w:rsidRPr="000B121E" w:rsidDel="000E0F6C">
                <w:rPr>
                  <w:rFonts w:eastAsia="Times New Roman" w:cs="Times New Roman"/>
                  <w:bCs/>
                  <w:color w:val="000000" w:themeColor="text1"/>
                  <w:sz w:val="22"/>
                </w:rPr>
                <w:t>SMAPE</w:t>
              </w:r>
            </w:moveFrom>
          </w:p>
        </w:tc>
        <w:tc>
          <w:tcPr>
            <w:tcW w:w="992" w:type="dxa"/>
            <w:tcBorders>
              <w:bottom w:val="single" w:sz="4" w:space="0" w:color="auto"/>
            </w:tcBorders>
            <w:shd w:val="clear" w:color="auto" w:fill="auto"/>
            <w:hideMark/>
          </w:tcPr>
          <w:p w14:paraId="2737BFDA" w14:textId="787DA9B0"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393" w:author="tao huang" w:date="2018-01-12T00:14:00Z"/>
                <w:rFonts w:eastAsia="Times New Roman" w:cs="Times New Roman"/>
                <w:bCs/>
                <w:color w:val="000000" w:themeColor="text1"/>
                <w:sz w:val="22"/>
              </w:rPr>
              <w:pPrChange w:id="5394"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395" w:author="tao huang" w:date="2018-01-12T00:14:00Z">
              <w:r w:rsidRPr="000B121E" w:rsidDel="000E0F6C">
                <w:rPr>
                  <w:rFonts w:eastAsia="Times New Roman" w:cs="Times New Roman"/>
                  <w:bCs/>
                  <w:color w:val="000000" w:themeColor="text1"/>
                  <w:sz w:val="22"/>
                </w:rPr>
                <w:t>MASE</w:t>
              </w:r>
            </w:moveFrom>
          </w:p>
        </w:tc>
        <w:tc>
          <w:tcPr>
            <w:tcW w:w="0" w:type="dxa"/>
            <w:tcBorders>
              <w:bottom w:val="single" w:sz="4" w:space="0" w:color="auto"/>
            </w:tcBorders>
            <w:shd w:val="clear" w:color="auto" w:fill="auto"/>
            <w:noWrap/>
            <w:hideMark/>
          </w:tcPr>
          <w:p w14:paraId="20C7E09E" w14:textId="07E3CD50"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396" w:author="tao huang" w:date="2018-01-12T00:14:00Z"/>
                <w:rFonts w:eastAsia="Times New Roman" w:cs="Times New Roman"/>
                <w:bCs/>
                <w:color w:val="000000" w:themeColor="text1"/>
                <w:sz w:val="22"/>
              </w:rPr>
              <w:pPrChange w:id="5397"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398" w:author="tao huang" w:date="2018-01-12T00:14:00Z">
              <w:r w:rsidRPr="000B121E" w:rsidDel="000E0F6C">
                <w:rPr>
                  <w:rFonts w:eastAsia="Times New Roman" w:cs="Times New Roman"/>
                  <w:bCs/>
                  <w:color w:val="000000" w:themeColor="text1"/>
                  <w:sz w:val="22"/>
                </w:rPr>
                <w:t>AvgRelMAE</w:t>
              </w:r>
            </w:moveFrom>
          </w:p>
        </w:tc>
      </w:tr>
      <w:tr w:rsidR="004617F2" w:rsidRPr="000B121E" w:rsidDel="000E0F6C" w14:paraId="03A5C5E1" w14:textId="29F109B9"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
          <w:p w14:paraId="4F946DC4" w14:textId="6E0D0038" w:rsidR="004617F2" w:rsidRPr="000B121E" w:rsidDel="000E0F6C" w:rsidRDefault="004617F2" w:rsidP="000E0F6C">
            <w:pPr>
              <w:shd w:val="clear" w:color="auto" w:fill="FFFFFF" w:themeFill="background1"/>
              <w:spacing w:after="0" w:line="360" w:lineRule="auto"/>
              <w:rPr>
                <w:moveFrom w:id="5399" w:author="tao huang" w:date="2018-01-12T00:14:00Z"/>
                <w:rFonts w:eastAsia="Times New Roman" w:cs="Times New Roman"/>
                <w:b w:val="0"/>
                <w:color w:val="000000" w:themeColor="text1"/>
                <w:sz w:val="22"/>
              </w:rPr>
              <w:pPrChange w:id="5400" w:author="tao huang" w:date="2018-01-12T00:14:00Z">
                <w:pPr>
                  <w:shd w:val="clear" w:color="auto" w:fill="FFFFFF" w:themeFill="background1"/>
                  <w:spacing w:after="0" w:line="240" w:lineRule="auto"/>
                  <w:jc w:val="center"/>
                </w:pPr>
              </w:pPrChange>
            </w:pPr>
            <w:moveFrom w:id="5401" w:author="tao huang" w:date="2018-01-12T00:14:00Z">
              <w:r w:rsidRPr="000B121E" w:rsidDel="000E0F6C">
                <w:rPr>
                  <w:rFonts w:eastAsia="Times New Roman" w:cs="Times New Roman"/>
                  <w:b w:val="0"/>
                  <w:color w:val="000000" w:themeColor="text1"/>
                  <w:sz w:val="22"/>
                </w:rPr>
                <w:t>h=8</w:t>
              </w:r>
            </w:moveFrom>
          </w:p>
        </w:tc>
        <w:tc>
          <w:tcPr>
            <w:tcW w:w="1873" w:type="dxa"/>
            <w:tcBorders>
              <w:top w:val="single" w:sz="4" w:space="0" w:color="auto"/>
            </w:tcBorders>
            <w:shd w:val="clear" w:color="auto" w:fill="auto"/>
            <w:noWrap/>
            <w:hideMark/>
          </w:tcPr>
          <w:p w14:paraId="0C43C7B5" w14:textId="03CE5B69"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02" w:author="tao huang" w:date="2018-01-12T00:14:00Z"/>
                <w:rFonts w:eastAsia="Times New Roman" w:cs="Times New Roman"/>
                <w:color w:val="000000" w:themeColor="text1"/>
                <w:sz w:val="22"/>
              </w:rPr>
              <w:pPrChange w:id="5403"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404" w:author="tao huang" w:date="2018-01-12T00:14:00Z">
              <w:r w:rsidRPr="000B121E" w:rsidDel="000E0F6C">
                <w:rPr>
                  <w:rFonts w:eastAsia="Times New Roman" w:cs="Times New Roman"/>
                  <w:color w:val="000000" w:themeColor="text1"/>
                  <w:sz w:val="22"/>
                </w:rPr>
                <w:t>ADL-intra-EWC</w:t>
              </w:r>
            </w:moveFrom>
          </w:p>
        </w:tc>
        <w:tc>
          <w:tcPr>
            <w:tcW w:w="1231" w:type="dxa"/>
            <w:tcBorders>
              <w:top w:val="single" w:sz="4" w:space="0" w:color="auto"/>
            </w:tcBorders>
            <w:shd w:val="clear" w:color="auto" w:fill="auto"/>
            <w:noWrap/>
            <w:hideMark/>
          </w:tcPr>
          <w:p w14:paraId="1F511384" w14:textId="1E957063"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05" w:author="tao huang" w:date="2018-01-12T00:14:00Z"/>
                <w:rFonts w:eastAsia="Times New Roman" w:cs="Times New Roman"/>
                <w:color w:val="000000" w:themeColor="text1"/>
                <w:sz w:val="22"/>
              </w:rPr>
              <w:pPrChange w:id="5406"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407" w:author="tao huang" w:date="2018-01-12T00:14:00Z">
              <w:r w:rsidRPr="000B121E" w:rsidDel="000E0F6C">
                <w:rPr>
                  <w:rFonts w:eastAsia="Times New Roman" w:cs="Times New Roman"/>
                  <w:color w:val="000000" w:themeColor="text1"/>
                  <w:sz w:val="22"/>
                </w:rPr>
                <w:t>ADL-intra</w:t>
              </w:r>
            </w:moveFrom>
          </w:p>
        </w:tc>
        <w:tc>
          <w:tcPr>
            <w:tcW w:w="1179" w:type="dxa"/>
            <w:tcBorders>
              <w:top w:val="single" w:sz="4" w:space="0" w:color="auto"/>
            </w:tcBorders>
            <w:shd w:val="clear" w:color="auto" w:fill="auto"/>
            <w:noWrap/>
            <w:hideMark/>
          </w:tcPr>
          <w:p w14:paraId="0466819A" w14:textId="66054401"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08" w:author="tao huang" w:date="2018-01-12T00:14:00Z"/>
                <w:rFonts w:eastAsia="Times New Roman" w:cs="Times New Roman"/>
                <w:color w:val="000000" w:themeColor="text1"/>
                <w:sz w:val="22"/>
              </w:rPr>
              <w:pPrChange w:id="5409"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410" w:author="tao huang" w:date="2018-01-12T00:14:00Z">
              <w:r w:rsidRPr="000B121E" w:rsidDel="000E0F6C">
                <w:rPr>
                  <w:rFonts w:eastAsia="Times New Roman" w:cs="Times New Roman"/>
                  <w:color w:val="000000" w:themeColor="text1"/>
                  <w:sz w:val="22"/>
                </w:rPr>
                <w:t>-0.57%</w:t>
              </w:r>
            </w:moveFrom>
          </w:p>
        </w:tc>
        <w:tc>
          <w:tcPr>
            <w:tcW w:w="1134" w:type="dxa"/>
            <w:tcBorders>
              <w:top w:val="single" w:sz="4" w:space="0" w:color="auto"/>
            </w:tcBorders>
            <w:shd w:val="clear" w:color="auto" w:fill="auto"/>
            <w:noWrap/>
            <w:hideMark/>
          </w:tcPr>
          <w:p w14:paraId="6B86B1D5" w14:textId="730EC37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11" w:author="tao huang" w:date="2018-01-12T00:14:00Z"/>
                <w:rFonts w:eastAsia="Times New Roman" w:cs="Times New Roman"/>
                <w:color w:val="000000" w:themeColor="text1"/>
                <w:sz w:val="22"/>
              </w:rPr>
              <w:pPrChange w:id="5412"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413" w:author="tao huang" w:date="2018-01-12T00:14:00Z">
              <w:r w:rsidRPr="000B121E" w:rsidDel="000E0F6C">
                <w:rPr>
                  <w:rFonts w:eastAsia="Times New Roman" w:cs="Times New Roman"/>
                  <w:color w:val="000000" w:themeColor="text1"/>
                  <w:sz w:val="22"/>
                </w:rPr>
                <w:t>-0.22%</w:t>
              </w:r>
            </w:moveFrom>
          </w:p>
        </w:tc>
        <w:tc>
          <w:tcPr>
            <w:tcW w:w="992" w:type="dxa"/>
            <w:tcBorders>
              <w:top w:val="single" w:sz="4" w:space="0" w:color="auto"/>
            </w:tcBorders>
            <w:shd w:val="clear" w:color="auto" w:fill="auto"/>
            <w:noWrap/>
            <w:hideMark/>
          </w:tcPr>
          <w:p w14:paraId="29611DC2" w14:textId="186E662F"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14" w:author="tao huang" w:date="2018-01-12T00:14:00Z"/>
                <w:rFonts w:eastAsia="Times New Roman" w:cs="Times New Roman"/>
                <w:color w:val="000000" w:themeColor="text1"/>
                <w:sz w:val="22"/>
              </w:rPr>
              <w:pPrChange w:id="5415"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416" w:author="tao huang" w:date="2018-01-12T00:14:00Z">
              <w:r w:rsidRPr="000B121E" w:rsidDel="000E0F6C">
                <w:rPr>
                  <w:rFonts w:eastAsia="Times New Roman" w:cs="Times New Roman"/>
                  <w:color w:val="000000" w:themeColor="text1"/>
                  <w:sz w:val="22"/>
                </w:rPr>
                <w:t>-0.18%</w:t>
              </w:r>
            </w:moveFrom>
          </w:p>
        </w:tc>
        <w:tc>
          <w:tcPr>
            <w:tcW w:w="0" w:type="dxa"/>
            <w:tcBorders>
              <w:top w:val="single" w:sz="4" w:space="0" w:color="auto"/>
            </w:tcBorders>
            <w:shd w:val="clear" w:color="auto" w:fill="auto"/>
            <w:noWrap/>
            <w:hideMark/>
          </w:tcPr>
          <w:p w14:paraId="0DBF6C2D" w14:textId="5E52CF8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17" w:author="tao huang" w:date="2018-01-12T00:14:00Z"/>
                <w:rFonts w:eastAsia="Times New Roman" w:cs="Times New Roman"/>
                <w:color w:val="000000" w:themeColor="text1"/>
                <w:sz w:val="22"/>
              </w:rPr>
              <w:pPrChange w:id="5418"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419" w:author="tao huang" w:date="2018-01-12T00:14:00Z">
              <w:r w:rsidRPr="000B121E" w:rsidDel="000E0F6C">
                <w:rPr>
                  <w:rFonts w:eastAsia="Times New Roman" w:cs="Times New Roman"/>
                  <w:color w:val="000000" w:themeColor="text1"/>
                  <w:sz w:val="22"/>
                </w:rPr>
                <w:t>-0.33%</w:t>
              </w:r>
            </w:moveFrom>
          </w:p>
        </w:tc>
      </w:tr>
      <w:tr w:rsidR="004617F2" w:rsidRPr="000B121E" w:rsidDel="000E0F6C" w14:paraId="7A04AD44" w14:textId="1926E08B"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09A4FFD0" w14:textId="1F0ECC36" w:rsidR="004617F2" w:rsidRPr="000B121E" w:rsidDel="000E0F6C" w:rsidRDefault="004617F2" w:rsidP="000E0F6C">
            <w:pPr>
              <w:shd w:val="clear" w:color="auto" w:fill="FFFFFF" w:themeFill="background1"/>
              <w:spacing w:after="0" w:line="360" w:lineRule="auto"/>
              <w:rPr>
                <w:moveFrom w:id="5420" w:author="tao huang" w:date="2018-01-12T00:14:00Z"/>
                <w:rFonts w:eastAsia="Times New Roman" w:cs="Times New Roman"/>
                <w:b w:val="0"/>
                <w:color w:val="000000" w:themeColor="text1"/>
                <w:sz w:val="22"/>
              </w:rPr>
              <w:pPrChange w:id="5421" w:author="tao huang" w:date="2018-01-12T00:14:00Z">
                <w:pPr>
                  <w:shd w:val="clear" w:color="auto" w:fill="FFFFFF" w:themeFill="background1"/>
                  <w:spacing w:after="0" w:line="240" w:lineRule="auto"/>
                </w:pPr>
              </w:pPrChange>
            </w:pPr>
          </w:p>
        </w:tc>
        <w:tc>
          <w:tcPr>
            <w:tcW w:w="1873" w:type="dxa"/>
            <w:shd w:val="clear" w:color="auto" w:fill="auto"/>
            <w:noWrap/>
            <w:hideMark/>
          </w:tcPr>
          <w:p w14:paraId="19F69573" w14:textId="15BCEA78"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22" w:author="tao huang" w:date="2018-01-12T00:14:00Z"/>
                <w:rFonts w:eastAsia="Times New Roman" w:cs="Times New Roman"/>
                <w:color w:val="000000" w:themeColor="text1"/>
                <w:sz w:val="22"/>
              </w:rPr>
              <w:pPrChange w:id="5423"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424" w:author="tao huang" w:date="2018-01-12T00:14:00Z">
              <w:r w:rsidRPr="000B121E" w:rsidDel="000E0F6C">
                <w:rPr>
                  <w:rFonts w:eastAsia="Times New Roman" w:cs="Times New Roman"/>
                  <w:color w:val="000000" w:themeColor="text1"/>
                  <w:sz w:val="22"/>
                </w:rPr>
                <w:t>ADL-intra-IC</w:t>
              </w:r>
            </w:moveFrom>
          </w:p>
        </w:tc>
        <w:tc>
          <w:tcPr>
            <w:tcW w:w="1231" w:type="dxa"/>
            <w:shd w:val="clear" w:color="auto" w:fill="auto"/>
            <w:noWrap/>
            <w:hideMark/>
          </w:tcPr>
          <w:p w14:paraId="23D009D0" w14:textId="0B7BAF93"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25" w:author="tao huang" w:date="2018-01-12T00:14:00Z"/>
                <w:rFonts w:eastAsia="Times New Roman" w:cs="Times New Roman"/>
                <w:color w:val="000000" w:themeColor="text1"/>
                <w:sz w:val="22"/>
              </w:rPr>
              <w:pPrChange w:id="5426"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427" w:author="tao huang" w:date="2018-01-12T00:14:00Z">
              <w:r w:rsidRPr="000B121E" w:rsidDel="000E0F6C">
                <w:rPr>
                  <w:rFonts w:eastAsia="Times New Roman" w:cs="Times New Roman"/>
                  <w:color w:val="000000" w:themeColor="text1"/>
                  <w:sz w:val="22"/>
                </w:rPr>
                <w:t>ADL-intra</w:t>
              </w:r>
            </w:moveFrom>
          </w:p>
        </w:tc>
        <w:tc>
          <w:tcPr>
            <w:tcW w:w="1179" w:type="dxa"/>
            <w:shd w:val="clear" w:color="auto" w:fill="auto"/>
            <w:noWrap/>
            <w:hideMark/>
          </w:tcPr>
          <w:p w14:paraId="7F152A67" w14:textId="230B53CD"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28" w:author="tao huang" w:date="2018-01-12T00:14:00Z"/>
                <w:rFonts w:eastAsia="Times New Roman" w:cs="Times New Roman"/>
                <w:color w:val="000000" w:themeColor="text1"/>
                <w:sz w:val="22"/>
              </w:rPr>
              <w:pPrChange w:id="5429"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430" w:author="tao huang" w:date="2018-01-12T00:14:00Z">
              <w:r w:rsidRPr="000B121E" w:rsidDel="000E0F6C">
                <w:rPr>
                  <w:rFonts w:eastAsia="Times New Roman" w:cs="Times New Roman"/>
                  <w:color w:val="000000" w:themeColor="text1"/>
                  <w:sz w:val="22"/>
                </w:rPr>
                <w:t>0.86%</w:t>
              </w:r>
            </w:moveFrom>
          </w:p>
        </w:tc>
        <w:tc>
          <w:tcPr>
            <w:tcW w:w="1134" w:type="dxa"/>
            <w:shd w:val="clear" w:color="auto" w:fill="auto"/>
            <w:noWrap/>
            <w:hideMark/>
          </w:tcPr>
          <w:p w14:paraId="6A08BA4F" w14:textId="049A9833"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31" w:author="tao huang" w:date="2018-01-12T00:14:00Z"/>
                <w:rFonts w:eastAsia="Times New Roman" w:cs="Times New Roman"/>
                <w:color w:val="000000" w:themeColor="text1"/>
                <w:sz w:val="22"/>
              </w:rPr>
              <w:pPrChange w:id="5432"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433" w:author="tao huang" w:date="2018-01-12T00:14:00Z">
              <w:r w:rsidRPr="000B121E" w:rsidDel="000E0F6C">
                <w:rPr>
                  <w:rFonts w:eastAsia="Times New Roman" w:cs="Times New Roman"/>
                  <w:color w:val="000000" w:themeColor="text1"/>
                  <w:sz w:val="22"/>
                </w:rPr>
                <w:t>-0.18%</w:t>
              </w:r>
            </w:moveFrom>
          </w:p>
        </w:tc>
        <w:tc>
          <w:tcPr>
            <w:tcW w:w="992" w:type="dxa"/>
            <w:shd w:val="clear" w:color="auto" w:fill="auto"/>
            <w:noWrap/>
            <w:hideMark/>
          </w:tcPr>
          <w:p w14:paraId="6BE06381" w14:textId="39CD7CE6"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34" w:author="tao huang" w:date="2018-01-12T00:14:00Z"/>
                <w:rFonts w:eastAsia="Times New Roman" w:cs="Times New Roman"/>
                <w:color w:val="000000" w:themeColor="text1"/>
                <w:sz w:val="22"/>
              </w:rPr>
              <w:pPrChange w:id="5435"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436" w:author="tao huang" w:date="2018-01-12T00:14:00Z">
              <w:r w:rsidRPr="000B121E" w:rsidDel="000E0F6C">
                <w:rPr>
                  <w:rFonts w:eastAsia="Times New Roman" w:cs="Times New Roman"/>
                  <w:color w:val="000000" w:themeColor="text1"/>
                  <w:sz w:val="22"/>
                </w:rPr>
                <w:t>-0.45%</w:t>
              </w:r>
            </w:moveFrom>
          </w:p>
        </w:tc>
        <w:tc>
          <w:tcPr>
            <w:tcW w:w="0" w:type="dxa"/>
            <w:shd w:val="clear" w:color="auto" w:fill="auto"/>
            <w:noWrap/>
            <w:hideMark/>
          </w:tcPr>
          <w:p w14:paraId="1A5640E7" w14:textId="1B3D4904"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37" w:author="tao huang" w:date="2018-01-12T00:14:00Z"/>
                <w:rFonts w:eastAsia="Times New Roman" w:cs="Times New Roman"/>
                <w:color w:val="000000" w:themeColor="text1"/>
                <w:sz w:val="22"/>
              </w:rPr>
              <w:pPrChange w:id="5438"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439" w:author="tao huang" w:date="2018-01-12T00:14:00Z">
              <w:r w:rsidRPr="000B121E" w:rsidDel="000E0F6C">
                <w:rPr>
                  <w:rFonts w:eastAsia="Times New Roman" w:cs="Times New Roman"/>
                  <w:color w:val="000000" w:themeColor="text1"/>
                  <w:sz w:val="22"/>
                </w:rPr>
                <w:t>-0.36%</w:t>
              </w:r>
            </w:moveFrom>
          </w:p>
        </w:tc>
      </w:tr>
      <w:tr w:rsidR="004617F2" w:rsidRPr="000B121E" w:rsidDel="000E0F6C" w14:paraId="29DBDA0C" w14:textId="48DEE697"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2077F142" w14:textId="0380EFEB" w:rsidR="004617F2" w:rsidRPr="000B121E" w:rsidDel="000E0F6C" w:rsidRDefault="004617F2" w:rsidP="000E0F6C">
            <w:pPr>
              <w:shd w:val="clear" w:color="auto" w:fill="FFFFFF" w:themeFill="background1"/>
              <w:spacing w:after="0" w:line="360" w:lineRule="auto"/>
              <w:rPr>
                <w:moveFrom w:id="5440" w:author="tao huang" w:date="2018-01-12T00:14:00Z"/>
                <w:rFonts w:eastAsia="Times New Roman" w:cs="Times New Roman"/>
                <w:b w:val="0"/>
                <w:color w:val="000000" w:themeColor="text1"/>
                <w:sz w:val="22"/>
              </w:rPr>
              <w:pPrChange w:id="5441" w:author="tao huang" w:date="2018-01-12T00:14:00Z">
                <w:pPr>
                  <w:shd w:val="clear" w:color="auto" w:fill="FFFFFF" w:themeFill="background1"/>
                  <w:spacing w:after="0" w:line="240" w:lineRule="auto"/>
                </w:pPr>
              </w:pPrChange>
            </w:pPr>
          </w:p>
        </w:tc>
        <w:tc>
          <w:tcPr>
            <w:tcW w:w="1873" w:type="dxa"/>
            <w:shd w:val="clear" w:color="auto" w:fill="auto"/>
            <w:noWrap/>
            <w:hideMark/>
          </w:tcPr>
          <w:p w14:paraId="346F25A7" w14:textId="0480BF6D"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42" w:author="tao huang" w:date="2018-01-12T00:14:00Z"/>
                <w:rFonts w:eastAsia="Times New Roman" w:cs="Times New Roman"/>
                <w:color w:val="000000" w:themeColor="text1"/>
                <w:sz w:val="22"/>
              </w:rPr>
              <w:pPrChange w:id="5443"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444" w:author="tao huang" w:date="2018-01-12T00:14:00Z">
              <w:r w:rsidRPr="000B121E" w:rsidDel="000E0F6C">
                <w:rPr>
                  <w:rFonts w:eastAsia="Times New Roman" w:cs="Times New Roman"/>
                  <w:color w:val="000000" w:themeColor="text1"/>
                  <w:sz w:val="22"/>
                </w:rPr>
                <w:t>ADL-own-EWC</w:t>
              </w:r>
            </w:moveFrom>
          </w:p>
        </w:tc>
        <w:tc>
          <w:tcPr>
            <w:tcW w:w="1231" w:type="dxa"/>
            <w:shd w:val="clear" w:color="auto" w:fill="auto"/>
            <w:noWrap/>
            <w:hideMark/>
          </w:tcPr>
          <w:p w14:paraId="270445BF" w14:textId="58C080F5"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45" w:author="tao huang" w:date="2018-01-12T00:14:00Z"/>
                <w:rFonts w:eastAsia="Times New Roman" w:cs="Times New Roman"/>
                <w:color w:val="000000" w:themeColor="text1"/>
                <w:sz w:val="22"/>
              </w:rPr>
              <w:pPrChange w:id="5446"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447" w:author="tao huang" w:date="2018-01-12T00:14:00Z">
              <w:r w:rsidRPr="000B121E" w:rsidDel="000E0F6C">
                <w:rPr>
                  <w:rFonts w:eastAsia="Times New Roman" w:cs="Times New Roman"/>
                  <w:color w:val="000000" w:themeColor="text1"/>
                  <w:sz w:val="22"/>
                </w:rPr>
                <w:t>ADL-own</w:t>
              </w:r>
            </w:moveFrom>
          </w:p>
        </w:tc>
        <w:tc>
          <w:tcPr>
            <w:tcW w:w="1179" w:type="dxa"/>
            <w:shd w:val="clear" w:color="auto" w:fill="auto"/>
            <w:noWrap/>
            <w:hideMark/>
          </w:tcPr>
          <w:p w14:paraId="69F46E33" w14:textId="6C200D18"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48" w:author="tao huang" w:date="2018-01-12T00:14:00Z"/>
                <w:rFonts w:eastAsia="Times New Roman" w:cs="Times New Roman"/>
                <w:color w:val="000000" w:themeColor="text1"/>
                <w:sz w:val="22"/>
              </w:rPr>
              <w:pPrChange w:id="5449"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450" w:author="tao huang" w:date="2018-01-12T00:14:00Z">
              <w:r w:rsidRPr="000B121E" w:rsidDel="000E0F6C">
                <w:rPr>
                  <w:rFonts w:eastAsia="Times New Roman" w:cs="Times New Roman"/>
                  <w:color w:val="000000" w:themeColor="text1"/>
                  <w:sz w:val="22"/>
                </w:rPr>
                <w:t>-0.52%</w:t>
              </w:r>
            </w:moveFrom>
          </w:p>
        </w:tc>
        <w:tc>
          <w:tcPr>
            <w:tcW w:w="1134" w:type="dxa"/>
            <w:shd w:val="clear" w:color="auto" w:fill="auto"/>
            <w:noWrap/>
            <w:hideMark/>
          </w:tcPr>
          <w:p w14:paraId="6134951C" w14:textId="24A3469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51" w:author="tao huang" w:date="2018-01-12T00:14:00Z"/>
                <w:rFonts w:eastAsia="Times New Roman" w:cs="Times New Roman"/>
                <w:color w:val="000000" w:themeColor="text1"/>
                <w:sz w:val="22"/>
              </w:rPr>
              <w:pPrChange w:id="5452"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453" w:author="tao huang" w:date="2018-01-12T00:14:00Z">
              <w:r w:rsidRPr="000B121E" w:rsidDel="000E0F6C">
                <w:rPr>
                  <w:rFonts w:eastAsia="Times New Roman" w:cs="Times New Roman"/>
                  <w:color w:val="000000" w:themeColor="text1"/>
                  <w:sz w:val="22"/>
                </w:rPr>
                <w:t>-0.31%</w:t>
              </w:r>
            </w:moveFrom>
          </w:p>
        </w:tc>
        <w:tc>
          <w:tcPr>
            <w:tcW w:w="992" w:type="dxa"/>
            <w:shd w:val="clear" w:color="auto" w:fill="auto"/>
            <w:noWrap/>
            <w:hideMark/>
          </w:tcPr>
          <w:p w14:paraId="3949334E" w14:textId="26D88FF0"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54" w:author="tao huang" w:date="2018-01-12T00:14:00Z"/>
                <w:rFonts w:eastAsia="Times New Roman" w:cs="Times New Roman"/>
                <w:color w:val="000000" w:themeColor="text1"/>
                <w:sz w:val="22"/>
              </w:rPr>
              <w:pPrChange w:id="5455"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456" w:author="tao huang" w:date="2018-01-12T00:14:00Z">
              <w:r w:rsidRPr="000B121E" w:rsidDel="000E0F6C">
                <w:rPr>
                  <w:rFonts w:eastAsia="Times New Roman" w:cs="Times New Roman"/>
                  <w:color w:val="000000" w:themeColor="text1"/>
                  <w:sz w:val="22"/>
                </w:rPr>
                <w:t>-0.17%</w:t>
              </w:r>
            </w:moveFrom>
          </w:p>
        </w:tc>
        <w:tc>
          <w:tcPr>
            <w:tcW w:w="0" w:type="dxa"/>
            <w:shd w:val="clear" w:color="auto" w:fill="auto"/>
            <w:noWrap/>
            <w:hideMark/>
          </w:tcPr>
          <w:p w14:paraId="484212E6" w14:textId="5D16A5AE"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57" w:author="tao huang" w:date="2018-01-12T00:14:00Z"/>
                <w:rFonts w:eastAsia="Times New Roman" w:cs="Times New Roman"/>
                <w:color w:val="000000" w:themeColor="text1"/>
                <w:sz w:val="22"/>
              </w:rPr>
              <w:pPrChange w:id="5458"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459" w:author="tao huang" w:date="2018-01-12T00:14:00Z">
              <w:r w:rsidRPr="000B121E" w:rsidDel="000E0F6C">
                <w:rPr>
                  <w:rFonts w:eastAsia="Times New Roman" w:cs="Times New Roman"/>
                  <w:color w:val="000000" w:themeColor="text1"/>
                  <w:sz w:val="22"/>
                </w:rPr>
                <w:t>-0.42%</w:t>
              </w:r>
            </w:moveFrom>
          </w:p>
        </w:tc>
      </w:tr>
      <w:tr w:rsidR="004617F2" w:rsidRPr="000B121E" w:rsidDel="000E0F6C" w14:paraId="5C08E8DB" w14:textId="6FBF07C1"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7248C5B0" w14:textId="2A411BA7" w:rsidR="004617F2" w:rsidRPr="000B121E" w:rsidDel="000E0F6C" w:rsidRDefault="004617F2" w:rsidP="000E0F6C">
            <w:pPr>
              <w:shd w:val="clear" w:color="auto" w:fill="FFFFFF" w:themeFill="background1"/>
              <w:spacing w:after="0" w:line="360" w:lineRule="auto"/>
              <w:rPr>
                <w:moveFrom w:id="5460" w:author="tao huang" w:date="2018-01-12T00:14:00Z"/>
                <w:rFonts w:eastAsia="Times New Roman" w:cs="Times New Roman"/>
                <w:b w:val="0"/>
                <w:color w:val="000000" w:themeColor="text1"/>
                <w:sz w:val="22"/>
              </w:rPr>
              <w:pPrChange w:id="5461" w:author="tao huang" w:date="2018-01-12T00:14:00Z">
                <w:pPr>
                  <w:shd w:val="clear" w:color="auto" w:fill="FFFFFF" w:themeFill="background1"/>
                  <w:spacing w:after="0" w:line="240" w:lineRule="auto"/>
                </w:pPr>
              </w:pPrChange>
            </w:pPr>
          </w:p>
        </w:tc>
        <w:tc>
          <w:tcPr>
            <w:tcW w:w="1873" w:type="dxa"/>
            <w:shd w:val="clear" w:color="auto" w:fill="auto"/>
            <w:noWrap/>
            <w:hideMark/>
          </w:tcPr>
          <w:p w14:paraId="6CD4EE24" w14:textId="1ECEA59E"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62" w:author="tao huang" w:date="2018-01-12T00:14:00Z"/>
                <w:rFonts w:eastAsia="Times New Roman" w:cs="Times New Roman"/>
                <w:color w:val="000000" w:themeColor="text1"/>
                <w:sz w:val="22"/>
              </w:rPr>
              <w:pPrChange w:id="5463"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464" w:author="tao huang" w:date="2018-01-12T00:14:00Z">
              <w:r w:rsidRPr="000B121E" w:rsidDel="000E0F6C">
                <w:rPr>
                  <w:rFonts w:eastAsia="Times New Roman" w:cs="Times New Roman"/>
                  <w:color w:val="000000" w:themeColor="text1"/>
                  <w:sz w:val="22"/>
                </w:rPr>
                <w:t>ADL-own-IC</w:t>
              </w:r>
            </w:moveFrom>
          </w:p>
        </w:tc>
        <w:tc>
          <w:tcPr>
            <w:tcW w:w="1231" w:type="dxa"/>
            <w:shd w:val="clear" w:color="auto" w:fill="auto"/>
            <w:noWrap/>
            <w:hideMark/>
          </w:tcPr>
          <w:p w14:paraId="3FC0C900" w14:textId="78B470F7"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65" w:author="tao huang" w:date="2018-01-12T00:14:00Z"/>
                <w:rFonts w:eastAsia="Times New Roman" w:cs="Times New Roman"/>
                <w:color w:val="000000" w:themeColor="text1"/>
                <w:sz w:val="22"/>
              </w:rPr>
              <w:pPrChange w:id="5466"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467" w:author="tao huang" w:date="2018-01-12T00:14:00Z">
              <w:r w:rsidRPr="000B121E" w:rsidDel="000E0F6C">
                <w:rPr>
                  <w:rFonts w:eastAsia="Times New Roman" w:cs="Times New Roman"/>
                  <w:color w:val="000000" w:themeColor="text1"/>
                  <w:sz w:val="22"/>
                </w:rPr>
                <w:t>ADL-own</w:t>
              </w:r>
            </w:moveFrom>
          </w:p>
        </w:tc>
        <w:tc>
          <w:tcPr>
            <w:tcW w:w="1179" w:type="dxa"/>
            <w:shd w:val="clear" w:color="auto" w:fill="auto"/>
            <w:noWrap/>
            <w:hideMark/>
          </w:tcPr>
          <w:p w14:paraId="61EBCA75" w14:textId="3D5EBA61"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68" w:author="tao huang" w:date="2018-01-12T00:14:00Z"/>
                <w:rFonts w:eastAsia="Times New Roman" w:cs="Times New Roman"/>
                <w:color w:val="000000" w:themeColor="text1"/>
                <w:sz w:val="22"/>
              </w:rPr>
              <w:pPrChange w:id="5469"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470" w:author="tao huang" w:date="2018-01-12T00:14:00Z">
              <w:r w:rsidRPr="000B121E" w:rsidDel="000E0F6C">
                <w:rPr>
                  <w:rFonts w:eastAsia="Times New Roman" w:cs="Times New Roman"/>
                  <w:color w:val="000000" w:themeColor="text1"/>
                  <w:sz w:val="22"/>
                </w:rPr>
                <w:t>3.00%</w:t>
              </w:r>
            </w:moveFrom>
          </w:p>
        </w:tc>
        <w:tc>
          <w:tcPr>
            <w:tcW w:w="1134" w:type="dxa"/>
            <w:shd w:val="clear" w:color="auto" w:fill="auto"/>
            <w:noWrap/>
            <w:hideMark/>
          </w:tcPr>
          <w:p w14:paraId="2DC2D2F5" w14:textId="7620DE72"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71" w:author="tao huang" w:date="2018-01-12T00:14:00Z"/>
                <w:rFonts w:eastAsia="Times New Roman" w:cs="Times New Roman"/>
                <w:color w:val="000000" w:themeColor="text1"/>
                <w:sz w:val="22"/>
              </w:rPr>
              <w:pPrChange w:id="5472"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473" w:author="tao huang" w:date="2018-01-12T00:14:00Z">
              <w:r w:rsidRPr="000B121E" w:rsidDel="000E0F6C">
                <w:rPr>
                  <w:rFonts w:eastAsia="Times New Roman" w:cs="Times New Roman"/>
                  <w:color w:val="000000" w:themeColor="text1"/>
                  <w:sz w:val="22"/>
                </w:rPr>
                <w:t>-0.15%</w:t>
              </w:r>
            </w:moveFrom>
          </w:p>
        </w:tc>
        <w:tc>
          <w:tcPr>
            <w:tcW w:w="992" w:type="dxa"/>
            <w:shd w:val="clear" w:color="auto" w:fill="auto"/>
            <w:noWrap/>
            <w:hideMark/>
          </w:tcPr>
          <w:p w14:paraId="2623BC6D" w14:textId="6602B8FE"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74" w:author="tao huang" w:date="2018-01-12T00:14:00Z"/>
                <w:rFonts w:eastAsia="Times New Roman" w:cs="Times New Roman"/>
                <w:color w:val="000000" w:themeColor="text1"/>
                <w:sz w:val="22"/>
              </w:rPr>
              <w:pPrChange w:id="5475"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476" w:author="tao huang" w:date="2018-01-12T00:14:00Z">
              <w:r w:rsidRPr="000B121E" w:rsidDel="000E0F6C">
                <w:rPr>
                  <w:rFonts w:eastAsia="Times New Roman" w:cs="Times New Roman"/>
                  <w:color w:val="000000" w:themeColor="text1"/>
                  <w:sz w:val="22"/>
                </w:rPr>
                <w:t>-0.52%</w:t>
              </w:r>
            </w:moveFrom>
          </w:p>
        </w:tc>
        <w:tc>
          <w:tcPr>
            <w:tcW w:w="0" w:type="dxa"/>
            <w:shd w:val="clear" w:color="auto" w:fill="auto"/>
            <w:noWrap/>
            <w:hideMark/>
          </w:tcPr>
          <w:p w14:paraId="440056A6" w14:textId="117FD29A"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477" w:author="tao huang" w:date="2018-01-12T00:14:00Z"/>
                <w:rFonts w:eastAsia="Times New Roman" w:cs="Times New Roman"/>
                <w:color w:val="000000" w:themeColor="text1"/>
                <w:sz w:val="22"/>
              </w:rPr>
              <w:pPrChange w:id="5478"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479" w:author="tao huang" w:date="2018-01-12T00:14:00Z">
              <w:r w:rsidRPr="000B121E" w:rsidDel="000E0F6C">
                <w:rPr>
                  <w:rFonts w:eastAsia="Times New Roman" w:cs="Times New Roman"/>
                  <w:color w:val="000000" w:themeColor="text1"/>
                  <w:sz w:val="22"/>
                </w:rPr>
                <w:t>-0.32%</w:t>
              </w:r>
            </w:moveFrom>
          </w:p>
        </w:tc>
      </w:tr>
      <w:tr w:rsidR="004617F2" w:rsidRPr="000B121E" w:rsidDel="000E0F6C" w14:paraId="36E3ECF0" w14:textId="42BBAD87"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5CDA0F7F" w14:textId="0E995E98" w:rsidR="004617F2" w:rsidRPr="000B121E" w:rsidDel="000E0F6C" w:rsidRDefault="004617F2" w:rsidP="000E0F6C">
            <w:pPr>
              <w:shd w:val="clear" w:color="auto" w:fill="FFFFFF" w:themeFill="background1"/>
              <w:spacing w:after="0" w:line="360" w:lineRule="auto"/>
              <w:rPr>
                <w:moveFrom w:id="5480" w:author="tao huang" w:date="2018-01-12T00:14:00Z"/>
                <w:rFonts w:eastAsia="Times New Roman" w:cs="Times New Roman"/>
                <w:b w:val="0"/>
                <w:color w:val="000000" w:themeColor="text1"/>
                <w:sz w:val="22"/>
              </w:rPr>
              <w:pPrChange w:id="5481" w:author="tao huang" w:date="2018-01-12T00:14:00Z">
                <w:pPr>
                  <w:shd w:val="clear" w:color="auto" w:fill="FFFFFF" w:themeFill="background1"/>
                  <w:spacing w:after="0" w:line="240" w:lineRule="auto"/>
                </w:pPr>
              </w:pPrChange>
            </w:pPr>
          </w:p>
        </w:tc>
        <w:tc>
          <w:tcPr>
            <w:tcW w:w="1873" w:type="dxa"/>
            <w:shd w:val="clear" w:color="auto" w:fill="auto"/>
            <w:noWrap/>
            <w:hideMark/>
          </w:tcPr>
          <w:p w14:paraId="3491513B" w14:textId="2CCE9ADA"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82" w:author="tao huang" w:date="2018-01-12T00:14:00Z"/>
                <w:rFonts w:eastAsia="Times New Roman" w:cs="Times New Roman"/>
                <w:color w:val="000000" w:themeColor="text1"/>
                <w:sz w:val="22"/>
              </w:rPr>
              <w:pPrChange w:id="5483"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484" w:author="tao huang" w:date="2018-01-12T00:14:00Z">
              <w:r w:rsidRPr="000B121E" w:rsidDel="000E0F6C">
                <w:rPr>
                  <w:rFonts w:eastAsia="Times New Roman" w:cs="Times New Roman"/>
                  <w:color w:val="000000" w:themeColor="text1"/>
                  <w:sz w:val="22"/>
                </w:rPr>
                <w:t>ADL-intra</w:t>
              </w:r>
            </w:moveFrom>
          </w:p>
        </w:tc>
        <w:tc>
          <w:tcPr>
            <w:tcW w:w="1231" w:type="dxa"/>
            <w:shd w:val="clear" w:color="auto" w:fill="auto"/>
            <w:noWrap/>
            <w:hideMark/>
          </w:tcPr>
          <w:p w14:paraId="45E612F5" w14:textId="0D17686D"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85" w:author="tao huang" w:date="2018-01-12T00:14:00Z"/>
                <w:rFonts w:eastAsia="Times New Roman" w:cs="Times New Roman"/>
                <w:color w:val="000000" w:themeColor="text1"/>
                <w:sz w:val="22"/>
              </w:rPr>
              <w:pPrChange w:id="5486"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487" w:author="tao huang" w:date="2018-01-12T00:14:00Z">
              <w:r w:rsidRPr="000B121E" w:rsidDel="000E0F6C">
                <w:rPr>
                  <w:rFonts w:eastAsia="Times New Roman" w:cs="Times New Roman"/>
                  <w:color w:val="000000" w:themeColor="text1"/>
                  <w:sz w:val="22"/>
                </w:rPr>
                <w:t>ADL-own</w:t>
              </w:r>
            </w:moveFrom>
          </w:p>
        </w:tc>
        <w:tc>
          <w:tcPr>
            <w:tcW w:w="1179" w:type="dxa"/>
            <w:shd w:val="clear" w:color="auto" w:fill="auto"/>
            <w:noWrap/>
            <w:hideMark/>
          </w:tcPr>
          <w:p w14:paraId="267228A2" w14:textId="560DDF29"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88" w:author="tao huang" w:date="2018-01-12T00:14:00Z"/>
                <w:rFonts w:eastAsia="Times New Roman" w:cs="Times New Roman"/>
                <w:color w:val="000000" w:themeColor="text1"/>
                <w:sz w:val="22"/>
              </w:rPr>
              <w:pPrChange w:id="5489"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490" w:author="tao huang" w:date="2018-01-12T00:14:00Z">
              <w:r w:rsidRPr="000B121E" w:rsidDel="000E0F6C">
                <w:rPr>
                  <w:rFonts w:eastAsia="Times New Roman" w:cs="Times New Roman"/>
                  <w:color w:val="000000" w:themeColor="text1"/>
                  <w:sz w:val="22"/>
                </w:rPr>
                <w:t>-2.02%</w:t>
              </w:r>
            </w:moveFrom>
          </w:p>
        </w:tc>
        <w:tc>
          <w:tcPr>
            <w:tcW w:w="1134" w:type="dxa"/>
            <w:shd w:val="clear" w:color="auto" w:fill="auto"/>
            <w:noWrap/>
            <w:hideMark/>
          </w:tcPr>
          <w:p w14:paraId="048D8A59" w14:textId="6D36FF42"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91" w:author="tao huang" w:date="2018-01-12T00:14:00Z"/>
                <w:rFonts w:eastAsia="Times New Roman" w:cs="Times New Roman"/>
                <w:color w:val="000000" w:themeColor="text1"/>
                <w:sz w:val="22"/>
              </w:rPr>
              <w:pPrChange w:id="5492"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493" w:author="tao huang" w:date="2018-01-12T00:14:00Z">
              <w:r w:rsidRPr="000B121E" w:rsidDel="000E0F6C">
                <w:rPr>
                  <w:rFonts w:eastAsia="Times New Roman" w:cs="Times New Roman"/>
                  <w:color w:val="000000" w:themeColor="text1"/>
                  <w:sz w:val="22"/>
                </w:rPr>
                <w:t>-0.75%</w:t>
              </w:r>
            </w:moveFrom>
          </w:p>
        </w:tc>
        <w:tc>
          <w:tcPr>
            <w:tcW w:w="992" w:type="dxa"/>
            <w:shd w:val="clear" w:color="auto" w:fill="auto"/>
            <w:noWrap/>
            <w:hideMark/>
          </w:tcPr>
          <w:p w14:paraId="4501345A" w14:textId="71EB7F3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94" w:author="tao huang" w:date="2018-01-12T00:14:00Z"/>
                <w:rFonts w:eastAsia="Times New Roman" w:cs="Times New Roman"/>
                <w:color w:val="000000" w:themeColor="text1"/>
                <w:sz w:val="22"/>
              </w:rPr>
              <w:pPrChange w:id="5495"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496" w:author="tao huang" w:date="2018-01-12T00:14:00Z">
              <w:r w:rsidRPr="000B121E" w:rsidDel="000E0F6C">
                <w:rPr>
                  <w:rFonts w:eastAsia="Times New Roman" w:cs="Times New Roman"/>
                  <w:color w:val="000000" w:themeColor="text1"/>
                  <w:sz w:val="22"/>
                </w:rPr>
                <w:t>-0.30%</w:t>
              </w:r>
            </w:moveFrom>
          </w:p>
        </w:tc>
        <w:tc>
          <w:tcPr>
            <w:tcW w:w="0" w:type="dxa"/>
            <w:shd w:val="clear" w:color="auto" w:fill="auto"/>
            <w:noWrap/>
            <w:hideMark/>
          </w:tcPr>
          <w:p w14:paraId="5A422720" w14:textId="727D0F2A"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497" w:author="tao huang" w:date="2018-01-12T00:14:00Z"/>
                <w:rFonts w:eastAsia="Times New Roman" w:cs="Times New Roman"/>
                <w:color w:val="000000" w:themeColor="text1"/>
                <w:sz w:val="22"/>
              </w:rPr>
              <w:pPrChange w:id="5498"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499" w:author="tao huang" w:date="2018-01-12T00:14:00Z">
              <w:r w:rsidRPr="000B121E" w:rsidDel="000E0F6C">
                <w:rPr>
                  <w:rFonts w:eastAsia="Times New Roman" w:cs="Times New Roman"/>
                  <w:color w:val="000000" w:themeColor="text1"/>
                  <w:sz w:val="22"/>
                </w:rPr>
                <w:t>-0.86%</w:t>
              </w:r>
            </w:moveFrom>
          </w:p>
        </w:tc>
      </w:tr>
      <w:tr w:rsidR="004617F2" w:rsidRPr="000B121E" w:rsidDel="000E0F6C" w14:paraId="37796271" w14:textId="18E3EB40"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610585C2" w14:textId="34FCE3D8" w:rsidR="004617F2" w:rsidRPr="000B121E" w:rsidDel="000E0F6C" w:rsidRDefault="004617F2" w:rsidP="000E0F6C">
            <w:pPr>
              <w:shd w:val="clear" w:color="auto" w:fill="FFFFFF" w:themeFill="background1"/>
              <w:spacing w:after="0" w:line="360" w:lineRule="auto"/>
              <w:rPr>
                <w:moveFrom w:id="5500" w:author="tao huang" w:date="2018-01-12T00:14:00Z"/>
                <w:rFonts w:eastAsia="Times New Roman" w:cs="Times New Roman"/>
                <w:b w:val="0"/>
                <w:color w:val="000000" w:themeColor="text1"/>
                <w:sz w:val="22"/>
              </w:rPr>
              <w:pPrChange w:id="5501" w:author="tao huang" w:date="2018-01-12T00:14:00Z">
                <w:pPr>
                  <w:shd w:val="clear" w:color="auto" w:fill="FFFFFF" w:themeFill="background1"/>
                  <w:spacing w:after="0" w:line="240" w:lineRule="auto"/>
                </w:pPr>
              </w:pPrChange>
            </w:pPr>
          </w:p>
        </w:tc>
        <w:tc>
          <w:tcPr>
            <w:tcW w:w="1873" w:type="dxa"/>
            <w:shd w:val="clear" w:color="auto" w:fill="auto"/>
            <w:noWrap/>
            <w:hideMark/>
          </w:tcPr>
          <w:p w14:paraId="2BE943C3" w14:textId="64BD9A1A"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02" w:author="tao huang" w:date="2018-01-12T00:14:00Z"/>
                <w:rFonts w:eastAsia="Times New Roman" w:cs="Times New Roman"/>
                <w:color w:val="000000" w:themeColor="text1"/>
                <w:sz w:val="22"/>
              </w:rPr>
              <w:pPrChange w:id="5503"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504" w:author="tao huang" w:date="2018-01-12T00:14:00Z">
              <w:r w:rsidRPr="000B121E" w:rsidDel="000E0F6C">
                <w:rPr>
                  <w:rFonts w:eastAsia="Times New Roman" w:cs="Times New Roman"/>
                  <w:color w:val="000000" w:themeColor="text1"/>
                  <w:sz w:val="22"/>
                </w:rPr>
                <w:t>ADL-own-EWC</w:t>
              </w:r>
            </w:moveFrom>
          </w:p>
        </w:tc>
        <w:tc>
          <w:tcPr>
            <w:tcW w:w="1231" w:type="dxa"/>
            <w:shd w:val="clear" w:color="auto" w:fill="auto"/>
            <w:noWrap/>
            <w:hideMark/>
          </w:tcPr>
          <w:p w14:paraId="2ED952FA" w14:textId="58CDBFF8"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05" w:author="tao huang" w:date="2018-01-12T00:14:00Z"/>
                <w:rFonts w:eastAsia="Times New Roman" w:cs="Times New Roman"/>
                <w:color w:val="000000" w:themeColor="text1"/>
                <w:sz w:val="22"/>
              </w:rPr>
              <w:pPrChange w:id="5506"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507"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62511111" w14:textId="684A75D7"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08" w:author="tao huang" w:date="2018-01-12T00:14:00Z"/>
                <w:rFonts w:eastAsia="Times New Roman" w:cs="Times New Roman"/>
                <w:color w:val="000000" w:themeColor="text1"/>
                <w:sz w:val="22"/>
              </w:rPr>
              <w:pPrChange w:id="5509"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510" w:author="tao huang" w:date="2018-01-12T00:14:00Z">
              <w:r w:rsidRPr="000B121E" w:rsidDel="000E0F6C">
                <w:rPr>
                  <w:rFonts w:eastAsia="Times New Roman" w:cs="Times New Roman"/>
                  <w:color w:val="000000" w:themeColor="text1"/>
                  <w:sz w:val="22"/>
                </w:rPr>
                <w:t>-31.61%</w:t>
              </w:r>
            </w:moveFrom>
          </w:p>
        </w:tc>
        <w:tc>
          <w:tcPr>
            <w:tcW w:w="1134" w:type="dxa"/>
            <w:shd w:val="clear" w:color="auto" w:fill="auto"/>
            <w:noWrap/>
            <w:hideMark/>
          </w:tcPr>
          <w:p w14:paraId="5B08A79E" w14:textId="0B97B6C4"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11" w:author="tao huang" w:date="2018-01-12T00:14:00Z"/>
                <w:rFonts w:eastAsia="Times New Roman" w:cs="Times New Roman"/>
                <w:color w:val="000000" w:themeColor="text1"/>
                <w:sz w:val="22"/>
              </w:rPr>
              <w:pPrChange w:id="5512"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513" w:author="tao huang" w:date="2018-01-12T00:14:00Z">
              <w:r w:rsidRPr="000B121E" w:rsidDel="000E0F6C">
                <w:rPr>
                  <w:rFonts w:eastAsia="Times New Roman" w:cs="Times New Roman"/>
                  <w:color w:val="000000" w:themeColor="text1"/>
                  <w:sz w:val="22"/>
                </w:rPr>
                <w:t>-13.40%</w:t>
              </w:r>
            </w:moveFrom>
          </w:p>
        </w:tc>
        <w:tc>
          <w:tcPr>
            <w:tcW w:w="992" w:type="dxa"/>
            <w:shd w:val="clear" w:color="auto" w:fill="auto"/>
            <w:noWrap/>
            <w:hideMark/>
          </w:tcPr>
          <w:p w14:paraId="76134E8F" w14:textId="564B21C4"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14" w:author="tao huang" w:date="2018-01-12T00:14:00Z"/>
                <w:rFonts w:eastAsia="Times New Roman" w:cs="Times New Roman"/>
                <w:color w:val="000000" w:themeColor="text1"/>
                <w:sz w:val="22"/>
              </w:rPr>
              <w:pPrChange w:id="5515"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516" w:author="tao huang" w:date="2018-01-12T00:14:00Z">
              <w:r w:rsidRPr="000B121E" w:rsidDel="000E0F6C">
                <w:rPr>
                  <w:rFonts w:eastAsia="Times New Roman" w:cs="Times New Roman"/>
                  <w:color w:val="000000" w:themeColor="text1"/>
                  <w:sz w:val="22"/>
                </w:rPr>
                <w:t>-10.22%</w:t>
              </w:r>
            </w:moveFrom>
          </w:p>
        </w:tc>
        <w:tc>
          <w:tcPr>
            <w:tcW w:w="0" w:type="dxa"/>
            <w:shd w:val="clear" w:color="auto" w:fill="auto"/>
            <w:noWrap/>
            <w:hideMark/>
          </w:tcPr>
          <w:p w14:paraId="5DB9AEF2" w14:textId="1B5B4E9F"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17" w:author="tao huang" w:date="2018-01-12T00:14:00Z"/>
                <w:rFonts w:eastAsia="Times New Roman" w:cs="Times New Roman"/>
                <w:color w:val="000000" w:themeColor="text1"/>
                <w:sz w:val="22"/>
              </w:rPr>
              <w:pPrChange w:id="5518"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519" w:author="tao huang" w:date="2018-01-12T00:14:00Z">
              <w:r w:rsidRPr="000B121E" w:rsidDel="000E0F6C">
                <w:rPr>
                  <w:rFonts w:eastAsia="Times New Roman" w:cs="Times New Roman"/>
                  <w:color w:val="000000" w:themeColor="text1"/>
                  <w:sz w:val="22"/>
                </w:rPr>
                <w:t>-12.36%</w:t>
              </w:r>
            </w:moveFrom>
          </w:p>
        </w:tc>
      </w:tr>
      <w:tr w:rsidR="004617F2" w:rsidRPr="000B121E" w:rsidDel="000E0F6C" w14:paraId="543C392D" w14:textId="65F72625"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46C24B70" w14:textId="7AC4C6A5" w:rsidR="004617F2" w:rsidRPr="000B121E" w:rsidDel="000E0F6C" w:rsidRDefault="004617F2" w:rsidP="000E0F6C">
            <w:pPr>
              <w:shd w:val="clear" w:color="auto" w:fill="FFFFFF" w:themeFill="background1"/>
              <w:spacing w:after="0" w:line="360" w:lineRule="auto"/>
              <w:rPr>
                <w:moveFrom w:id="5520" w:author="tao huang" w:date="2018-01-12T00:14:00Z"/>
                <w:rFonts w:eastAsia="Times New Roman" w:cs="Times New Roman"/>
                <w:b w:val="0"/>
                <w:color w:val="000000" w:themeColor="text1"/>
                <w:sz w:val="22"/>
              </w:rPr>
              <w:pPrChange w:id="5521" w:author="tao huang" w:date="2018-01-12T00:14:00Z">
                <w:pPr>
                  <w:shd w:val="clear" w:color="auto" w:fill="FFFFFF" w:themeFill="background1"/>
                  <w:spacing w:after="0" w:line="240" w:lineRule="auto"/>
                </w:pPr>
              </w:pPrChange>
            </w:pPr>
          </w:p>
        </w:tc>
        <w:tc>
          <w:tcPr>
            <w:tcW w:w="1873" w:type="dxa"/>
            <w:shd w:val="clear" w:color="auto" w:fill="auto"/>
            <w:noWrap/>
            <w:hideMark/>
          </w:tcPr>
          <w:p w14:paraId="26D4DEFB" w14:textId="6A05A452"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22" w:author="tao huang" w:date="2018-01-12T00:14:00Z"/>
                <w:rFonts w:eastAsia="Times New Roman" w:cs="Times New Roman"/>
                <w:color w:val="000000" w:themeColor="text1"/>
                <w:sz w:val="22"/>
              </w:rPr>
              <w:pPrChange w:id="5523"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524" w:author="tao huang" w:date="2018-01-12T00:14:00Z">
              <w:r w:rsidRPr="000B121E" w:rsidDel="000E0F6C">
                <w:rPr>
                  <w:rFonts w:eastAsia="Times New Roman" w:cs="Times New Roman"/>
                  <w:color w:val="000000" w:themeColor="text1"/>
                  <w:sz w:val="22"/>
                </w:rPr>
                <w:t>ADL-own-IC</w:t>
              </w:r>
            </w:moveFrom>
          </w:p>
        </w:tc>
        <w:tc>
          <w:tcPr>
            <w:tcW w:w="1231" w:type="dxa"/>
            <w:shd w:val="clear" w:color="auto" w:fill="auto"/>
            <w:noWrap/>
            <w:hideMark/>
          </w:tcPr>
          <w:p w14:paraId="4F7B0E1C" w14:textId="757DCBB5"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25" w:author="tao huang" w:date="2018-01-12T00:14:00Z"/>
                <w:rFonts w:eastAsia="Times New Roman" w:cs="Times New Roman"/>
                <w:color w:val="000000" w:themeColor="text1"/>
                <w:sz w:val="22"/>
              </w:rPr>
              <w:pPrChange w:id="5526"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527"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3ED93A96" w14:textId="75FCCA7F"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28" w:author="tao huang" w:date="2018-01-12T00:14:00Z"/>
                <w:rFonts w:eastAsia="Times New Roman" w:cs="Times New Roman"/>
                <w:color w:val="000000" w:themeColor="text1"/>
                <w:sz w:val="22"/>
              </w:rPr>
              <w:pPrChange w:id="5529"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530" w:author="tao huang" w:date="2018-01-12T00:14:00Z">
              <w:r w:rsidRPr="000B121E" w:rsidDel="000E0F6C">
                <w:rPr>
                  <w:rFonts w:eastAsia="Times New Roman" w:cs="Times New Roman"/>
                  <w:color w:val="000000" w:themeColor="text1"/>
                  <w:sz w:val="22"/>
                </w:rPr>
                <w:t>-29.20%</w:t>
              </w:r>
            </w:moveFrom>
          </w:p>
        </w:tc>
        <w:tc>
          <w:tcPr>
            <w:tcW w:w="1134" w:type="dxa"/>
            <w:shd w:val="clear" w:color="auto" w:fill="auto"/>
            <w:noWrap/>
            <w:hideMark/>
          </w:tcPr>
          <w:p w14:paraId="2EA97458" w14:textId="7DF17221"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31" w:author="tao huang" w:date="2018-01-12T00:14:00Z"/>
                <w:rFonts w:eastAsia="Times New Roman" w:cs="Times New Roman"/>
                <w:color w:val="000000" w:themeColor="text1"/>
                <w:sz w:val="22"/>
              </w:rPr>
              <w:pPrChange w:id="5532"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533" w:author="tao huang" w:date="2018-01-12T00:14:00Z">
              <w:r w:rsidRPr="000B121E" w:rsidDel="000E0F6C">
                <w:rPr>
                  <w:rFonts w:eastAsia="Times New Roman" w:cs="Times New Roman"/>
                  <w:color w:val="000000" w:themeColor="text1"/>
                  <w:sz w:val="22"/>
                </w:rPr>
                <w:t>-13.26%</w:t>
              </w:r>
            </w:moveFrom>
          </w:p>
        </w:tc>
        <w:tc>
          <w:tcPr>
            <w:tcW w:w="992" w:type="dxa"/>
            <w:shd w:val="clear" w:color="auto" w:fill="auto"/>
            <w:noWrap/>
            <w:hideMark/>
          </w:tcPr>
          <w:p w14:paraId="35E1245E" w14:textId="32B44FE7"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34" w:author="tao huang" w:date="2018-01-12T00:14:00Z"/>
                <w:rFonts w:eastAsia="Times New Roman" w:cs="Times New Roman"/>
                <w:color w:val="000000" w:themeColor="text1"/>
                <w:sz w:val="22"/>
              </w:rPr>
              <w:pPrChange w:id="5535"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536" w:author="tao huang" w:date="2018-01-12T00:14:00Z">
              <w:r w:rsidRPr="000B121E" w:rsidDel="000E0F6C">
                <w:rPr>
                  <w:rFonts w:eastAsia="Times New Roman" w:cs="Times New Roman"/>
                  <w:color w:val="000000" w:themeColor="text1"/>
                  <w:sz w:val="22"/>
                </w:rPr>
                <w:t>-10.53%</w:t>
              </w:r>
            </w:moveFrom>
          </w:p>
        </w:tc>
        <w:tc>
          <w:tcPr>
            <w:tcW w:w="0" w:type="dxa"/>
            <w:shd w:val="clear" w:color="auto" w:fill="auto"/>
            <w:noWrap/>
            <w:hideMark/>
          </w:tcPr>
          <w:p w14:paraId="193D002B" w14:textId="4A6A2AC2"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37" w:author="tao huang" w:date="2018-01-12T00:14:00Z"/>
                <w:rFonts w:eastAsia="Times New Roman" w:cs="Times New Roman"/>
                <w:color w:val="000000" w:themeColor="text1"/>
                <w:sz w:val="22"/>
              </w:rPr>
              <w:pPrChange w:id="5538"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539" w:author="tao huang" w:date="2018-01-12T00:14:00Z">
              <w:r w:rsidRPr="000B121E" w:rsidDel="000E0F6C">
                <w:rPr>
                  <w:rFonts w:eastAsia="Times New Roman" w:cs="Times New Roman"/>
                  <w:color w:val="000000" w:themeColor="text1"/>
                  <w:sz w:val="22"/>
                </w:rPr>
                <w:t>-12.27%</w:t>
              </w:r>
            </w:moveFrom>
          </w:p>
        </w:tc>
      </w:tr>
      <w:tr w:rsidR="004617F2" w:rsidRPr="000B121E" w:rsidDel="000E0F6C" w14:paraId="151CC2F8" w14:textId="77A989D3"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256A5F19" w14:textId="557F5931" w:rsidR="004617F2" w:rsidRPr="000B121E" w:rsidDel="000E0F6C" w:rsidRDefault="004617F2" w:rsidP="000E0F6C">
            <w:pPr>
              <w:shd w:val="clear" w:color="auto" w:fill="FFFFFF" w:themeFill="background1"/>
              <w:spacing w:after="0" w:line="360" w:lineRule="auto"/>
              <w:rPr>
                <w:moveFrom w:id="5540" w:author="tao huang" w:date="2018-01-12T00:14:00Z"/>
                <w:rFonts w:eastAsia="Times New Roman" w:cs="Times New Roman"/>
                <w:b w:val="0"/>
                <w:color w:val="000000" w:themeColor="text1"/>
                <w:sz w:val="22"/>
              </w:rPr>
              <w:pPrChange w:id="5541" w:author="tao huang" w:date="2018-01-12T00:14:00Z">
                <w:pPr>
                  <w:shd w:val="clear" w:color="auto" w:fill="FFFFFF" w:themeFill="background1"/>
                  <w:spacing w:after="0" w:line="240" w:lineRule="auto"/>
                </w:pPr>
              </w:pPrChange>
            </w:pPr>
          </w:p>
        </w:tc>
        <w:tc>
          <w:tcPr>
            <w:tcW w:w="1873" w:type="dxa"/>
            <w:shd w:val="clear" w:color="auto" w:fill="auto"/>
            <w:noWrap/>
            <w:hideMark/>
          </w:tcPr>
          <w:p w14:paraId="7CCEFD32" w14:textId="118DA164"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42" w:author="tao huang" w:date="2018-01-12T00:14:00Z"/>
                <w:rFonts w:eastAsia="Times New Roman" w:cs="Times New Roman"/>
                <w:color w:val="000000" w:themeColor="text1"/>
                <w:sz w:val="22"/>
              </w:rPr>
              <w:pPrChange w:id="5543"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544" w:author="tao huang" w:date="2018-01-12T00:14:00Z">
              <w:r w:rsidRPr="000B121E" w:rsidDel="000E0F6C">
                <w:rPr>
                  <w:rFonts w:eastAsia="Times New Roman" w:cs="Times New Roman"/>
                  <w:color w:val="000000" w:themeColor="text1"/>
                  <w:sz w:val="22"/>
                </w:rPr>
                <w:t>ADL-intra-EWC</w:t>
              </w:r>
            </w:moveFrom>
          </w:p>
        </w:tc>
        <w:tc>
          <w:tcPr>
            <w:tcW w:w="1231" w:type="dxa"/>
            <w:shd w:val="clear" w:color="auto" w:fill="auto"/>
            <w:noWrap/>
            <w:hideMark/>
          </w:tcPr>
          <w:p w14:paraId="2BD4736E" w14:textId="0AE8029C"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45" w:author="tao huang" w:date="2018-01-12T00:14:00Z"/>
                <w:rFonts w:eastAsia="Times New Roman" w:cs="Times New Roman"/>
                <w:color w:val="000000" w:themeColor="text1"/>
                <w:sz w:val="22"/>
              </w:rPr>
              <w:pPrChange w:id="5546"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547"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105D1E01" w14:textId="01B8D532"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48" w:author="tao huang" w:date="2018-01-12T00:14:00Z"/>
                <w:rFonts w:eastAsia="Times New Roman" w:cs="Times New Roman"/>
                <w:color w:val="000000" w:themeColor="text1"/>
                <w:sz w:val="22"/>
              </w:rPr>
              <w:pPrChange w:id="5549"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550" w:author="tao huang" w:date="2018-01-12T00:14:00Z">
              <w:r w:rsidRPr="000B121E" w:rsidDel="000E0F6C">
                <w:rPr>
                  <w:rFonts w:eastAsia="Times New Roman" w:cs="Times New Roman"/>
                  <w:color w:val="000000" w:themeColor="text1"/>
                  <w:sz w:val="22"/>
                </w:rPr>
                <w:t>-33.03%</w:t>
              </w:r>
            </w:moveFrom>
          </w:p>
        </w:tc>
        <w:tc>
          <w:tcPr>
            <w:tcW w:w="1134" w:type="dxa"/>
            <w:shd w:val="clear" w:color="auto" w:fill="auto"/>
            <w:noWrap/>
            <w:hideMark/>
          </w:tcPr>
          <w:p w14:paraId="5F54B413" w14:textId="2AD798D3"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51" w:author="tao huang" w:date="2018-01-12T00:14:00Z"/>
                <w:rFonts w:eastAsia="Times New Roman" w:cs="Times New Roman"/>
                <w:color w:val="000000" w:themeColor="text1"/>
                <w:sz w:val="22"/>
              </w:rPr>
              <w:pPrChange w:id="5552"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553" w:author="tao huang" w:date="2018-01-12T00:14:00Z">
              <w:r w:rsidRPr="000B121E" w:rsidDel="000E0F6C">
                <w:rPr>
                  <w:rFonts w:eastAsia="Times New Roman" w:cs="Times New Roman"/>
                  <w:color w:val="000000" w:themeColor="text1"/>
                  <w:sz w:val="22"/>
                </w:rPr>
                <w:t>-13.97%</w:t>
              </w:r>
            </w:moveFrom>
          </w:p>
        </w:tc>
        <w:tc>
          <w:tcPr>
            <w:tcW w:w="992" w:type="dxa"/>
            <w:shd w:val="clear" w:color="auto" w:fill="auto"/>
            <w:noWrap/>
            <w:hideMark/>
          </w:tcPr>
          <w:p w14:paraId="4F8D2115" w14:textId="2C0E9496"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54" w:author="tao huang" w:date="2018-01-12T00:14:00Z"/>
                <w:rFonts w:eastAsia="Times New Roman" w:cs="Times New Roman"/>
                <w:color w:val="000000" w:themeColor="text1"/>
                <w:sz w:val="22"/>
              </w:rPr>
              <w:pPrChange w:id="5555"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556" w:author="tao huang" w:date="2018-01-12T00:14:00Z">
              <w:r w:rsidRPr="000B121E" w:rsidDel="000E0F6C">
                <w:rPr>
                  <w:rFonts w:eastAsia="Times New Roman" w:cs="Times New Roman"/>
                  <w:color w:val="000000" w:themeColor="text1"/>
                  <w:sz w:val="22"/>
                </w:rPr>
                <w:t>-10.49%</w:t>
              </w:r>
            </w:moveFrom>
          </w:p>
        </w:tc>
        <w:tc>
          <w:tcPr>
            <w:tcW w:w="0" w:type="dxa"/>
            <w:shd w:val="clear" w:color="auto" w:fill="auto"/>
            <w:noWrap/>
            <w:hideMark/>
          </w:tcPr>
          <w:p w14:paraId="743AF6D8" w14:textId="4666FA9F"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57" w:author="tao huang" w:date="2018-01-12T00:14:00Z"/>
                <w:rFonts w:eastAsia="Times New Roman" w:cs="Times New Roman"/>
                <w:color w:val="000000" w:themeColor="text1"/>
                <w:sz w:val="22"/>
              </w:rPr>
              <w:pPrChange w:id="5558"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559" w:author="tao huang" w:date="2018-01-12T00:14:00Z">
              <w:r w:rsidRPr="000B121E" w:rsidDel="000E0F6C">
                <w:rPr>
                  <w:rFonts w:eastAsia="Times New Roman" w:cs="Times New Roman"/>
                  <w:color w:val="000000" w:themeColor="text1"/>
                  <w:sz w:val="22"/>
                </w:rPr>
                <w:t>-13.04%</w:t>
              </w:r>
            </w:moveFrom>
          </w:p>
        </w:tc>
      </w:tr>
      <w:tr w:rsidR="004617F2" w:rsidRPr="000B121E" w:rsidDel="000E0F6C" w14:paraId="304677E8" w14:textId="37A727E3"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0B70595F" w14:textId="3E1966ED" w:rsidR="004617F2" w:rsidRPr="000B121E" w:rsidDel="000E0F6C" w:rsidRDefault="004617F2" w:rsidP="000E0F6C">
            <w:pPr>
              <w:shd w:val="clear" w:color="auto" w:fill="FFFFFF" w:themeFill="background1"/>
              <w:spacing w:after="0" w:line="360" w:lineRule="auto"/>
              <w:rPr>
                <w:moveFrom w:id="5560" w:author="tao huang" w:date="2018-01-12T00:14:00Z"/>
                <w:rFonts w:eastAsia="Times New Roman" w:cs="Times New Roman"/>
                <w:b w:val="0"/>
                <w:color w:val="000000" w:themeColor="text1"/>
                <w:sz w:val="22"/>
              </w:rPr>
              <w:pPrChange w:id="5561" w:author="tao huang" w:date="2018-01-12T00:14:00Z">
                <w:pPr>
                  <w:shd w:val="clear" w:color="auto" w:fill="FFFFFF" w:themeFill="background1"/>
                  <w:spacing w:after="0" w:line="240" w:lineRule="auto"/>
                </w:pPr>
              </w:pPrChange>
            </w:pPr>
          </w:p>
        </w:tc>
        <w:tc>
          <w:tcPr>
            <w:tcW w:w="1873" w:type="dxa"/>
            <w:shd w:val="clear" w:color="auto" w:fill="auto"/>
            <w:noWrap/>
            <w:hideMark/>
          </w:tcPr>
          <w:p w14:paraId="70214A9B" w14:textId="6F8E74ED"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62" w:author="tao huang" w:date="2018-01-12T00:14:00Z"/>
                <w:rFonts w:eastAsia="Times New Roman" w:cs="Times New Roman"/>
                <w:color w:val="000000" w:themeColor="text1"/>
                <w:sz w:val="22"/>
              </w:rPr>
              <w:pPrChange w:id="5563"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564" w:author="tao huang" w:date="2018-01-12T00:14:00Z">
              <w:r w:rsidRPr="000B121E" w:rsidDel="000E0F6C">
                <w:rPr>
                  <w:rFonts w:eastAsia="Times New Roman" w:cs="Times New Roman"/>
                  <w:color w:val="000000" w:themeColor="text1"/>
                  <w:sz w:val="22"/>
                </w:rPr>
                <w:t>ADL-intra-IC</w:t>
              </w:r>
            </w:moveFrom>
          </w:p>
        </w:tc>
        <w:tc>
          <w:tcPr>
            <w:tcW w:w="1231" w:type="dxa"/>
            <w:shd w:val="clear" w:color="auto" w:fill="auto"/>
            <w:noWrap/>
            <w:hideMark/>
          </w:tcPr>
          <w:p w14:paraId="483805E2" w14:textId="47289857"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65" w:author="tao huang" w:date="2018-01-12T00:14:00Z"/>
                <w:rFonts w:eastAsia="Times New Roman" w:cs="Times New Roman"/>
                <w:color w:val="000000" w:themeColor="text1"/>
                <w:sz w:val="22"/>
              </w:rPr>
              <w:pPrChange w:id="5566"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567"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28468665" w14:textId="7B691F56"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68" w:author="tao huang" w:date="2018-01-12T00:14:00Z"/>
                <w:rFonts w:eastAsia="Times New Roman" w:cs="Times New Roman"/>
                <w:color w:val="000000" w:themeColor="text1"/>
                <w:sz w:val="22"/>
              </w:rPr>
              <w:pPrChange w:id="5569"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570" w:author="tao huang" w:date="2018-01-12T00:14:00Z">
              <w:r w:rsidRPr="000B121E" w:rsidDel="000E0F6C">
                <w:rPr>
                  <w:rFonts w:eastAsia="Times New Roman" w:cs="Times New Roman"/>
                  <w:color w:val="000000" w:themeColor="text1"/>
                  <w:sz w:val="22"/>
                </w:rPr>
                <w:t>-32.07%</w:t>
              </w:r>
            </w:moveFrom>
          </w:p>
        </w:tc>
        <w:tc>
          <w:tcPr>
            <w:tcW w:w="1134" w:type="dxa"/>
            <w:shd w:val="clear" w:color="auto" w:fill="auto"/>
            <w:noWrap/>
            <w:hideMark/>
          </w:tcPr>
          <w:p w14:paraId="349E9B9F" w14:textId="0AE42F5D"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71" w:author="tao huang" w:date="2018-01-12T00:14:00Z"/>
                <w:rFonts w:eastAsia="Times New Roman" w:cs="Times New Roman"/>
                <w:color w:val="000000" w:themeColor="text1"/>
                <w:sz w:val="22"/>
              </w:rPr>
              <w:pPrChange w:id="5572"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573" w:author="tao huang" w:date="2018-01-12T00:14:00Z">
              <w:r w:rsidRPr="000B121E" w:rsidDel="000E0F6C">
                <w:rPr>
                  <w:rFonts w:eastAsia="Times New Roman" w:cs="Times New Roman"/>
                  <w:color w:val="000000" w:themeColor="text1"/>
                  <w:sz w:val="22"/>
                </w:rPr>
                <w:t>-13.94%</w:t>
              </w:r>
            </w:moveFrom>
          </w:p>
        </w:tc>
        <w:tc>
          <w:tcPr>
            <w:tcW w:w="992" w:type="dxa"/>
            <w:shd w:val="clear" w:color="auto" w:fill="auto"/>
            <w:noWrap/>
            <w:hideMark/>
          </w:tcPr>
          <w:p w14:paraId="43C4EED0" w14:textId="6EF9C5D8"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74" w:author="tao huang" w:date="2018-01-12T00:14:00Z"/>
                <w:rFonts w:eastAsia="Times New Roman" w:cs="Times New Roman"/>
                <w:color w:val="000000" w:themeColor="text1"/>
                <w:sz w:val="22"/>
              </w:rPr>
              <w:pPrChange w:id="5575"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576" w:author="tao huang" w:date="2018-01-12T00:14:00Z">
              <w:r w:rsidRPr="000B121E" w:rsidDel="000E0F6C">
                <w:rPr>
                  <w:rFonts w:eastAsia="Times New Roman" w:cs="Times New Roman"/>
                  <w:color w:val="000000" w:themeColor="text1"/>
                  <w:sz w:val="22"/>
                </w:rPr>
                <w:t>-10.74%</w:t>
              </w:r>
            </w:moveFrom>
          </w:p>
        </w:tc>
        <w:tc>
          <w:tcPr>
            <w:tcW w:w="0" w:type="dxa"/>
            <w:shd w:val="clear" w:color="auto" w:fill="auto"/>
            <w:noWrap/>
            <w:hideMark/>
          </w:tcPr>
          <w:p w14:paraId="750A8969" w14:textId="7F27DF1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577" w:author="tao huang" w:date="2018-01-12T00:14:00Z"/>
                <w:rFonts w:eastAsia="Times New Roman" w:cs="Times New Roman"/>
                <w:color w:val="000000" w:themeColor="text1"/>
                <w:sz w:val="22"/>
              </w:rPr>
              <w:pPrChange w:id="5578"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579" w:author="tao huang" w:date="2018-01-12T00:14:00Z">
              <w:r w:rsidRPr="000B121E" w:rsidDel="000E0F6C">
                <w:rPr>
                  <w:rFonts w:eastAsia="Times New Roman" w:cs="Times New Roman"/>
                  <w:color w:val="000000" w:themeColor="text1"/>
                  <w:sz w:val="22"/>
                </w:rPr>
                <w:t>-13.06%</w:t>
              </w:r>
            </w:moveFrom>
          </w:p>
        </w:tc>
      </w:tr>
      <w:tr w:rsidR="004617F2" w:rsidRPr="000B121E" w:rsidDel="000E0F6C" w14:paraId="5A656846" w14:textId="5B602EEE"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tcBorders>
              <w:bottom w:val="single" w:sz="4" w:space="0" w:color="auto"/>
            </w:tcBorders>
            <w:shd w:val="clear" w:color="auto" w:fill="auto"/>
            <w:noWrap/>
            <w:hideMark/>
          </w:tcPr>
          <w:p w14:paraId="1A72D560" w14:textId="22B20CE7" w:rsidR="004617F2" w:rsidRPr="000B121E" w:rsidDel="000E0F6C" w:rsidRDefault="004617F2" w:rsidP="000E0F6C">
            <w:pPr>
              <w:shd w:val="clear" w:color="auto" w:fill="FFFFFF" w:themeFill="background1"/>
              <w:spacing w:after="0" w:line="360" w:lineRule="auto"/>
              <w:rPr>
                <w:moveFrom w:id="5580" w:author="tao huang" w:date="2018-01-12T00:14:00Z"/>
                <w:rFonts w:eastAsia="Times New Roman" w:cs="Times New Roman"/>
                <w:b w:val="0"/>
                <w:color w:val="000000" w:themeColor="text1"/>
                <w:sz w:val="22"/>
              </w:rPr>
              <w:pPrChange w:id="5581" w:author="tao huang" w:date="2018-01-12T00:14:00Z">
                <w:pPr>
                  <w:shd w:val="clear" w:color="auto" w:fill="FFFFFF" w:themeFill="background1"/>
                  <w:spacing w:after="0" w:line="240" w:lineRule="auto"/>
                  <w:jc w:val="center"/>
                </w:pPr>
              </w:pPrChange>
            </w:pPr>
            <w:moveFrom w:id="5582" w:author="tao huang" w:date="2018-01-12T00:14:00Z">
              <w:r w:rsidRPr="000B121E" w:rsidDel="000E0F6C">
                <w:rPr>
                  <w:rFonts w:eastAsia="Times New Roman" w:cs="Times New Roman"/>
                  <w:b w:val="0"/>
                  <w:color w:val="000000" w:themeColor="text1"/>
                  <w:sz w:val="22"/>
                </w:rPr>
                <w:t> </w:t>
              </w:r>
            </w:moveFrom>
          </w:p>
        </w:tc>
        <w:tc>
          <w:tcPr>
            <w:tcW w:w="1873" w:type="dxa"/>
            <w:tcBorders>
              <w:bottom w:val="single" w:sz="4" w:space="0" w:color="auto"/>
            </w:tcBorders>
            <w:shd w:val="clear" w:color="auto" w:fill="auto"/>
            <w:hideMark/>
          </w:tcPr>
          <w:p w14:paraId="42709266" w14:textId="23A5C0CD"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83" w:author="tao huang" w:date="2018-01-12T00:14:00Z"/>
                <w:rFonts w:eastAsia="Times New Roman" w:cs="Times New Roman"/>
                <w:color w:val="000000" w:themeColor="text1"/>
                <w:sz w:val="22"/>
              </w:rPr>
              <w:pPrChange w:id="5584"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585" w:author="tao huang" w:date="2018-01-12T00:14:00Z">
              <w:r w:rsidRPr="000B121E" w:rsidDel="000E0F6C">
                <w:rPr>
                  <w:rFonts w:eastAsia="Times New Roman" w:cs="Times New Roman"/>
                  <w:color w:val="000000" w:themeColor="text1"/>
                  <w:sz w:val="22"/>
                </w:rPr>
                <w:t>ADL-EWC-IC</w:t>
              </w:r>
            </w:moveFrom>
          </w:p>
        </w:tc>
        <w:tc>
          <w:tcPr>
            <w:tcW w:w="1231" w:type="dxa"/>
            <w:tcBorders>
              <w:bottom w:val="single" w:sz="4" w:space="0" w:color="auto"/>
            </w:tcBorders>
            <w:shd w:val="clear" w:color="auto" w:fill="auto"/>
            <w:noWrap/>
            <w:hideMark/>
          </w:tcPr>
          <w:p w14:paraId="73AD3AAD" w14:textId="28E24BDF"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86" w:author="tao huang" w:date="2018-01-12T00:14:00Z"/>
                <w:rFonts w:eastAsia="Times New Roman" w:cs="Times New Roman"/>
                <w:color w:val="000000" w:themeColor="text1"/>
                <w:sz w:val="22"/>
              </w:rPr>
              <w:pPrChange w:id="5587"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588" w:author="tao huang" w:date="2018-01-12T00:14:00Z">
              <w:r w:rsidRPr="000B121E" w:rsidDel="000E0F6C">
                <w:rPr>
                  <w:rFonts w:eastAsia="Times New Roman" w:cs="Times New Roman"/>
                  <w:color w:val="000000" w:themeColor="text1"/>
                  <w:sz w:val="22"/>
                </w:rPr>
                <w:t>Base-lift</w:t>
              </w:r>
            </w:moveFrom>
          </w:p>
        </w:tc>
        <w:tc>
          <w:tcPr>
            <w:tcW w:w="1179" w:type="dxa"/>
            <w:tcBorders>
              <w:bottom w:val="single" w:sz="4" w:space="0" w:color="auto"/>
            </w:tcBorders>
            <w:shd w:val="clear" w:color="auto" w:fill="auto"/>
            <w:noWrap/>
            <w:hideMark/>
          </w:tcPr>
          <w:p w14:paraId="57B10711" w14:textId="0C8563DC"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89" w:author="tao huang" w:date="2018-01-12T00:14:00Z"/>
                <w:rFonts w:eastAsia="Times New Roman" w:cs="Times New Roman"/>
                <w:color w:val="000000" w:themeColor="text1"/>
                <w:sz w:val="22"/>
              </w:rPr>
              <w:pPrChange w:id="5590"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591" w:author="tao huang" w:date="2018-01-12T00:14:00Z">
              <w:r w:rsidRPr="000B121E" w:rsidDel="000E0F6C">
                <w:rPr>
                  <w:rFonts w:eastAsia="Times New Roman" w:cs="Times New Roman"/>
                  <w:color w:val="000000" w:themeColor="text1"/>
                  <w:sz w:val="22"/>
                </w:rPr>
                <w:t>-33.27%</w:t>
              </w:r>
            </w:moveFrom>
          </w:p>
        </w:tc>
        <w:tc>
          <w:tcPr>
            <w:tcW w:w="1134" w:type="dxa"/>
            <w:tcBorders>
              <w:bottom w:val="single" w:sz="4" w:space="0" w:color="auto"/>
            </w:tcBorders>
            <w:shd w:val="clear" w:color="auto" w:fill="auto"/>
            <w:noWrap/>
            <w:hideMark/>
          </w:tcPr>
          <w:p w14:paraId="3D68F9B5" w14:textId="7454AB16"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92" w:author="tao huang" w:date="2018-01-12T00:14:00Z"/>
                <w:rFonts w:eastAsia="Times New Roman" w:cs="Times New Roman"/>
                <w:color w:val="000000" w:themeColor="text1"/>
                <w:sz w:val="22"/>
              </w:rPr>
              <w:pPrChange w:id="5593"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594" w:author="tao huang" w:date="2018-01-12T00:14:00Z">
              <w:r w:rsidRPr="000B121E" w:rsidDel="000E0F6C">
                <w:rPr>
                  <w:rFonts w:eastAsia="Times New Roman" w:cs="Times New Roman"/>
                  <w:color w:val="000000" w:themeColor="text1"/>
                  <w:sz w:val="22"/>
                </w:rPr>
                <w:t>-14.02%</w:t>
              </w:r>
            </w:moveFrom>
          </w:p>
        </w:tc>
        <w:tc>
          <w:tcPr>
            <w:tcW w:w="992" w:type="dxa"/>
            <w:tcBorders>
              <w:bottom w:val="single" w:sz="4" w:space="0" w:color="auto"/>
            </w:tcBorders>
            <w:shd w:val="clear" w:color="auto" w:fill="auto"/>
            <w:noWrap/>
            <w:hideMark/>
          </w:tcPr>
          <w:p w14:paraId="7F40691F" w14:textId="6F3465B9"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95" w:author="tao huang" w:date="2018-01-12T00:14:00Z"/>
                <w:rFonts w:eastAsia="Times New Roman" w:cs="Times New Roman"/>
                <w:color w:val="000000" w:themeColor="text1"/>
                <w:sz w:val="22"/>
              </w:rPr>
              <w:pPrChange w:id="5596"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597" w:author="tao huang" w:date="2018-01-12T00:14:00Z">
              <w:r w:rsidRPr="000B121E" w:rsidDel="000E0F6C">
                <w:rPr>
                  <w:rFonts w:eastAsia="Times New Roman" w:cs="Times New Roman"/>
                  <w:color w:val="000000" w:themeColor="text1"/>
                  <w:sz w:val="22"/>
                </w:rPr>
                <w:t>-11.09%</w:t>
              </w:r>
            </w:moveFrom>
          </w:p>
        </w:tc>
        <w:tc>
          <w:tcPr>
            <w:tcW w:w="0" w:type="dxa"/>
            <w:tcBorders>
              <w:bottom w:val="single" w:sz="4" w:space="0" w:color="auto"/>
            </w:tcBorders>
            <w:shd w:val="clear" w:color="auto" w:fill="auto"/>
            <w:noWrap/>
            <w:hideMark/>
          </w:tcPr>
          <w:p w14:paraId="650DB854" w14:textId="482F586D"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598" w:author="tao huang" w:date="2018-01-12T00:14:00Z"/>
                <w:rFonts w:eastAsia="Times New Roman" w:cs="Times New Roman"/>
                <w:color w:val="000000" w:themeColor="text1"/>
                <w:sz w:val="22"/>
              </w:rPr>
              <w:pPrChange w:id="5599"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600" w:author="tao huang" w:date="2018-01-12T00:14:00Z">
              <w:r w:rsidRPr="000B121E" w:rsidDel="000E0F6C">
                <w:rPr>
                  <w:rFonts w:eastAsia="Times New Roman" w:cs="Times New Roman"/>
                  <w:color w:val="000000" w:themeColor="text1"/>
                  <w:sz w:val="22"/>
                </w:rPr>
                <w:t>-13.32%</w:t>
              </w:r>
            </w:moveFrom>
          </w:p>
        </w:tc>
      </w:tr>
      <w:tr w:rsidR="004617F2" w:rsidRPr="000B121E" w:rsidDel="000E0F6C" w14:paraId="2AB02054" w14:textId="5103D5A5"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
          <w:p w14:paraId="7F5E25A2" w14:textId="13F5386E" w:rsidR="004617F2" w:rsidRPr="000B121E" w:rsidDel="000E0F6C" w:rsidRDefault="004617F2" w:rsidP="000E0F6C">
            <w:pPr>
              <w:shd w:val="clear" w:color="auto" w:fill="FFFFFF" w:themeFill="background1"/>
              <w:spacing w:after="0" w:line="360" w:lineRule="auto"/>
              <w:rPr>
                <w:moveFrom w:id="5601" w:author="tao huang" w:date="2018-01-12T00:14:00Z"/>
                <w:rFonts w:eastAsia="Times New Roman" w:cs="Times New Roman"/>
                <w:b w:val="0"/>
                <w:color w:val="000000" w:themeColor="text1"/>
                <w:sz w:val="22"/>
              </w:rPr>
              <w:pPrChange w:id="5602" w:author="tao huang" w:date="2018-01-12T00:14:00Z">
                <w:pPr>
                  <w:shd w:val="clear" w:color="auto" w:fill="FFFFFF" w:themeFill="background1"/>
                  <w:spacing w:after="0" w:line="240" w:lineRule="auto"/>
                  <w:jc w:val="center"/>
                </w:pPr>
              </w:pPrChange>
            </w:pPr>
            <w:moveFrom w:id="5603" w:author="tao huang" w:date="2018-01-12T00:14:00Z">
              <w:r w:rsidRPr="000B121E" w:rsidDel="000E0F6C">
                <w:rPr>
                  <w:rFonts w:eastAsia="Times New Roman" w:cs="Times New Roman"/>
                  <w:b w:val="0"/>
                  <w:color w:val="000000" w:themeColor="text1"/>
                  <w:sz w:val="22"/>
                </w:rPr>
                <w:t>h=4</w:t>
              </w:r>
            </w:moveFrom>
          </w:p>
        </w:tc>
        <w:tc>
          <w:tcPr>
            <w:tcW w:w="1873" w:type="dxa"/>
            <w:tcBorders>
              <w:top w:val="single" w:sz="4" w:space="0" w:color="auto"/>
            </w:tcBorders>
            <w:shd w:val="clear" w:color="auto" w:fill="auto"/>
            <w:noWrap/>
            <w:hideMark/>
          </w:tcPr>
          <w:p w14:paraId="59D6C0BF" w14:textId="418290E1"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04" w:author="tao huang" w:date="2018-01-12T00:14:00Z"/>
                <w:rFonts w:eastAsia="Times New Roman" w:cs="Times New Roman"/>
                <w:color w:val="000000" w:themeColor="text1"/>
                <w:sz w:val="22"/>
              </w:rPr>
              <w:pPrChange w:id="5605"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606" w:author="tao huang" w:date="2018-01-12T00:14:00Z">
              <w:r w:rsidRPr="000B121E" w:rsidDel="000E0F6C">
                <w:rPr>
                  <w:rFonts w:eastAsia="Times New Roman" w:cs="Times New Roman"/>
                  <w:color w:val="000000" w:themeColor="text1"/>
                  <w:sz w:val="22"/>
                </w:rPr>
                <w:t>ADL-intra-EWC</w:t>
              </w:r>
            </w:moveFrom>
          </w:p>
        </w:tc>
        <w:tc>
          <w:tcPr>
            <w:tcW w:w="1231" w:type="dxa"/>
            <w:tcBorders>
              <w:top w:val="single" w:sz="4" w:space="0" w:color="auto"/>
            </w:tcBorders>
            <w:shd w:val="clear" w:color="auto" w:fill="auto"/>
            <w:noWrap/>
            <w:hideMark/>
          </w:tcPr>
          <w:p w14:paraId="1EAD33D5" w14:textId="48FCD510"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07" w:author="tao huang" w:date="2018-01-12T00:14:00Z"/>
                <w:rFonts w:eastAsia="Times New Roman" w:cs="Times New Roman"/>
                <w:color w:val="000000" w:themeColor="text1"/>
                <w:sz w:val="22"/>
              </w:rPr>
              <w:pPrChange w:id="5608"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609" w:author="tao huang" w:date="2018-01-12T00:14:00Z">
              <w:r w:rsidRPr="000B121E" w:rsidDel="000E0F6C">
                <w:rPr>
                  <w:rFonts w:eastAsia="Times New Roman" w:cs="Times New Roman"/>
                  <w:color w:val="000000" w:themeColor="text1"/>
                  <w:sz w:val="22"/>
                </w:rPr>
                <w:t>ADL-intra</w:t>
              </w:r>
            </w:moveFrom>
          </w:p>
        </w:tc>
        <w:tc>
          <w:tcPr>
            <w:tcW w:w="1179" w:type="dxa"/>
            <w:tcBorders>
              <w:top w:val="single" w:sz="4" w:space="0" w:color="auto"/>
            </w:tcBorders>
            <w:shd w:val="clear" w:color="auto" w:fill="auto"/>
            <w:noWrap/>
            <w:hideMark/>
          </w:tcPr>
          <w:p w14:paraId="75AA410D" w14:textId="2686B209"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10" w:author="tao huang" w:date="2018-01-12T00:14:00Z"/>
                <w:rFonts w:eastAsia="Times New Roman" w:cs="Times New Roman"/>
                <w:color w:val="000000" w:themeColor="text1"/>
                <w:sz w:val="22"/>
              </w:rPr>
              <w:pPrChange w:id="5611"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612" w:author="tao huang" w:date="2018-01-12T00:14:00Z">
              <w:r w:rsidRPr="000B121E" w:rsidDel="000E0F6C">
                <w:rPr>
                  <w:rFonts w:eastAsia="Times New Roman" w:cs="Times New Roman"/>
                  <w:color w:val="000000" w:themeColor="text1"/>
                  <w:sz w:val="22"/>
                </w:rPr>
                <w:t>-0.54%</w:t>
              </w:r>
            </w:moveFrom>
          </w:p>
        </w:tc>
        <w:tc>
          <w:tcPr>
            <w:tcW w:w="1134" w:type="dxa"/>
            <w:tcBorders>
              <w:top w:val="single" w:sz="4" w:space="0" w:color="auto"/>
            </w:tcBorders>
            <w:shd w:val="clear" w:color="auto" w:fill="auto"/>
            <w:noWrap/>
            <w:hideMark/>
          </w:tcPr>
          <w:p w14:paraId="1F8E854A" w14:textId="1868DA57"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13" w:author="tao huang" w:date="2018-01-12T00:14:00Z"/>
                <w:rFonts w:eastAsia="Times New Roman" w:cs="Times New Roman"/>
                <w:color w:val="000000" w:themeColor="text1"/>
                <w:sz w:val="22"/>
              </w:rPr>
              <w:pPrChange w:id="5614"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615" w:author="tao huang" w:date="2018-01-12T00:14:00Z">
              <w:r w:rsidRPr="000B121E" w:rsidDel="000E0F6C">
                <w:rPr>
                  <w:rFonts w:eastAsia="Times New Roman" w:cs="Times New Roman"/>
                  <w:color w:val="000000" w:themeColor="text1"/>
                  <w:sz w:val="22"/>
                </w:rPr>
                <w:t>-0.34%</w:t>
              </w:r>
            </w:moveFrom>
          </w:p>
        </w:tc>
        <w:tc>
          <w:tcPr>
            <w:tcW w:w="992" w:type="dxa"/>
            <w:tcBorders>
              <w:top w:val="single" w:sz="4" w:space="0" w:color="auto"/>
            </w:tcBorders>
            <w:shd w:val="clear" w:color="auto" w:fill="auto"/>
            <w:noWrap/>
            <w:hideMark/>
          </w:tcPr>
          <w:p w14:paraId="399C1B36" w14:textId="098CF1A2"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16" w:author="tao huang" w:date="2018-01-12T00:14:00Z"/>
                <w:rFonts w:eastAsia="Times New Roman" w:cs="Times New Roman"/>
                <w:color w:val="000000" w:themeColor="text1"/>
                <w:sz w:val="22"/>
              </w:rPr>
              <w:pPrChange w:id="5617"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618" w:author="tao huang" w:date="2018-01-12T00:14:00Z">
              <w:r w:rsidRPr="000B121E" w:rsidDel="000E0F6C">
                <w:rPr>
                  <w:rFonts w:eastAsia="Times New Roman" w:cs="Times New Roman"/>
                  <w:color w:val="000000" w:themeColor="text1"/>
                  <w:sz w:val="22"/>
                </w:rPr>
                <w:t>-0.26%</w:t>
              </w:r>
            </w:moveFrom>
          </w:p>
        </w:tc>
        <w:tc>
          <w:tcPr>
            <w:tcW w:w="0" w:type="dxa"/>
            <w:tcBorders>
              <w:top w:val="single" w:sz="4" w:space="0" w:color="auto"/>
            </w:tcBorders>
            <w:shd w:val="clear" w:color="auto" w:fill="auto"/>
            <w:noWrap/>
            <w:hideMark/>
          </w:tcPr>
          <w:p w14:paraId="34CCAA5A" w14:textId="7F1E85E6"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19" w:author="tao huang" w:date="2018-01-12T00:14:00Z"/>
                <w:rFonts w:eastAsia="Times New Roman" w:cs="Times New Roman"/>
                <w:color w:val="000000" w:themeColor="text1"/>
                <w:sz w:val="22"/>
              </w:rPr>
              <w:pPrChange w:id="5620"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621" w:author="tao huang" w:date="2018-01-12T00:14:00Z">
              <w:r w:rsidRPr="000B121E" w:rsidDel="000E0F6C">
                <w:rPr>
                  <w:rFonts w:eastAsia="Times New Roman" w:cs="Times New Roman"/>
                  <w:color w:val="000000" w:themeColor="text1"/>
                  <w:sz w:val="22"/>
                </w:rPr>
                <w:t>-0.46%</w:t>
              </w:r>
            </w:moveFrom>
          </w:p>
        </w:tc>
      </w:tr>
      <w:tr w:rsidR="004617F2" w:rsidRPr="000B121E" w:rsidDel="000E0F6C" w14:paraId="5FDC258F" w14:textId="74023278"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41D503FE" w14:textId="1B27F5FB" w:rsidR="004617F2" w:rsidRPr="000B121E" w:rsidDel="000E0F6C" w:rsidRDefault="004617F2" w:rsidP="000E0F6C">
            <w:pPr>
              <w:shd w:val="clear" w:color="auto" w:fill="FFFFFF" w:themeFill="background1"/>
              <w:spacing w:after="0" w:line="360" w:lineRule="auto"/>
              <w:rPr>
                <w:moveFrom w:id="5622" w:author="tao huang" w:date="2018-01-12T00:14:00Z"/>
                <w:rFonts w:eastAsia="Times New Roman" w:cs="Times New Roman"/>
                <w:b w:val="0"/>
                <w:color w:val="000000" w:themeColor="text1"/>
                <w:sz w:val="22"/>
              </w:rPr>
              <w:pPrChange w:id="5623" w:author="tao huang" w:date="2018-01-12T00:14:00Z">
                <w:pPr>
                  <w:shd w:val="clear" w:color="auto" w:fill="FFFFFF" w:themeFill="background1"/>
                  <w:spacing w:after="0" w:line="240" w:lineRule="auto"/>
                </w:pPr>
              </w:pPrChange>
            </w:pPr>
          </w:p>
        </w:tc>
        <w:tc>
          <w:tcPr>
            <w:tcW w:w="1873" w:type="dxa"/>
            <w:shd w:val="clear" w:color="auto" w:fill="auto"/>
            <w:noWrap/>
            <w:hideMark/>
          </w:tcPr>
          <w:p w14:paraId="2406FA12" w14:textId="67146C42"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24" w:author="tao huang" w:date="2018-01-12T00:14:00Z"/>
                <w:rFonts w:eastAsia="Times New Roman" w:cs="Times New Roman"/>
                <w:color w:val="000000" w:themeColor="text1"/>
                <w:sz w:val="22"/>
              </w:rPr>
              <w:pPrChange w:id="5625"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626" w:author="tao huang" w:date="2018-01-12T00:14:00Z">
              <w:r w:rsidRPr="000B121E" w:rsidDel="000E0F6C">
                <w:rPr>
                  <w:rFonts w:eastAsia="Times New Roman" w:cs="Times New Roman"/>
                  <w:color w:val="000000" w:themeColor="text1"/>
                  <w:sz w:val="22"/>
                </w:rPr>
                <w:t>ADL-intra-IC</w:t>
              </w:r>
            </w:moveFrom>
          </w:p>
        </w:tc>
        <w:tc>
          <w:tcPr>
            <w:tcW w:w="1231" w:type="dxa"/>
            <w:shd w:val="clear" w:color="auto" w:fill="auto"/>
            <w:noWrap/>
            <w:hideMark/>
          </w:tcPr>
          <w:p w14:paraId="3AB4535D" w14:textId="158A0429"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27" w:author="tao huang" w:date="2018-01-12T00:14:00Z"/>
                <w:rFonts w:eastAsia="Times New Roman" w:cs="Times New Roman"/>
                <w:color w:val="000000" w:themeColor="text1"/>
                <w:sz w:val="22"/>
              </w:rPr>
              <w:pPrChange w:id="5628"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629" w:author="tao huang" w:date="2018-01-12T00:14:00Z">
              <w:r w:rsidRPr="000B121E" w:rsidDel="000E0F6C">
                <w:rPr>
                  <w:rFonts w:eastAsia="Times New Roman" w:cs="Times New Roman"/>
                  <w:color w:val="000000" w:themeColor="text1"/>
                  <w:sz w:val="22"/>
                </w:rPr>
                <w:t>ADL-intra</w:t>
              </w:r>
            </w:moveFrom>
          </w:p>
        </w:tc>
        <w:tc>
          <w:tcPr>
            <w:tcW w:w="1179" w:type="dxa"/>
            <w:shd w:val="clear" w:color="auto" w:fill="auto"/>
            <w:noWrap/>
            <w:hideMark/>
          </w:tcPr>
          <w:p w14:paraId="32EEF3EC" w14:textId="6ACE46C0"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30" w:author="tao huang" w:date="2018-01-12T00:14:00Z"/>
                <w:rFonts w:eastAsia="Times New Roman" w:cs="Times New Roman"/>
                <w:color w:val="000000" w:themeColor="text1"/>
                <w:sz w:val="22"/>
              </w:rPr>
              <w:pPrChange w:id="5631"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632" w:author="tao huang" w:date="2018-01-12T00:14:00Z">
              <w:r w:rsidRPr="000B121E" w:rsidDel="000E0F6C">
                <w:rPr>
                  <w:rFonts w:eastAsia="Times New Roman" w:cs="Times New Roman"/>
                  <w:color w:val="000000" w:themeColor="text1"/>
                  <w:sz w:val="22"/>
                </w:rPr>
                <w:t>1.96%</w:t>
              </w:r>
            </w:moveFrom>
          </w:p>
        </w:tc>
        <w:tc>
          <w:tcPr>
            <w:tcW w:w="1134" w:type="dxa"/>
            <w:shd w:val="clear" w:color="auto" w:fill="auto"/>
            <w:noWrap/>
            <w:hideMark/>
          </w:tcPr>
          <w:p w14:paraId="1410761C" w14:textId="067D13E3"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33" w:author="tao huang" w:date="2018-01-12T00:14:00Z"/>
                <w:rFonts w:eastAsia="Times New Roman" w:cs="Times New Roman"/>
                <w:color w:val="000000" w:themeColor="text1"/>
                <w:sz w:val="22"/>
              </w:rPr>
              <w:pPrChange w:id="5634"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635" w:author="tao huang" w:date="2018-01-12T00:14:00Z">
              <w:r w:rsidRPr="000B121E" w:rsidDel="000E0F6C">
                <w:rPr>
                  <w:rFonts w:eastAsia="Times New Roman" w:cs="Times New Roman"/>
                  <w:color w:val="000000" w:themeColor="text1"/>
                  <w:sz w:val="22"/>
                </w:rPr>
                <w:t>-0.49%</w:t>
              </w:r>
            </w:moveFrom>
          </w:p>
        </w:tc>
        <w:tc>
          <w:tcPr>
            <w:tcW w:w="992" w:type="dxa"/>
            <w:shd w:val="clear" w:color="auto" w:fill="auto"/>
            <w:noWrap/>
            <w:hideMark/>
          </w:tcPr>
          <w:p w14:paraId="568FCDB0" w14:textId="0770A0BE"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36" w:author="tao huang" w:date="2018-01-12T00:14:00Z"/>
                <w:rFonts w:eastAsia="Times New Roman" w:cs="Times New Roman"/>
                <w:color w:val="000000" w:themeColor="text1"/>
                <w:sz w:val="22"/>
              </w:rPr>
              <w:pPrChange w:id="5637"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638" w:author="tao huang" w:date="2018-01-12T00:14:00Z">
              <w:r w:rsidRPr="000B121E" w:rsidDel="000E0F6C">
                <w:rPr>
                  <w:rFonts w:eastAsia="Times New Roman" w:cs="Times New Roman"/>
                  <w:color w:val="000000" w:themeColor="text1"/>
                  <w:sz w:val="22"/>
                </w:rPr>
                <w:t>-0.97%</w:t>
              </w:r>
            </w:moveFrom>
          </w:p>
        </w:tc>
        <w:tc>
          <w:tcPr>
            <w:tcW w:w="0" w:type="dxa"/>
            <w:shd w:val="clear" w:color="auto" w:fill="auto"/>
            <w:noWrap/>
            <w:hideMark/>
          </w:tcPr>
          <w:p w14:paraId="65D2B7A5" w14:textId="06D3521F"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39" w:author="tao huang" w:date="2018-01-12T00:14:00Z"/>
                <w:rFonts w:eastAsia="Times New Roman" w:cs="Times New Roman"/>
                <w:color w:val="000000" w:themeColor="text1"/>
                <w:sz w:val="22"/>
              </w:rPr>
              <w:pPrChange w:id="5640"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641" w:author="tao huang" w:date="2018-01-12T00:14:00Z">
              <w:r w:rsidRPr="000B121E" w:rsidDel="000E0F6C">
                <w:rPr>
                  <w:rFonts w:eastAsia="Times New Roman" w:cs="Times New Roman"/>
                  <w:color w:val="000000" w:themeColor="text1"/>
                  <w:sz w:val="22"/>
                </w:rPr>
                <w:t>-0.72%</w:t>
              </w:r>
            </w:moveFrom>
          </w:p>
        </w:tc>
      </w:tr>
      <w:tr w:rsidR="004617F2" w:rsidRPr="000B121E" w:rsidDel="000E0F6C" w14:paraId="2DC1B2BF" w14:textId="26E7E709"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1B99B904" w14:textId="1357232D" w:rsidR="004617F2" w:rsidRPr="000B121E" w:rsidDel="000E0F6C" w:rsidRDefault="004617F2" w:rsidP="000E0F6C">
            <w:pPr>
              <w:shd w:val="clear" w:color="auto" w:fill="FFFFFF" w:themeFill="background1"/>
              <w:spacing w:after="0" w:line="360" w:lineRule="auto"/>
              <w:rPr>
                <w:moveFrom w:id="5642" w:author="tao huang" w:date="2018-01-12T00:14:00Z"/>
                <w:rFonts w:eastAsia="Times New Roman" w:cs="Times New Roman"/>
                <w:b w:val="0"/>
                <w:color w:val="000000" w:themeColor="text1"/>
                <w:sz w:val="22"/>
              </w:rPr>
              <w:pPrChange w:id="5643" w:author="tao huang" w:date="2018-01-12T00:14:00Z">
                <w:pPr>
                  <w:shd w:val="clear" w:color="auto" w:fill="FFFFFF" w:themeFill="background1"/>
                  <w:spacing w:after="0" w:line="240" w:lineRule="auto"/>
                </w:pPr>
              </w:pPrChange>
            </w:pPr>
          </w:p>
        </w:tc>
        <w:tc>
          <w:tcPr>
            <w:tcW w:w="1873" w:type="dxa"/>
            <w:shd w:val="clear" w:color="auto" w:fill="auto"/>
            <w:noWrap/>
            <w:hideMark/>
          </w:tcPr>
          <w:p w14:paraId="735B8EAA" w14:textId="10ED3950"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44" w:author="tao huang" w:date="2018-01-12T00:14:00Z"/>
                <w:rFonts w:eastAsia="Times New Roman" w:cs="Times New Roman"/>
                <w:color w:val="000000" w:themeColor="text1"/>
                <w:sz w:val="22"/>
              </w:rPr>
              <w:pPrChange w:id="5645"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646" w:author="tao huang" w:date="2018-01-12T00:14:00Z">
              <w:r w:rsidRPr="000B121E" w:rsidDel="000E0F6C">
                <w:rPr>
                  <w:rFonts w:eastAsia="Times New Roman" w:cs="Times New Roman"/>
                  <w:color w:val="000000" w:themeColor="text1"/>
                  <w:sz w:val="22"/>
                </w:rPr>
                <w:t>ADL-own-EWC</w:t>
              </w:r>
            </w:moveFrom>
          </w:p>
        </w:tc>
        <w:tc>
          <w:tcPr>
            <w:tcW w:w="1231" w:type="dxa"/>
            <w:shd w:val="clear" w:color="auto" w:fill="auto"/>
            <w:noWrap/>
            <w:hideMark/>
          </w:tcPr>
          <w:p w14:paraId="1A7D0326" w14:textId="77BC5BDF"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47" w:author="tao huang" w:date="2018-01-12T00:14:00Z"/>
                <w:rFonts w:eastAsia="Times New Roman" w:cs="Times New Roman"/>
                <w:color w:val="000000" w:themeColor="text1"/>
                <w:sz w:val="22"/>
              </w:rPr>
              <w:pPrChange w:id="5648"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649" w:author="tao huang" w:date="2018-01-12T00:14:00Z">
              <w:r w:rsidRPr="000B121E" w:rsidDel="000E0F6C">
                <w:rPr>
                  <w:rFonts w:eastAsia="Times New Roman" w:cs="Times New Roman"/>
                  <w:color w:val="000000" w:themeColor="text1"/>
                  <w:sz w:val="22"/>
                </w:rPr>
                <w:t>ADL-own</w:t>
              </w:r>
            </w:moveFrom>
          </w:p>
        </w:tc>
        <w:tc>
          <w:tcPr>
            <w:tcW w:w="1179" w:type="dxa"/>
            <w:shd w:val="clear" w:color="auto" w:fill="auto"/>
            <w:noWrap/>
            <w:hideMark/>
          </w:tcPr>
          <w:p w14:paraId="48EE9827" w14:textId="101D617E"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50" w:author="tao huang" w:date="2018-01-12T00:14:00Z"/>
                <w:rFonts w:eastAsia="Times New Roman" w:cs="Times New Roman"/>
                <w:color w:val="000000" w:themeColor="text1"/>
                <w:sz w:val="22"/>
              </w:rPr>
              <w:pPrChange w:id="5651"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652" w:author="tao huang" w:date="2018-01-12T00:14:00Z">
              <w:r w:rsidRPr="000B121E" w:rsidDel="000E0F6C">
                <w:rPr>
                  <w:rFonts w:eastAsia="Times New Roman" w:cs="Times New Roman"/>
                  <w:color w:val="000000" w:themeColor="text1"/>
                  <w:sz w:val="22"/>
                </w:rPr>
                <w:t>-0.54%</w:t>
              </w:r>
            </w:moveFrom>
          </w:p>
        </w:tc>
        <w:tc>
          <w:tcPr>
            <w:tcW w:w="1134" w:type="dxa"/>
            <w:shd w:val="clear" w:color="auto" w:fill="auto"/>
            <w:noWrap/>
            <w:hideMark/>
          </w:tcPr>
          <w:p w14:paraId="044FF7B9" w14:textId="5231CC67"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53" w:author="tao huang" w:date="2018-01-12T00:14:00Z"/>
                <w:rFonts w:eastAsia="Times New Roman" w:cs="Times New Roman"/>
                <w:color w:val="000000" w:themeColor="text1"/>
                <w:sz w:val="22"/>
              </w:rPr>
              <w:pPrChange w:id="5654"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655" w:author="tao huang" w:date="2018-01-12T00:14:00Z">
              <w:r w:rsidRPr="000B121E" w:rsidDel="000E0F6C">
                <w:rPr>
                  <w:rFonts w:eastAsia="Times New Roman" w:cs="Times New Roman"/>
                  <w:color w:val="000000" w:themeColor="text1"/>
                  <w:sz w:val="22"/>
                </w:rPr>
                <w:t>-0.34%</w:t>
              </w:r>
            </w:moveFrom>
          </w:p>
        </w:tc>
        <w:tc>
          <w:tcPr>
            <w:tcW w:w="992" w:type="dxa"/>
            <w:shd w:val="clear" w:color="auto" w:fill="auto"/>
            <w:noWrap/>
            <w:hideMark/>
          </w:tcPr>
          <w:p w14:paraId="0ADF28BC" w14:textId="5B7B7D02"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56" w:author="tao huang" w:date="2018-01-12T00:14:00Z"/>
                <w:rFonts w:eastAsia="Times New Roman" w:cs="Times New Roman"/>
                <w:color w:val="000000" w:themeColor="text1"/>
                <w:sz w:val="22"/>
              </w:rPr>
              <w:pPrChange w:id="5657"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658" w:author="tao huang" w:date="2018-01-12T00:14:00Z">
              <w:r w:rsidRPr="000B121E" w:rsidDel="000E0F6C">
                <w:rPr>
                  <w:rFonts w:eastAsia="Times New Roman" w:cs="Times New Roman"/>
                  <w:color w:val="000000" w:themeColor="text1"/>
                  <w:sz w:val="22"/>
                </w:rPr>
                <w:t>-0.26%</w:t>
              </w:r>
            </w:moveFrom>
          </w:p>
        </w:tc>
        <w:tc>
          <w:tcPr>
            <w:tcW w:w="0" w:type="dxa"/>
            <w:shd w:val="clear" w:color="auto" w:fill="auto"/>
            <w:noWrap/>
            <w:hideMark/>
          </w:tcPr>
          <w:p w14:paraId="2E2A7470" w14:textId="2B779DA7"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59" w:author="tao huang" w:date="2018-01-12T00:14:00Z"/>
                <w:rFonts w:eastAsia="Times New Roman" w:cs="Times New Roman"/>
                <w:color w:val="000000" w:themeColor="text1"/>
                <w:sz w:val="22"/>
              </w:rPr>
              <w:pPrChange w:id="5660"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661" w:author="tao huang" w:date="2018-01-12T00:14:00Z">
              <w:r w:rsidRPr="000B121E" w:rsidDel="000E0F6C">
                <w:rPr>
                  <w:rFonts w:eastAsia="Times New Roman" w:cs="Times New Roman"/>
                  <w:color w:val="000000" w:themeColor="text1"/>
                  <w:sz w:val="22"/>
                </w:rPr>
                <w:t>-0.46%</w:t>
              </w:r>
            </w:moveFrom>
          </w:p>
        </w:tc>
      </w:tr>
      <w:tr w:rsidR="004617F2" w:rsidRPr="000B121E" w:rsidDel="000E0F6C" w14:paraId="3AF2E69C" w14:textId="496919BF"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7AF31CDB" w14:textId="2997162B" w:rsidR="004617F2" w:rsidRPr="000B121E" w:rsidDel="000E0F6C" w:rsidRDefault="004617F2" w:rsidP="000E0F6C">
            <w:pPr>
              <w:shd w:val="clear" w:color="auto" w:fill="FFFFFF" w:themeFill="background1"/>
              <w:spacing w:after="0" w:line="360" w:lineRule="auto"/>
              <w:rPr>
                <w:moveFrom w:id="5662" w:author="tao huang" w:date="2018-01-12T00:14:00Z"/>
                <w:rFonts w:eastAsia="Times New Roman" w:cs="Times New Roman"/>
                <w:b w:val="0"/>
                <w:color w:val="000000" w:themeColor="text1"/>
                <w:sz w:val="22"/>
              </w:rPr>
              <w:pPrChange w:id="5663" w:author="tao huang" w:date="2018-01-12T00:14:00Z">
                <w:pPr>
                  <w:shd w:val="clear" w:color="auto" w:fill="FFFFFF" w:themeFill="background1"/>
                  <w:spacing w:after="0" w:line="240" w:lineRule="auto"/>
                </w:pPr>
              </w:pPrChange>
            </w:pPr>
          </w:p>
        </w:tc>
        <w:tc>
          <w:tcPr>
            <w:tcW w:w="1873" w:type="dxa"/>
            <w:shd w:val="clear" w:color="auto" w:fill="auto"/>
            <w:noWrap/>
            <w:hideMark/>
          </w:tcPr>
          <w:p w14:paraId="5BA6E4BC" w14:textId="243A378E"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64" w:author="tao huang" w:date="2018-01-12T00:14:00Z"/>
                <w:rFonts w:eastAsia="Times New Roman" w:cs="Times New Roman"/>
                <w:color w:val="000000" w:themeColor="text1"/>
                <w:sz w:val="22"/>
              </w:rPr>
              <w:pPrChange w:id="5665"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666" w:author="tao huang" w:date="2018-01-12T00:14:00Z">
              <w:r w:rsidRPr="000B121E" w:rsidDel="000E0F6C">
                <w:rPr>
                  <w:rFonts w:eastAsia="Times New Roman" w:cs="Times New Roman"/>
                  <w:color w:val="000000" w:themeColor="text1"/>
                  <w:sz w:val="22"/>
                </w:rPr>
                <w:t>ADL-own-IC</w:t>
              </w:r>
            </w:moveFrom>
          </w:p>
        </w:tc>
        <w:tc>
          <w:tcPr>
            <w:tcW w:w="1231" w:type="dxa"/>
            <w:shd w:val="clear" w:color="auto" w:fill="auto"/>
            <w:noWrap/>
            <w:hideMark/>
          </w:tcPr>
          <w:p w14:paraId="2CA1DEC8" w14:textId="68720472"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67" w:author="tao huang" w:date="2018-01-12T00:14:00Z"/>
                <w:rFonts w:eastAsia="Times New Roman" w:cs="Times New Roman"/>
                <w:color w:val="000000" w:themeColor="text1"/>
                <w:sz w:val="22"/>
              </w:rPr>
              <w:pPrChange w:id="5668"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669" w:author="tao huang" w:date="2018-01-12T00:14:00Z">
              <w:r w:rsidRPr="000B121E" w:rsidDel="000E0F6C">
                <w:rPr>
                  <w:rFonts w:eastAsia="Times New Roman" w:cs="Times New Roman"/>
                  <w:color w:val="000000" w:themeColor="text1"/>
                  <w:sz w:val="22"/>
                </w:rPr>
                <w:t>ADL-own</w:t>
              </w:r>
            </w:moveFrom>
          </w:p>
        </w:tc>
        <w:tc>
          <w:tcPr>
            <w:tcW w:w="1179" w:type="dxa"/>
            <w:shd w:val="clear" w:color="auto" w:fill="auto"/>
            <w:noWrap/>
            <w:hideMark/>
          </w:tcPr>
          <w:p w14:paraId="58EC7A5E" w14:textId="79217CA7"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70" w:author="tao huang" w:date="2018-01-12T00:14:00Z"/>
                <w:rFonts w:eastAsia="Times New Roman" w:cs="Times New Roman"/>
                <w:color w:val="000000" w:themeColor="text1"/>
                <w:sz w:val="22"/>
              </w:rPr>
              <w:pPrChange w:id="5671"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672" w:author="tao huang" w:date="2018-01-12T00:14:00Z">
              <w:r w:rsidRPr="000B121E" w:rsidDel="000E0F6C">
                <w:rPr>
                  <w:rFonts w:eastAsia="Times New Roman" w:cs="Times New Roman"/>
                  <w:color w:val="000000" w:themeColor="text1"/>
                  <w:sz w:val="22"/>
                </w:rPr>
                <w:t>1.96%</w:t>
              </w:r>
            </w:moveFrom>
          </w:p>
        </w:tc>
        <w:tc>
          <w:tcPr>
            <w:tcW w:w="1134" w:type="dxa"/>
            <w:shd w:val="clear" w:color="auto" w:fill="auto"/>
            <w:noWrap/>
            <w:hideMark/>
          </w:tcPr>
          <w:p w14:paraId="031F4E94" w14:textId="14B7FA72"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73" w:author="tao huang" w:date="2018-01-12T00:14:00Z"/>
                <w:rFonts w:eastAsia="Times New Roman" w:cs="Times New Roman"/>
                <w:color w:val="000000" w:themeColor="text1"/>
                <w:sz w:val="22"/>
              </w:rPr>
              <w:pPrChange w:id="5674"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675" w:author="tao huang" w:date="2018-01-12T00:14:00Z">
              <w:r w:rsidRPr="000B121E" w:rsidDel="000E0F6C">
                <w:rPr>
                  <w:rFonts w:eastAsia="Times New Roman" w:cs="Times New Roman"/>
                  <w:color w:val="000000" w:themeColor="text1"/>
                  <w:sz w:val="22"/>
                </w:rPr>
                <w:t>-0.49%</w:t>
              </w:r>
            </w:moveFrom>
          </w:p>
        </w:tc>
        <w:tc>
          <w:tcPr>
            <w:tcW w:w="992" w:type="dxa"/>
            <w:shd w:val="clear" w:color="auto" w:fill="auto"/>
            <w:noWrap/>
            <w:hideMark/>
          </w:tcPr>
          <w:p w14:paraId="631642DA" w14:textId="710FB0EB"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76" w:author="tao huang" w:date="2018-01-12T00:14:00Z"/>
                <w:rFonts w:eastAsia="Times New Roman" w:cs="Times New Roman"/>
                <w:color w:val="000000" w:themeColor="text1"/>
                <w:sz w:val="22"/>
              </w:rPr>
              <w:pPrChange w:id="5677"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678" w:author="tao huang" w:date="2018-01-12T00:14:00Z">
              <w:r w:rsidRPr="000B121E" w:rsidDel="000E0F6C">
                <w:rPr>
                  <w:rFonts w:eastAsia="Times New Roman" w:cs="Times New Roman"/>
                  <w:color w:val="000000" w:themeColor="text1"/>
                  <w:sz w:val="22"/>
                </w:rPr>
                <w:t>-0.97%</w:t>
              </w:r>
            </w:moveFrom>
          </w:p>
        </w:tc>
        <w:tc>
          <w:tcPr>
            <w:tcW w:w="0" w:type="dxa"/>
            <w:shd w:val="clear" w:color="auto" w:fill="auto"/>
            <w:noWrap/>
            <w:hideMark/>
          </w:tcPr>
          <w:p w14:paraId="680FA326" w14:textId="0203087B"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679" w:author="tao huang" w:date="2018-01-12T00:14:00Z"/>
                <w:rFonts w:eastAsia="Times New Roman" w:cs="Times New Roman"/>
                <w:color w:val="000000" w:themeColor="text1"/>
                <w:sz w:val="22"/>
              </w:rPr>
              <w:pPrChange w:id="5680"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681" w:author="tao huang" w:date="2018-01-12T00:14:00Z">
              <w:r w:rsidRPr="000B121E" w:rsidDel="000E0F6C">
                <w:rPr>
                  <w:rFonts w:eastAsia="Times New Roman" w:cs="Times New Roman"/>
                  <w:color w:val="000000" w:themeColor="text1"/>
                  <w:sz w:val="22"/>
                </w:rPr>
                <w:t>-0.72%</w:t>
              </w:r>
            </w:moveFrom>
          </w:p>
        </w:tc>
      </w:tr>
      <w:tr w:rsidR="004617F2" w:rsidRPr="000B121E" w:rsidDel="000E0F6C" w14:paraId="1B10FF3F" w14:textId="16E6D49A"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1385C78A" w14:textId="600D7DAB" w:rsidR="004617F2" w:rsidRPr="000B121E" w:rsidDel="000E0F6C" w:rsidRDefault="004617F2" w:rsidP="000E0F6C">
            <w:pPr>
              <w:shd w:val="clear" w:color="auto" w:fill="FFFFFF" w:themeFill="background1"/>
              <w:spacing w:after="0" w:line="360" w:lineRule="auto"/>
              <w:rPr>
                <w:moveFrom w:id="5682" w:author="tao huang" w:date="2018-01-12T00:14:00Z"/>
                <w:rFonts w:eastAsia="Times New Roman" w:cs="Times New Roman"/>
                <w:b w:val="0"/>
                <w:color w:val="000000" w:themeColor="text1"/>
                <w:sz w:val="22"/>
              </w:rPr>
              <w:pPrChange w:id="5683" w:author="tao huang" w:date="2018-01-12T00:14:00Z">
                <w:pPr>
                  <w:shd w:val="clear" w:color="auto" w:fill="FFFFFF" w:themeFill="background1"/>
                  <w:spacing w:after="0" w:line="240" w:lineRule="auto"/>
                </w:pPr>
              </w:pPrChange>
            </w:pPr>
          </w:p>
        </w:tc>
        <w:tc>
          <w:tcPr>
            <w:tcW w:w="1873" w:type="dxa"/>
            <w:shd w:val="clear" w:color="auto" w:fill="auto"/>
            <w:noWrap/>
            <w:hideMark/>
          </w:tcPr>
          <w:p w14:paraId="0E44BCF2" w14:textId="009AEC55"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84" w:author="tao huang" w:date="2018-01-12T00:14:00Z"/>
                <w:rFonts w:eastAsia="Times New Roman" w:cs="Times New Roman"/>
                <w:color w:val="000000" w:themeColor="text1"/>
                <w:sz w:val="22"/>
              </w:rPr>
              <w:pPrChange w:id="5685"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686" w:author="tao huang" w:date="2018-01-12T00:14:00Z">
              <w:r w:rsidRPr="000B121E" w:rsidDel="000E0F6C">
                <w:rPr>
                  <w:rFonts w:eastAsia="Times New Roman" w:cs="Times New Roman"/>
                  <w:color w:val="000000" w:themeColor="text1"/>
                  <w:sz w:val="22"/>
                </w:rPr>
                <w:t>ADL-intra</w:t>
              </w:r>
            </w:moveFrom>
          </w:p>
        </w:tc>
        <w:tc>
          <w:tcPr>
            <w:tcW w:w="1231" w:type="dxa"/>
            <w:shd w:val="clear" w:color="auto" w:fill="auto"/>
            <w:noWrap/>
            <w:hideMark/>
          </w:tcPr>
          <w:p w14:paraId="7E115226" w14:textId="526918DF"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87" w:author="tao huang" w:date="2018-01-12T00:14:00Z"/>
                <w:rFonts w:eastAsia="Times New Roman" w:cs="Times New Roman"/>
                <w:color w:val="000000" w:themeColor="text1"/>
                <w:sz w:val="22"/>
              </w:rPr>
              <w:pPrChange w:id="5688"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689" w:author="tao huang" w:date="2018-01-12T00:14:00Z">
              <w:r w:rsidRPr="000B121E" w:rsidDel="000E0F6C">
                <w:rPr>
                  <w:rFonts w:eastAsia="Times New Roman" w:cs="Times New Roman"/>
                  <w:color w:val="000000" w:themeColor="text1"/>
                  <w:sz w:val="22"/>
                </w:rPr>
                <w:t>ADL-own</w:t>
              </w:r>
            </w:moveFrom>
          </w:p>
        </w:tc>
        <w:tc>
          <w:tcPr>
            <w:tcW w:w="1179" w:type="dxa"/>
            <w:shd w:val="clear" w:color="auto" w:fill="auto"/>
            <w:noWrap/>
            <w:hideMark/>
          </w:tcPr>
          <w:p w14:paraId="79896B85" w14:textId="24EC125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90" w:author="tao huang" w:date="2018-01-12T00:14:00Z"/>
                <w:rFonts w:eastAsia="Times New Roman" w:cs="Times New Roman"/>
                <w:color w:val="000000" w:themeColor="text1"/>
                <w:sz w:val="22"/>
              </w:rPr>
              <w:pPrChange w:id="5691"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692" w:author="tao huang" w:date="2018-01-12T00:14:00Z">
              <w:r w:rsidRPr="000B121E" w:rsidDel="000E0F6C">
                <w:rPr>
                  <w:rFonts w:eastAsia="Times New Roman" w:cs="Times New Roman"/>
                  <w:color w:val="000000" w:themeColor="text1"/>
                  <w:sz w:val="22"/>
                </w:rPr>
                <w:t>-3.03%</w:t>
              </w:r>
            </w:moveFrom>
          </w:p>
        </w:tc>
        <w:tc>
          <w:tcPr>
            <w:tcW w:w="1134" w:type="dxa"/>
            <w:shd w:val="clear" w:color="auto" w:fill="auto"/>
            <w:noWrap/>
            <w:hideMark/>
          </w:tcPr>
          <w:p w14:paraId="27EEC6ED" w14:textId="0F890F38"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93" w:author="tao huang" w:date="2018-01-12T00:14:00Z"/>
                <w:rFonts w:eastAsia="Times New Roman" w:cs="Times New Roman"/>
                <w:color w:val="000000" w:themeColor="text1"/>
                <w:sz w:val="22"/>
              </w:rPr>
              <w:pPrChange w:id="5694"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695" w:author="tao huang" w:date="2018-01-12T00:14:00Z">
              <w:r w:rsidRPr="000B121E" w:rsidDel="000E0F6C">
                <w:rPr>
                  <w:rFonts w:eastAsia="Times New Roman" w:cs="Times New Roman"/>
                  <w:color w:val="000000" w:themeColor="text1"/>
                  <w:sz w:val="22"/>
                </w:rPr>
                <w:t>-0.84%</w:t>
              </w:r>
            </w:moveFrom>
          </w:p>
        </w:tc>
        <w:tc>
          <w:tcPr>
            <w:tcW w:w="992" w:type="dxa"/>
            <w:shd w:val="clear" w:color="auto" w:fill="auto"/>
            <w:noWrap/>
            <w:hideMark/>
          </w:tcPr>
          <w:p w14:paraId="0E524472" w14:textId="181988E0"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96" w:author="tao huang" w:date="2018-01-12T00:14:00Z"/>
                <w:rFonts w:eastAsia="Times New Roman" w:cs="Times New Roman"/>
                <w:color w:val="000000" w:themeColor="text1"/>
                <w:sz w:val="22"/>
              </w:rPr>
              <w:pPrChange w:id="5697"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698" w:author="tao huang" w:date="2018-01-12T00:14:00Z">
              <w:r w:rsidRPr="000B121E" w:rsidDel="000E0F6C">
                <w:rPr>
                  <w:rFonts w:eastAsia="Times New Roman" w:cs="Times New Roman"/>
                  <w:color w:val="000000" w:themeColor="text1"/>
                  <w:sz w:val="22"/>
                </w:rPr>
                <w:t>-0.57%</w:t>
              </w:r>
            </w:moveFrom>
          </w:p>
        </w:tc>
        <w:tc>
          <w:tcPr>
            <w:tcW w:w="0" w:type="dxa"/>
            <w:shd w:val="clear" w:color="auto" w:fill="auto"/>
            <w:noWrap/>
            <w:hideMark/>
          </w:tcPr>
          <w:p w14:paraId="051894CC" w14:textId="26A4AF53"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699" w:author="tao huang" w:date="2018-01-12T00:14:00Z"/>
                <w:rFonts w:eastAsia="Times New Roman" w:cs="Times New Roman"/>
                <w:color w:val="000000" w:themeColor="text1"/>
                <w:sz w:val="22"/>
              </w:rPr>
              <w:pPrChange w:id="5700"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701" w:author="tao huang" w:date="2018-01-12T00:14:00Z">
              <w:r w:rsidRPr="000B121E" w:rsidDel="000E0F6C">
                <w:rPr>
                  <w:rFonts w:eastAsia="Times New Roman" w:cs="Times New Roman"/>
                  <w:color w:val="000000" w:themeColor="text1"/>
                  <w:sz w:val="22"/>
                </w:rPr>
                <w:t>-1.13%</w:t>
              </w:r>
            </w:moveFrom>
          </w:p>
        </w:tc>
      </w:tr>
      <w:tr w:rsidR="004617F2" w:rsidRPr="000B121E" w:rsidDel="000E0F6C" w14:paraId="7950BE90" w14:textId="0D5B86D0"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761CE302" w14:textId="3076DC6E" w:rsidR="004617F2" w:rsidRPr="000B121E" w:rsidDel="000E0F6C" w:rsidRDefault="004617F2" w:rsidP="000E0F6C">
            <w:pPr>
              <w:shd w:val="clear" w:color="auto" w:fill="FFFFFF" w:themeFill="background1"/>
              <w:spacing w:after="0" w:line="360" w:lineRule="auto"/>
              <w:rPr>
                <w:moveFrom w:id="5702" w:author="tao huang" w:date="2018-01-12T00:14:00Z"/>
                <w:rFonts w:eastAsia="Times New Roman" w:cs="Times New Roman"/>
                <w:b w:val="0"/>
                <w:color w:val="000000" w:themeColor="text1"/>
                <w:sz w:val="22"/>
              </w:rPr>
              <w:pPrChange w:id="5703" w:author="tao huang" w:date="2018-01-12T00:14:00Z">
                <w:pPr>
                  <w:shd w:val="clear" w:color="auto" w:fill="FFFFFF" w:themeFill="background1"/>
                  <w:spacing w:after="0" w:line="240" w:lineRule="auto"/>
                </w:pPr>
              </w:pPrChange>
            </w:pPr>
          </w:p>
        </w:tc>
        <w:tc>
          <w:tcPr>
            <w:tcW w:w="1873" w:type="dxa"/>
            <w:shd w:val="clear" w:color="auto" w:fill="auto"/>
            <w:noWrap/>
            <w:hideMark/>
          </w:tcPr>
          <w:p w14:paraId="4D3DBCBC" w14:textId="5AF3428C"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04" w:author="tao huang" w:date="2018-01-12T00:14:00Z"/>
                <w:rFonts w:eastAsia="Times New Roman" w:cs="Times New Roman"/>
                <w:color w:val="000000" w:themeColor="text1"/>
                <w:sz w:val="22"/>
              </w:rPr>
              <w:pPrChange w:id="5705"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706" w:author="tao huang" w:date="2018-01-12T00:14:00Z">
              <w:r w:rsidRPr="000B121E" w:rsidDel="000E0F6C">
                <w:rPr>
                  <w:rFonts w:eastAsia="Times New Roman" w:cs="Times New Roman"/>
                  <w:color w:val="000000" w:themeColor="text1"/>
                  <w:sz w:val="22"/>
                </w:rPr>
                <w:t>ADL-own-EWC</w:t>
              </w:r>
            </w:moveFrom>
          </w:p>
        </w:tc>
        <w:tc>
          <w:tcPr>
            <w:tcW w:w="1231" w:type="dxa"/>
            <w:shd w:val="clear" w:color="auto" w:fill="auto"/>
            <w:noWrap/>
            <w:hideMark/>
          </w:tcPr>
          <w:p w14:paraId="547E5F9F" w14:textId="414CE5DA"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07" w:author="tao huang" w:date="2018-01-12T00:14:00Z"/>
                <w:rFonts w:eastAsia="Times New Roman" w:cs="Times New Roman"/>
                <w:color w:val="000000" w:themeColor="text1"/>
                <w:sz w:val="22"/>
              </w:rPr>
              <w:pPrChange w:id="5708"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709"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0F27431D" w14:textId="3E1AB2BD"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10" w:author="tao huang" w:date="2018-01-12T00:14:00Z"/>
                <w:rFonts w:eastAsia="Times New Roman" w:cs="Times New Roman"/>
                <w:color w:val="000000" w:themeColor="text1"/>
                <w:sz w:val="22"/>
              </w:rPr>
              <w:pPrChange w:id="5711"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712" w:author="tao huang" w:date="2018-01-12T00:14:00Z">
              <w:r w:rsidRPr="000B121E" w:rsidDel="000E0F6C">
                <w:rPr>
                  <w:rFonts w:eastAsia="Times New Roman" w:cs="Times New Roman"/>
                  <w:color w:val="000000" w:themeColor="text1"/>
                  <w:sz w:val="22"/>
                </w:rPr>
                <w:t>-31.42%</w:t>
              </w:r>
            </w:moveFrom>
          </w:p>
        </w:tc>
        <w:tc>
          <w:tcPr>
            <w:tcW w:w="1134" w:type="dxa"/>
            <w:shd w:val="clear" w:color="auto" w:fill="auto"/>
            <w:noWrap/>
            <w:hideMark/>
          </w:tcPr>
          <w:p w14:paraId="704655AC" w14:textId="2147CEA2"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13" w:author="tao huang" w:date="2018-01-12T00:14:00Z"/>
                <w:rFonts w:eastAsia="Times New Roman" w:cs="Times New Roman"/>
                <w:color w:val="000000" w:themeColor="text1"/>
                <w:sz w:val="22"/>
              </w:rPr>
              <w:pPrChange w:id="5714"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715" w:author="tao huang" w:date="2018-01-12T00:14:00Z">
              <w:r w:rsidRPr="000B121E" w:rsidDel="000E0F6C">
                <w:rPr>
                  <w:rFonts w:eastAsia="Times New Roman" w:cs="Times New Roman"/>
                  <w:color w:val="000000" w:themeColor="text1"/>
                  <w:sz w:val="22"/>
                </w:rPr>
                <w:t>-12.82%</w:t>
              </w:r>
            </w:moveFrom>
          </w:p>
        </w:tc>
        <w:tc>
          <w:tcPr>
            <w:tcW w:w="992" w:type="dxa"/>
            <w:shd w:val="clear" w:color="auto" w:fill="auto"/>
            <w:noWrap/>
            <w:hideMark/>
          </w:tcPr>
          <w:p w14:paraId="555192C8" w14:textId="5ACEEBC0"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16" w:author="tao huang" w:date="2018-01-12T00:14:00Z"/>
                <w:rFonts w:eastAsia="Times New Roman" w:cs="Times New Roman"/>
                <w:color w:val="000000" w:themeColor="text1"/>
                <w:sz w:val="22"/>
              </w:rPr>
              <w:pPrChange w:id="5717"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718" w:author="tao huang" w:date="2018-01-12T00:14:00Z">
              <w:r w:rsidRPr="000B121E" w:rsidDel="000E0F6C">
                <w:rPr>
                  <w:rFonts w:eastAsia="Times New Roman" w:cs="Times New Roman"/>
                  <w:color w:val="000000" w:themeColor="text1"/>
                  <w:sz w:val="22"/>
                </w:rPr>
                <w:t>-9.62%</w:t>
              </w:r>
            </w:moveFrom>
          </w:p>
        </w:tc>
        <w:tc>
          <w:tcPr>
            <w:tcW w:w="0" w:type="dxa"/>
            <w:shd w:val="clear" w:color="auto" w:fill="auto"/>
            <w:noWrap/>
            <w:hideMark/>
          </w:tcPr>
          <w:p w14:paraId="3578E0B1" w14:textId="4F3708DB"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19" w:author="tao huang" w:date="2018-01-12T00:14:00Z"/>
                <w:rFonts w:eastAsia="Times New Roman" w:cs="Times New Roman"/>
                <w:color w:val="000000" w:themeColor="text1"/>
                <w:sz w:val="22"/>
              </w:rPr>
              <w:pPrChange w:id="5720"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721" w:author="tao huang" w:date="2018-01-12T00:14:00Z">
              <w:r w:rsidRPr="000B121E" w:rsidDel="000E0F6C">
                <w:rPr>
                  <w:rFonts w:eastAsia="Times New Roman" w:cs="Times New Roman"/>
                  <w:color w:val="000000" w:themeColor="text1"/>
                  <w:sz w:val="22"/>
                </w:rPr>
                <w:t>-9.97%</w:t>
              </w:r>
            </w:moveFrom>
          </w:p>
        </w:tc>
      </w:tr>
      <w:tr w:rsidR="004617F2" w:rsidRPr="000B121E" w:rsidDel="000E0F6C" w14:paraId="035E59C4" w14:textId="22FDADB0"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29AB9978" w14:textId="0B4F9775" w:rsidR="004617F2" w:rsidRPr="000B121E" w:rsidDel="000E0F6C" w:rsidRDefault="004617F2" w:rsidP="000E0F6C">
            <w:pPr>
              <w:shd w:val="clear" w:color="auto" w:fill="FFFFFF" w:themeFill="background1"/>
              <w:spacing w:after="0" w:line="360" w:lineRule="auto"/>
              <w:rPr>
                <w:moveFrom w:id="5722" w:author="tao huang" w:date="2018-01-12T00:14:00Z"/>
                <w:rFonts w:eastAsia="Times New Roman" w:cs="Times New Roman"/>
                <w:b w:val="0"/>
                <w:color w:val="000000" w:themeColor="text1"/>
                <w:sz w:val="22"/>
              </w:rPr>
              <w:pPrChange w:id="5723" w:author="tao huang" w:date="2018-01-12T00:14:00Z">
                <w:pPr>
                  <w:shd w:val="clear" w:color="auto" w:fill="FFFFFF" w:themeFill="background1"/>
                  <w:spacing w:after="0" w:line="240" w:lineRule="auto"/>
                </w:pPr>
              </w:pPrChange>
            </w:pPr>
          </w:p>
        </w:tc>
        <w:tc>
          <w:tcPr>
            <w:tcW w:w="1873" w:type="dxa"/>
            <w:shd w:val="clear" w:color="auto" w:fill="auto"/>
            <w:noWrap/>
            <w:hideMark/>
          </w:tcPr>
          <w:p w14:paraId="372B4D83" w14:textId="07721855"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24" w:author="tao huang" w:date="2018-01-12T00:14:00Z"/>
                <w:rFonts w:eastAsia="Times New Roman" w:cs="Times New Roman"/>
                <w:color w:val="000000" w:themeColor="text1"/>
                <w:sz w:val="22"/>
              </w:rPr>
              <w:pPrChange w:id="5725"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726" w:author="tao huang" w:date="2018-01-12T00:14:00Z">
              <w:r w:rsidRPr="000B121E" w:rsidDel="000E0F6C">
                <w:rPr>
                  <w:rFonts w:eastAsia="Times New Roman" w:cs="Times New Roman"/>
                  <w:color w:val="000000" w:themeColor="text1"/>
                  <w:sz w:val="22"/>
                </w:rPr>
                <w:t>ADL-own-IC</w:t>
              </w:r>
            </w:moveFrom>
          </w:p>
        </w:tc>
        <w:tc>
          <w:tcPr>
            <w:tcW w:w="1231" w:type="dxa"/>
            <w:shd w:val="clear" w:color="auto" w:fill="auto"/>
            <w:noWrap/>
            <w:hideMark/>
          </w:tcPr>
          <w:p w14:paraId="134967EB" w14:textId="3F1C2A87"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27" w:author="tao huang" w:date="2018-01-12T00:14:00Z"/>
                <w:rFonts w:eastAsia="Times New Roman" w:cs="Times New Roman"/>
                <w:color w:val="000000" w:themeColor="text1"/>
                <w:sz w:val="22"/>
              </w:rPr>
              <w:pPrChange w:id="5728"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729"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0224673C" w14:textId="369858FB"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30" w:author="tao huang" w:date="2018-01-12T00:14:00Z"/>
                <w:rFonts w:eastAsia="Times New Roman" w:cs="Times New Roman"/>
                <w:color w:val="000000" w:themeColor="text1"/>
                <w:sz w:val="22"/>
              </w:rPr>
              <w:pPrChange w:id="5731"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732" w:author="tao huang" w:date="2018-01-12T00:14:00Z">
              <w:r w:rsidRPr="000B121E" w:rsidDel="000E0F6C">
                <w:rPr>
                  <w:rFonts w:eastAsia="Times New Roman" w:cs="Times New Roman"/>
                  <w:color w:val="000000" w:themeColor="text1"/>
                  <w:sz w:val="22"/>
                </w:rPr>
                <w:t>-29.70%</w:t>
              </w:r>
            </w:moveFrom>
          </w:p>
        </w:tc>
        <w:tc>
          <w:tcPr>
            <w:tcW w:w="1134" w:type="dxa"/>
            <w:shd w:val="clear" w:color="auto" w:fill="auto"/>
            <w:noWrap/>
            <w:hideMark/>
          </w:tcPr>
          <w:p w14:paraId="49991980" w14:textId="0D9A6A28"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33" w:author="tao huang" w:date="2018-01-12T00:14:00Z"/>
                <w:rFonts w:eastAsia="Times New Roman" w:cs="Times New Roman"/>
                <w:color w:val="000000" w:themeColor="text1"/>
                <w:sz w:val="22"/>
              </w:rPr>
              <w:pPrChange w:id="5734"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735" w:author="tao huang" w:date="2018-01-12T00:14:00Z">
              <w:r w:rsidRPr="000B121E" w:rsidDel="000E0F6C">
                <w:rPr>
                  <w:rFonts w:eastAsia="Times New Roman" w:cs="Times New Roman"/>
                  <w:color w:val="000000" w:themeColor="text1"/>
                  <w:sz w:val="22"/>
                </w:rPr>
                <w:t>-12.95%</w:t>
              </w:r>
            </w:moveFrom>
          </w:p>
        </w:tc>
        <w:tc>
          <w:tcPr>
            <w:tcW w:w="992" w:type="dxa"/>
            <w:shd w:val="clear" w:color="auto" w:fill="auto"/>
            <w:noWrap/>
            <w:hideMark/>
          </w:tcPr>
          <w:p w14:paraId="11741FE4" w14:textId="77E73341"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36" w:author="tao huang" w:date="2018-01-12T00:14:00Z"/>
                <w:rFonts w:eastAsia="Times New Roman" w:cs="Times New Roman"/>
                <w:color w:val="000000" w:themeColor="text1"/>
                <w:sz w:val="22"/>
              </w:rPr>
              <w:pPrChange w:id="5737"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738" w:author="tao huang" w:date="2018-01-12T00:14:00Z">
              <w:r w:rsidRPr="000B121E" w:rsidDel="000E0F6C">
                <w:rPr>
                  <w:rFonts w:eastAsia="Times New Roman" w:cs="Times New Roman"/>
                  <w:color w:val="000000" w:themeColor="text1"/>
                  <w:sz w:val="22"/>
                </w:rPr>
                <w:t>-10.25%</w:t>
              </w:r>
            </w:moveFrom>
          </w:p>
        </w:tc>
        <w:tc>
          <w:tcPr>
            <w:tcW w:w="0" w:type="dxa"/>
            <w:shd w:val="clear" w:color="auto" w:fill="auto"/>
            <w:noWrap/>
            <w:hideMark/>
          </w:tcPr>
          <w:p w14:paraId="2EF836E2" w14:textId="347FB98A"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39" w:author="tao huang" w:date="2018-01-12T00:14:00Z"/>
                <w:rFonts w:eastAsia="Times New Roman" w:cs="Times New Roman"/>
                <w:color w:val="000000" w:themeColor="text1"/>
                <w:sz w:val="22"/>
              </w:rPr>
              <w:pPrChange w:id="5740"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741" w:author="tao huang" w:date="2018-01-12T00:14:00Z">
              <w:r w:rsidRPr="000B121E" w:rsidDel="000E0F6C">
                <w:rPr>
                  <w:rFonts w:eastAsia="Times New Roman" w:cs="Times New Roman"/>
                  <w:color w:val="000000" w:themeColor="text1"/>
                  <w:sz w:val="22"/>
                </w:rPr>
                <w:t>-10.21%</w:t>
              </w:r>
            </w:moveFrom>
          </w:p>
        </w:tc>
      </w:tr>
      <w:tr w:rsidR="004617F2" w:rsidRPr="000B121E" w:rsidDel="000E0F6C" w14:paraId="725A9BD4" w14:textId="2D4750B3"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55A669A0" w14:textId="78FD0882" w:rsidR="004617F2" w:rsidRPr="000B121E" w:rsidDel="000E0F6C" w:rsidRDefault="004617F2" w:rsidP="000E0F6C">
            <w:pPr>
              <w:shd w:val="clear" w:color="auto" w:fill="FFFFFF" w:themeFill="background1"/>
              <w:spacing w:after="0" w:line="360" w:lineRule="auto"/>
              <w:rPr>
                <w:moveFrom w:id="5742" w:author="tao huang" w:date="2018-01-12T00:14:00Z"/>
                <w:rFonts w:eastAsia="Times New Roman" w:cs="Times New Roman"/>
                <w:b w:val="0"/>
                <w:color w:val="000000" w:themeColor="text1"/>
                <w:sz w:val="22"/>
              </w:rPr>
              <w:pPrChange w:id="5743" w:author="tao huang" w:date="2018-01-12T00:14:00Z">
                <w:pPr>
                  <w:shd w:val="clear" w:color="auto" w:fill="FFFFFF" w:themeFill="background1"/>
                  <w:spacing w:after="0" w:line="240" w:lineRule="auto"/>
                </w:pPr>
              </w:pPrChange>
            </w:pPr>
          </w:p>
        </w:tc>
        <w:tc>
          <w:tcPr>
            <w:tcW w:w="1873" w:type="dxa"/>
            <w:shd w:val="clear" w:color="auto" w:fill="auto"/>
            <w:noWrap/>
            <w:hideMark/>
          </w:tcPr>
          <w:p w14:paraId="6C2F0C85" w14:textId="1E3C5FAF"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44" w:author="tao huang" w:date="2018-01-12T00:14:00Z"/>
                <w:rFonts w:eastAsia="Times New Roman" w:cs="Times New Roman"/>
                <w:color w:val="000000" w:themeColor="text1"/>
                <w:sz w:val="22"/>
              </w:rPr>
              <w:pPrChange w:id="5745"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746" w:author="tao huang" w:date="2018-01-12T00:14:00Z">
              <w:r w:rsidRPr="000B121E" w:rsidDel="000E0F6C">
                <w:rPr>
                  <w:rFonts w:eastAsia="Times New Roman" w:cs="Times New Roman"/>
                  <w:color w:val="000000" w:themeColor="text1"/>
                  <w:sz w:val="22"/>
                </w:rPr>
                <w:t>ADL-intra-EWC</w:t>
              </w:r>
            </w:moveFrom>
          </w:p>
        </w:tc>
        <w:tc>
          <w:tcPr>
            <w:tcW w:w="1231" w:type="dxa"/>
            <w:shd w:val="clear" w:color="auto" w:fill="auto"/>
            <w:noWrap/>
            <w:hideMark/>
          </w:tcPr>
          <w:p w14:paraId="64002BA5" w14:textId="0D2F8B2D"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47" w:author="tao huang" w:date="2018-01-12T00:14:00Z"/>
                <w:rFonts w:eastAsia="Times New Roman" w:cs="Times New Roman"/>
                <w:color w:val="000000" w:themeColor="text1"/>
                <w:sz w:val="22"/>
              </w:rPr>
              <w:pPrChange w:id="5748"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749"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75975758" w14:textId="73FB0593"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50" w:author="tao huang" w:date="2018-01-12T00:14:00Z"/>
                <w:rFonts w:eastAsia="Times New Roman" w:cs="Times New Roman"/>
                <w:color w:val="000000" w:themeColor="text1"/>
                <w:sz w:val="22"/>
              </w:rPr>
              <w:pPrChange w:id="5751"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752" w:author="tao huang" w:date="2018-01-12T00:14:00Z">
              <w:r w:rsidRPr="000B121E" w:rsidDel="000E0F6C">
                <w:rPr>
                  <w:rFonts w:eastAsia="Times New Roman" w:cs="Times New Roman"/>
                  <w:color w:val="000000" w:themeColor="text1"/>
                  <w:sz w:val="22"/>
                </w:rPr>
                <w:t>-33.47%</w:t>
              </w:r>
            </w:moveFrom>
          </w:p>
        </w:tc>
        <w:tc>
          <w:tcPr>
            <w:tcW w:w="1134" w:type="dxa"/>
            <w:shd w:val="clear" w:color="auto" w:fill="auto"/>
            <w:noWrap/>
            <w:hideMark/>
          </w:tcPr>
          <w:p w14:paraId="49FEB538" w14:textId="0011DC81"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53" w:author="tao huang" w:date="2018-01-12T00:14:00Z"/>
                <w:rFonts w:eastAsia="Times New Roman" w:cs="Times New Roman"/>
                <w:color w:val="000000" w:themeColor="text1"/>
                <w:sz w:val="22"/>
              </w:rPr>
              <w:pPrChange w:id="5754"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755" w:author="tao huang" w:date="2018-01-12T00:14:00Z">
              <w:r w:rsidRPr="000B121E" w:rsidDel="000E0F6C">
                <w:rPr>
                  <w:rFonts w:eastAsia="Times New Roman" w:cs="Times New Roman"/>
                  <w:color w:val="000000" w:themeColor="text1"/>
                  <w:sz w:val="22"/>
                </w:rPr>
                <w:t>-13.45%</w:t>
              </w:r>
            </w:moveFrom>
          </w:p>
        </w:tc>
        <w:tc>
          <w:tcPr>
            <w:tcW w:w="992" w:type="dxa"/>
            <w:shd w:val="clear" w:color="auto" w:fill="auto"/>
            <w:noWrap/>
            <w:hideMark/>
          </w:tcPr>
          <w:p w14:paraId="4B7AEEB3" w14:textId="4844FD55"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56" w:author="tao huang" w:date="2018-01-12T00:14:00Z"/>
                <w:rFonts w:eastAsia="Times New Roman" w:cs="Times New Roman"/>
                <w:color w:val="000000" w:themeColor="text1"/>
                <w:sz w:val="22"/>
              </w:rPr>
              <w:pPrChange w:id="5757"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758" w:author="tao huang" w:date="2018-01-12T00:14:00Z">
              <w:r w:rsidRPr="000B121E" w:rsidDel="000E0F6C">
                <w:rPr>
                  <w:rFonts w:eastAsia="Times New Roman" w:cs="Times New Roman"/>
                  <w:color w:val="000000" w:themeColor="text1"/>
                  <w:sz w:val="22"/>
                </w:rPr>
                <w:t>-10.07%</w:t>
              </w:r>
            </w:moveFrom>
          </w:p>
        </w:tc>
        <w:tc>
          <w:tcPr>
            <w:tcW w:w="0" w:type="dxa"/>
            <w:shd w:val="clear" w:color="auto" w:fill="auto"/>
            <w:noWrap/>
            <w:hideMark/>
          </w:tcPr>
          <w:p w14:paraId="46241C33" w14:textId="19B76FC3"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59" w:author="tao huang" w:date="2018-01-12T00:14:00Z"/>
                <w:rFonts w:eastAsia="Times New Roman" w:cs="Times New Roman"/>
                <w:color w:val="000000" w:themeColor="text1"/>
                <w:sz w:val="22"/>
              </w:rPr>
              <w:pPrChange w:id="5760"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761" w:author="tao huang" w:date="2018-01-12T00:14:00Z">
              <w:r w:rsidRPr="000B121E" w:rsidDel="000E0F6C">
                <w:rPr>
                  <w:rFonts w:eastAsia="Times New Roman" w:cs="Times New Roman"/>
                  <w:color w:val="000000" w:themeColor="text1"/>
                  <w:sz w:val="22"/>
                </w:rPr>
                <w:t>-10.88%</w:t>
              </w:r>
            </w:moveFrom>
          </w:p>
        </w:tc>
      </w:tr>
      <w:tr w:rsidR="004617F2" w:rsidRPr="000B121E" w:rsidDel="000E0F6C" w14:paraId="0C58C382" w14:textId="482C0365"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191902EA" w14:textId="23EFBA19" w:rsidR="004617F2" w:rsidRPr="000B121E" w:rsidDel="000E0F6C" w:rsidRDefault="004617F2" w:rsidP="000E0F6C">
            <w:pPr>
              <w:shd w:val="clear" w:color="auto" w:fill="FFFFFF" w:themeFill="background1"/>
              <w:spacing w:after="0" w:line="360" w:lineRule="auto"/>
              <w:rPr>
                <w:moveFrom w:id="5762" w:author="tao huang" w:date="2018-01-12T00:14:00Z"/>
                <w:rFonts w:eastAsia="Times New Roman" w:cs="Times New Roman"/>
                <w:b w:val="0"/>
                <w:color w:val="000000" w:themeColor="text1"/>
                <w:sz w:val="22"/>
              </w:rPr>
              <w:pPrChange w:id="5763" w:author="tao huang" w:date="2018-01-12T00:14:00Z">
                <w:pPr>
                  <w:shd w:val="clear" w:color="auto" w:fill="FFFFFF" w:themeFill="background1"/>
                  <w:spacing w:after="0" w:line="240" w:lineRule="auto"/>
                </w:pPr>
              </w:pPrChange>
            </w:pPr>
          </w:p>
        </w:tc>
        <w:tc>
          <w:tcPr>
            <w:tcW w:w="1873" w:type="dxa"/>
            <w:shd w:val="clear" w:color="auto" w:fill="auto"/>
            <w:noWrap/>
            <w:hideMark/>
          </w:tcPr>
          <w:p w14:paraId="6F9177E3" w14:textId="3EC3071B"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64" w:author="tao huang" w:date="2018-01-12T00:14:00Z"/>
                <w:rFonts w:eastAsia="Times New Roman" w:cs="Times New Roman"/>
                <w:color w:val="000000" w:themeColor="text1"/>
                <w:sz w:val="22"/>
              </w:rPr>
              <w:pPrChange w:id="5765"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766" w:author="tao huang" w:date="2018-01-12T00:14:00Z">
              <w:r w:rsidRPr="000B121E" w:rsidDel="000E0F6C">
                <w:rPr>
                  <w:rFonts w:eastAsia="Times New Roman" w:cs="Times New Roman"/>
                  <w:color w:val="000000" w:themeColor="text1"/>
                  <w:sz w:val="22"/>
                </w:rPr>
                <w:t>ADL-intra-IC</w:t>
              </w:r>
            </w:moveFrom>
          </w:p>
        </w:tc>
        <w:tc>
          <w:tcPr>
            <w:tcW w:w="1231" w:type="dxa"/>
            <w:shd w:val="clear" w:color="auto" w:fill="auto"/>
            <w:noWrap/>
            <w:hideMark/>
          </w:tcPr>
          <w:p w14:paraId="3AB1381A" w14:textId="5AF46F39"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67" w:author="tao huang" w:date="2018-01-12T00:14:00Z"/>
                <w:rFonts w:eastAsia="Times New Roman" w:cs="Times New Roman"/>
                <w:color w:val="000000" w:themeColor="text1"/>
                <w:sz w:val="22"/>
              </w:rPr>
              <w:pPrChange w:id="5768"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769"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3BC20201" w14:textId="6E5BC46E"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70" w:author="tao huang" w:date="2018-01-12T00:14:00Z"/>
                <w:rFonts w:eastAsia="Times New Roman" w:cs="Times New Roman"/>
                <w:color w:val="000000" w:themeColor="text1"/>
                <w:sz w:val="22"/>
              </w:rPr>
              <w:pPrChange w:id="5771"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772" w:author="tao huang" w:date="2018-01-12T00:14:00Z">
              <w:r w:rsidRPr="000B121E" w:rsidDel="000E0F6C">
                <w:rPr>
                  <w:rFonts w:eastAsia="Times New Roman" w:cs="Times New Roman"/>
                  <w:color w:val="000000" w:themeColor="text1"/>
                  <w:sz w:val="22"/>
                </w:rPr>
                <w:t>-32.99%</w:t>
              </w:r>
            </w:moveFrom>
          </w:p>
        </w:tc>
        <w:tc>
          <w:tcPr>
            <w:tcW w:w="1134" w:type="dxa"/>
            <w:shd w:val="clear" w:color="auto" w:fill="auto"/>
            <w:noWrap/>
            <w:hideMark/>
          </w:tcPr>
          <w:p w14:paraId="1CD3C1EC" w14:textId="518BB149"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73" w:author="tao huang" w:date="2018-01-12T00:14:00Z"/>
                <w:rFonts w:eastAsia="Times New Roman" w:cs="Times New Roman"/>
                <w:color w:val="000000" w:themeColor="text1"/>
                <w:sz w:val="22"/>
              </w:rPr>
              <w:pPrChange w:id="5774"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775" w:author="tao huang" w:date="2018-01-12T00:14:00Z">
              <w:r w:rsidRPr="000B121E" w:rsidDel="000E0F6C">
                <w:rPr>
                  <w:rFonts w:eastAsia="Times New Roman" w:cs="Times New Roman"/>
                  <w:color w:val="000000" w:themeColor="text1"/>
                  <w:sz w:val="22"/>
                </w:rPr>
                <w:t>-13.66%</w:t>
              </w:r>
            </w:moveFrom>
          </w:p>
        </w:tc>
        <w:tc>
          <w:tcPr>
            <w:tcW w:w="992" w:type="dxa"/>
            <w:shd w:val="clear" w:color="auto" w:fill="auto"/>
            <w:noWrap/>
            <w:hideMark/>
          </w:tcPr>
          <w:p w14:paraId="02C3413F" w14:textId="771D2B23"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76" w:author="tao huang" w:date="2018-01-12T00:14:00Z"/>
                <w:rFonts w:eastAsia="Times New Roman" w:cs="Times New Roman"/>
                <w:color w:val="000000" w:themeColor="text1"/>
                <w:sz w:val="22"/>
              </w:rPr>
              <w:pPrChange w:id="5777"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778" w:author="tao huang" w:date="2018-01-12T00:14:00Z">
              <w:r w:rsidRPr="000B121E" w:rsidDel="000E0F6C">
                <w:rPr>
                  <w:rFonts w:eastAsia="Times New Roman" w:cs="Times New Roman"/>
                  <w:color w:val="000000" w:themeColor="text1"/>
                  <w:sz w:val="22"/>
                </w:rPr>
                <w:t>-10.62%</w:t>
              </w:r>
            </w:moveFrom>
          </w:p>
        </w:tc>
        <w:tc>
          <w:tcPr>
            <w:tcW w:w="0" w:type="dxa"/>
            <w:shd w:val="clear" w:color="auto" w:fill="auto"/>
            <w:noWrap/>
            <w:hideMark/>
          </w:tcPr>
          <w:p w14:paraId="17AABE71" w14:textId="350CD3F4"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779" w:author="tao huang" w:date="2018-01-12T00:14:00Z"/>
                <w:rFonts w:eastAsia="Times New Roman" w:cs="Times New Roman"/>
                <w:color w:val="000000" w:themeColor="text1"/>
                <w:sz w:val="22"/>
              </w:rPr>
              <w:pPrChange w:id="5780"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781" w:author="tao huang" w:date="2018-01-12T00:14:00Z">
              <w:r w:rsidRPr="000B121E" w:rsidDel="000E0F6C">
                <w:rPr>
                  <w:rFonts w:eastAsia="Times New Roman" w:cs="Times New Roman"/>
                  <w:color w:val="000000" w:themeColor="text1"/>
                  <w:sz w:val="22"/>
                </w:rPr>
                <w:t>-11.21%</w:t>
              </w:r>
            </w:moveFrom>
          </w:p>
        </w:tc>
      </w:tr>
      <w:tr w:rsidR="004617F2" w:rsidRPr="000B121E" w:rsidDel="000E0F6C" w14:paraId="40501740" w14:textId="185DD8BC"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tcBorders>
              <w:bottom w:val="single" w:sz="4" w:space="0" w:color="auto"/>
            </w:tcBorders>
            <w:shd w:val="clear" w:color="auto" w:fill="auto"/>
            <w:noWrap/>
            <w:hideMark/>
          </w:tcPr>
          <w:p w14:paraId="4450FD29" w14:textId="5B8B05AB" w:rsidR="004617F2" w:rsidRPr="000B121E" w:rsidDel="000E0F6C" w:rsidRDefault="004617F2" w:rsidP="000E0F6C">
            <w:pPr>
              <w:shd w:val="clear" w:color="auto" w:fill="FFFFFF" w:themeFill="background1"/>
              <w:spacing w:after="0" w:line="360" w:lineRule="auto"/>
              <w:rPr>
                <w:moveFrom w:id="5782" w:author="tao huang" w:date="2018-01-12T00:14:00Z"/>
                <w:rFonts w:eastAsia="Times New Roman" w:cs="Times New Roman"/>
                <w:b w:val="0"/>
                <w:color w:val="000000" w:themeColor="text1"/>
                <w:sz w:val="22"/>
              </w:rPr>
              <w:pPrChange w:id="5783" w:author="tao huang" w:date="2018-01-12T00:14:00Z">
                <w:pPr>
                  <w:shd w:val="clear" w:color="auto" w:fill="FFFFFF" w:themeFill="background1"/>
                  <w:spacing w:after="0" w:line="240" w:lineRule="auto"/>
                  <w:jc w:val="center"/>
                </w:pPr>
              </w:pPrChange>
            </w:pPr>
            <w:moveFrom w:id="5784" w:author="tao huang" w:date="2018-01-12T00:14:00Z">
              <w:r w:rsidRPr="000B121E" w:rsidDel="000E0F6C">
                <w:rPr>
                  <w:rFonts w:eastAsia="Times New Roman" w:cs="Times New Roman"/>
                  <w:b w:val="0"/>
                  <w:color w:val="000000" w:themeColor="text1"/>
                  <w:sz w:val="22"/>
                </w:rPr>
                <w:t> </w:t>
              </w:r>
            </w:moveFrom>
          </w:p>
        </w:tc>
        <w:tc>
          <w:tcPr>
            <w:tcW w:w="1873" w:type="dxa"/>
            <w:tcBorders>
              <w:bottom w:val="single" w:sz="4" w:space="0" w:color="auto"/>
            </w:tcBorders>
            <w:shd w:val="clear" w:color="auto" w:fill="auto"/>
            <w:hideMark/>
          </w:tcPr>
          <w:p w14:paraId="720CEACE" w14:textId="7F655200"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85" w:author="tao huang" w:date="2018-01-12T00:14:00Z"/>
                <w:rFonts w:eastAsia="Times New Roman" w:cs="Times New Roman"/>
                <w:color w:val="000000" w:themeColor="text1"/>
                <w:sz w:val="22"/>
              </w:rPr>
              <w:pPrChange w:id="5786"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787" w:author="tao huang" w:date="2018-01-12T00:14:00Z">
              <w:r w:rsidRPr="000B121E" w:rsidDel="000E0F6C">
                <w:rPr>
                  <w:rFonts w:eastAsia="Times New Roman" w:cs="Times New Roman"/>
                  <w:color w:val="000000" w:themeColor="text1"/>
                  <w:sz w:val="22"/>
                </w:rPr>
                <w:t>ADL-EWC-IC</w:t>
              </w:r>
            </w:moveFrom>
          </w:p>
        </w:tc>
        <w:tc>
          <w:tcPr>
            <w:tcW w:w="1231" w:type="dxa"/>
            <w:tcBorders>
              <w:bottom w:val="single" w:sz="4" w:space="0" w:color="auto"/>
            </w:tcBorders>
            <w:shd w:val="clear" w:color="auto" w:fill="auto"/>
            <w:noWrap/>
            <w:hideMark/>
          </w:tcPr>
          <w:p w14:paraId="7498C3AA" w14:textId="6D07C4E1"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88" w:author="tao huang" w:date="2018-01-12T00:14:00Z"/>
                <w:rFonts w:eastAsia="Times New Roman" w:cs="Times New Roman"/>
                <w:color w:val="000000" w:themeColor="text1"/>
                <w:sz w:val="22"/>
              </w:rPr>
              <w:pPrChange w:id="5789"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790" w:author="tao huang" w:date="2018-01-12T00:14:00Z">
              <w:r w:rsidRPr="000B121E" w:rsidDel="000E0F6C">
                <w:rPr>
                  <w:rFonts w:eastAsia="Times New Roman" w:cs="Times New Roman"/>
                  <w:color w:val="000000" w:themeColor="text1"/>
                  <w:sz w:val="22"/>
                </w:rPr>
                <w:t>Base-lift</w:t>
              </w:r>
            </w:moveFrom>
          </w:p>
        </w:tc>
        <w:tc>
          <w:tcPr>
            <w:tcW w:w="1179" w:type="dxa"/>
            <w:tcBorders>
              <w:bottom w:val="single" w:sz="4" w:space="0" w:color="auto"/>
            </w:tcBorders>
            <w:shd w:val="clear" w:color="auto" w:fill="auto"/>
            <w:noWrap/>
            <w:hideMark/>
          </w:tcPr>
          <w:p w14:paraId="23974114" w14:textId="5E18E7BE"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91" w:author="tao huang" w:date="2018-01-12T00:14:00Z"/>
                <w:rFonts w:eastAsia="Times New Roman" w:cs="Times New Roman"/>
                <w:color w:val="000000" w:themeColor="text1"/>
                <w:sz w:val="22"/>
              </w:rPr>
              <w:pPrChange w:id="5792"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793" w:author="tao huang" w:date="2018-01-12T00:14:00Z">
              <w:r w:rsidRPr="000B121E" w:rsidDel="000E0F6C">
                <w:rPr>
                  <w:rFonts w:eastAsia="Times New Roman" w:cs="Times New Roman"/>
                  <w:color w:val="000000" w:themeColor="text1"/>
                  <w:sz w:val="22"/>
                </w:rPr>
                <w:t>-33.85%</w:t>
              </w:r>
            </w:moveFrom>
          </w:p>
        </w:tc>
        <w:tc>
          <w:tcPr>
            <w:tcW w:w="1134" w:type="dxa"/>
            <w:tcBorders>
              <w:bottom w:val="single" w:sz="4" w:space="0" w:color="auto"/>
            </w:tcBorders>
            <w:shd w:val="clear" w:color="auto" w:fill="auto"/>
            <w:noWrap/>
            <w:hideMark/>
          </w:tcPr>
          <w:p w14:paraId="7CA85A87" w14:textId="7C7F5589"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94" w:author="tao huang" w:date="2018-01-12T00:14:00Z"/>
                <w:rFonts w:eastAsia="Times New Roman" w:cs="Times New Roman"/>
                <w:color w:val="000000" w:themeColor="text1"/>
                <w:sz w:val="22"/>
              </w:rPr>
              <w:pPrChange w:id="5795"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796" w:author="tao huang" w:date="2018-01-12T00:14:00Z">
              <w:r w:rsidRPr="000B121E" w:rsidDel="000E0F6C">
                <w:rPr>
                  <w:rFonts w:eastAsia="Times New Roman" w:cs="Times New Roman"/>
                  <w:color w:val="000000" w:themeColor="text1"/>
                  <w:sz w:val="22"/>
                </w:rPr>
                <w:t>-13.70%</w:t>
              </w:r>
            </w:moveFrom>
          </w:p>
        </w:tc>
        <w:tc>
          <w:tcPr>
            <w:tcW w:w="992" w:type="dxa"/>
            <w:tcBorders>
              <w:bottom w:val="single" w:sz="4" w:space="0" w:color="auto"/>
            </w:tcBorders>
            <w:shd w:val="clear" w:color="auto" w:fill="auto"/>
            <w:noWrap/>
            <w:hideMark/>
          </w:tcPr>
          <w:p w14:paraId="61A5EB12" w14:textId="3C017017"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797" w:author="tao huang" w:date="2018-01-12T00:14:00Z"/>
                <w:rFonts w:eastAsia="Times New Roman" w:cs="Times New Roman"/>
                <w:color w:val="000000" w:themeColor="text1"/>
                <w:sz w:val="22"/>
              </w:rPr>
              <w:pPrChange w:id="5798"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799" w:author="tao huang" w:date="2018-01-12T00:14:00Z">
              <w:r w:rsidRPr="000B121E" w:rsidDel="000E0F6C">
                <w:rPr>
                  <w:rFonts w:eastAsia="Times New Roman" w:cs="Times New Roman"/>
                  <w:color w:val="000000" w:themeColor="text1"/>
                  <w:sz w:val="22"/>
                </w:rPr>
                <w:t>-10.88%</w:t>
              </w:r>
            </w:moveFrom>
          </w:p>
        </w:tc>
        <w:tc>
          <w:tcPr>
            <w:tcW w:w="0" w:type="dxa"/>
            <w:tcBorders>
              <w:bottom w:val="single" w:sz="4" w:space="0" w:color="auto"/>
            </w:tcBorders>
            <w:shd w:val="clear" w:color="auto" w:fill="auto"/>
            <w:noWrap/>
            <w:hideMark/>
          </w:tcPr>
          <w:p w14:paraId="3537FF76" w14:textId="1E35FDFF"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00" w:author="tao huang" w:date="2018-01-12T00:14:00Z"/>
                <w:rFonts w:eastAsia="Times New Roman" w:cs="Times New Roman"/>
                <w:color w:val="000000" w:themeColor="text1"/>
                <w:sz w:val="22"/>
              </w:rPr>
              <w:pPrChange w:id="5801"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802" w:author="tao huang" w:date="2018-01-12T00:14:00Z">
              <w:r w:rsidRPr="000B121E" w:rsidDel="000E0F6C">
                <w:rPr>
                  <w:rFonts w:eastAsia="Times New Roman" w:cs="Times New Roman"/>
                  <w:color w:val="000000" w:themeColor="text1"/>
                  <w:sz w:val="22"/>
                </w:rPr>
                <w:t>-11.36%</w:t>
              </w:r>
            </w:moveFrom>
          </w:p>
        </w:tc>
      </w:tr>
      <w:tr w:rsidR="004617F2" w:rsidRPr="000B121E" w:rsidDel="000E0F6C" w14:paraId="2732EA73" w14:textId="7D11F4E7"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
          <w:p w14:paraId="5B98D3BB" w14:textId="63506781" w:rsidR="004617F2" w:rsidRPr="000B121E" w:rsidDel="000E0F6C" w:rsidRDefault="004617F2" w:rsidP="000E0F6C">
            <w:pPr>
              <w:shd w:val="clear" w:color="auto" w:fill="FFFFFF" w:themeFill="background1"/>
              <w:spacing w:after="0" w:line="360" w:lineRule="auto"/>
              <w:rPr>
                <w:moveFrom w:id="5803" w:author="tao huang" w:date="2018-01-12T00:14:00Z"/>
                <w:rFonts w:eastAsia="Times New Roman" w:cs="Times New Roman"/>
                <w:b w:val="0"/>
                <w:color w:val="000000" w:themeColor="text1"/>
                <w:sz w:val="22"/>
              </w:rPr>
              <w:pPrChange w:id="5804" w:author="tao huang" w:date="2018-01-12T00:14:00Z">
                <w:pPr>
                  <w:shd w:val="clear" w:color="auto" w:fill="FFFFFF" w:themeFill="background1"/>
                  <w:spacing w:after="0" w:line="240" w:lineRule="auto"/>
                  <w:jc w:val="center"/>
                </w:pPr>
              </w:pPrChange>
            </w:pPr>
            <w:moveFrom w:id="5805" w:author="tao huang" w:date="2018-01-12T00:14:00Z">
              <w:r w:rsidRPr="000B121E" w:rsidDel="000E0F6C">
                <w:rPr>
                  <w:rFonts w:eastAsia="Times New Roman" w:cs="Times New Roman"/>
                  <w:b w:val="0"/>
                  <w:color w:val="000000" w:themeColor="text1"/>
                  <w:sz w:val="22"/>
                </w:rPr>
                <w:t>h=1</w:t>
              </w:r>
            </w:moveFrom>
          </w:p>
        </w:tc>
        <w:tc>
          <w:tcPr>
            <w:tcW w:w="1873" w:type="dxa"/>
            <w:tcBorders>
              <w:top w:val="single" w:sz="4" w:space="0" w:color="auto"/>
            </w:tcBorders>
            <w:shd w:val="clear" w:color="auto" w:fill="auto"/>
            <w:noWrap/>
            <w:hideMark/>
          </w:tcPr>
          <w:p w14:paraId="10FF92D7" w14:textId="1E9FBD72"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06" w:author="tao huang" w:date="2018-01-12T00:14:00Z"/>
                <w:rFonts w:eastAsia="Times New Roman" w:cs="Times New Roman"/>
                <w:color w:val="000000" w:themeColor="text1"/>
                <w:sz w:val="22"/>
              </w:rPr>
              <w:pPrChange w:id="5807"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808" w:author="tao huang" w:date="2018-01-12T00:14:00Z">
              <w:r w:rsidRPr="000B121E" w:rsidDel="000E0F6C">
                <w:rPr>
                  <w:rFonts w:eastAsia="Times New Roman" w:cs="Times New Roman"/>
                  <w:color w:val="000000" w:themeColor="text1"/>
                  <w:sz w:val="22"/>
                </w:rPr>
                <w:t>ADL-intra-EWC</w:t>
              </w:r>
            </w:moveFrom>
          </w:p>
        </w:tc>
        <w:tc>
          <w:tcPr>
            <w:tcW w:w="1231" w:type="dxa"/>
            <w:tcBorders>
              <w:top w:val="single" w:sz="4" w:space="0" w:color="auto"/>
            </w:tcBorders>
            <w:shd w:val="clear" w:color="auto" w:fill="auto"/>
            <w:noWrap/>
            <w:hideMark/>
          </w:tcPr>
          <w:p w14:paraId="37B0F6C8" w14:textId="7133825F"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09" w:author="tao huang" w:date="2018-01-12T00:14:00Z"/>
                <w:rFonts w:eastAsia="Times New Roman" w:cs="Times New Roman"/>
                <w:color w:val="000000" w:themeColor="text1"/>
                <w:sz w:val="22"/>
              </w:rPr>
              <w:pPrChange w:id="5810"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811" w:author="tao huang" w:date="2018-01-12T00:14:00Z">
              <w:r w:rsidRPr="000B121E" w:rsidDel="000E0F6C">
                <w:rPr>
                  <w:rFonts w:eastAsia="Times New Roman" w:cs="Times New Roman"/>
                  <w:color w:val="000000" w:themeColor="text1"/>
                  <w:sz w:val="22"/>
                </w:rPr>
                <w:t>ADL-intra</w:t>
              </w:r>
            </w:moveFrom>
          </w:p>
        </w:tc>
        <w:tc>
          <w:tcPr>
            <w:tcW w:w="1179" w:type="dxa"/>
            <w:tcBorders>
              <w:top w:val="single" w:sz="4" w:space="0" w:color="auto"/>
            </w:tcBorders>
            <w:shd w:val="clear" w:color="auto" w:fill="auto"/>
            <w:noWrap/>
            <w:hideMark/>
          </w:tcPr>
          <w:p w14:paraId="1AF824BC" w14:textId="601D6D0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12" w:author="tao huang" w:date="2018-01-12T00:14:00Z"/>
                <w:rFonts w:eastAsia="Times New Roman" w:cs="Times New Roman"/>
                <w:color w:val="000000" w:themeColor="text1"/>
                <w:sz w:val="22"/>
              </w:rPr>
              <w:pPrChange w:id="5813"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814" w:author="tao huang" w:date="2018-01-12T00:14:00Z">
              <w:r w:rsidRPr="000B121E" w:rsidDel="000E0F6C">
                <w:rPr>
                  <w:rFonts w:eastAsia="Times New Roman" w:cs="Times New Roman"/>
                  <w:color w:val="000000" w:themeColor="text1"/>
                  <w:sz w:val="22"/>
                </w:rPr>
                <w:t>-37.33%</w:t>
              </w:r>
            </w:moveFrom>
          </w:p>
        </w:tc>
        <w:tc>
          <w:tcPr>
            <w:tcW w:w="1134" w:type="dxa"/>
            <w:tcBorders>
              <w:top w:val="single" w:sz="4" w:space="0" w:color="auto"/>
            </w:tcBorders>
            <w:shd w:val="clear" w:color="auto" w:fill="auto"/>
            <w:noWrap/>
            <w:hideMark/>
          </w:tcPr>
          <w:p w14:paraId="3CA5FE1D" w14:textId="63ED4CF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15" w:author="tao huang" w:date="2018-01-12T00:14:00Z"/>
                <w:rFonts w:eastAsia="Times New Roman" w:cs="Times New Roman"/>
                <w:color w:val="000000" w:themeColor="text1"/>
                <w:sz w:val="22"/>
              </w:rPr>
              <w:pPrChange w:id="5816"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817" w:author="tao huang" w:date="2018-01-12T00:14:00Z">
              <w:r w:rsidRPr="000B121E" w:rsidDel="000E0F6C">
                <w:rPr>
                  <w:rFonts w:eastAsia="Times New Roman" w:cs="Times New Roman"/>
                  <w:color w:val="000000" w:themeColor="text1"/>
                  <w:sz w:val="22"/>
                </w:rPr>
                <w:t>-13.17%</w:t>
              </w:r>
            </w:moveFrom>
          </w:p>
        </w:tc>
        <w:tc>
          <w:tcPr>
            <w:tcW w:w="992" w:type="dxa"/>
            <w:tcBorders>
              <w:top w:val="single" w:sz="4" w:space="0" w:color="auto"/>
            </w:tcBorders>
            <w:shd w:val="clear" w:color="auto" w:fill="auto"/>
            <w:noWrap/>
            <w:hideMark/>
          </w:tcPr>
          <w:p w14:paraId="471272C1" w14:textId="21AF4168"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18" w:author="tao huang" w:date="2018-01-12T00:14:00Z"/>
                <w:rFonts w:eastAsia="Times New Roman" w:cs="Times New Roman"/>
                <w:color w:val="000000" w:themeColor="text1"/>
                <w:sz w:val="22"/>
              </w:rPr>
              <w:pPrChange w:id="5819"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820" w:author="tao huang" w:date="2018-01-12T00:14:00Z">
              <w:r w:rsidRPr="000B121E" w:rsidDel="000E0F6C">
                <w:rPr>
                  <w:rFonts w:eastAsia="Times New Roman" w:cs="Times New Roman"/>
                  <w:color w:val="000000" w:themeColor="text1"/>
                  <w:sz w:val="22"/>
                </w:rPr>
                <w:t>-10.04%</w:t>
              </w:r>
            </w:moveFrom>
          </w:p>
        </w:tc>
        <w:tc>
          <w:tcPr>
            <w:tcW w:w="0" w:type="dxa"/>
            <w:tcBorders>
              <w:top w:val="single" w:sz="4" w:space="0" w:color="auto"/>
            </w:tcBorders>
            <w:shd w:val="clear" w:color="auto" w:fill="auto"/>
            <w:noWrap/>
            <w:hideMark/>
          </w:tcPr>
          <w:p w14:paraId="29C9363F" w14:textId="5B6CEEC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21" w:author="tao huang" w:date="2018-01-12T00:14:00Z"/>
                <w:rFonts w:eastAsia="Times New Roman" w:cs="Times New Roman"/>
                <w:color w:val="000000" w:themeColor="text1"/>
                <w:sz w:val="22"/>
              </w:rPr>
              <w:pPrChange w:id="5822"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823" w:author="tao huang" w:date="2018-01-12T00:14:00Z">
              <w:r w:rsidRPr="000B121E" w:rsidDel="000E0F6C">
                <w:rPr>
                  <w:rFonts w:eastAsia="Times New Roman" w:cs="Times New Roman"/>
                  <w:color w:val="000000" w:themeColor="text1"/>
                  <w:sz w:val="22"/>
                </w:rPr>
                <w:t>-4.55%</w:t>
              </w:r>
            </w:moveFrom>
          </w:p>
        </w:tc>
      </w:tr>
      <w:tr w:rsidR="004617F2" w:rsidRPr="000B121E" w:rsidDel="000E0F6C" w14:paraId="286EB6C1" w14:textId="5FFBB19A"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67591644" w14:textId="34ED383B" w:rsidR="004617F2" w:rsidRPr="000B121E" w:rsidDel="000E0F6C" w:rsidRDefault="004617F2" w:rsidP="000E0F6C">
            <w:pPr>
              <w:shd w:val="clear" w:color="auto" w:fill="FFFFFF" w:themeFill="background1"/>
              <w:spacing w:after="0" w:line="360" w:lineRule="auto"/>
              <w:rPr>
                <w:moveFrom w:id="5824" w:author="tao huang" w:date="2018-01-12T00:14:00Z"/>
                <w:rFonts w:eastAsia="Times New Roman" w:cs="Times New Roman"/>
                <w:b w:val="0"/>
                <w:color w:val="000000" w:themeColor="text1"/>
                <w:sz w:val="22"/>
              </w:rPr>
              <w:pPrChange w:id="5825" w:author="tao huang" w:date="2018-01-12T00:14:00Z">
                <w:pPr>
                  <w:shd w:val="clear" w:color="auto" w:fill="FFFFFF" w:themeFill="background1"/>
                  <w:spacing w:after="0" w:line="240" w:lineRule="auto"/>
                </w:pPr>
              </w:pPrChange>
            </w:pPr>
          </w:p>
        </w:tc>
        <w:tc>
          <w:tcPr>
            <w:tcW w:w="1873" w:type="dxa"/>
            <w:shd w:val="clear" w:color="auto" w:fill="auto"/>
            <w:noWrap/>
            <w:hideMark/>
          </w:tcPr>
          <w:p w14:paraId="5FB81C66" w14:textId="0B930215"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26" w:author="tao huang" w:date="2018-01-12T00:14:00Z"/>
                <w:rFonts w:eastAsia="Times New Roman" w:cs="Times New Roman"/>
                <w:color w:val="000000" w:themeColor="text1"/>
                <w:sz w:val="22"/>
              </w:rPr>
              <w:pPrChange w:id="5827"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828" w:author="tao huang" w:date="2018-01-12T00:14:00Z">
              <w:r w:rsidRPr="000B121E" w:rsidDel="000E0F6C">
                <w:rPr>
                  <w:rFonts w:eastAsia="Times New Roman" w:cs="Times New Roman"/>
                  <w:color w:val="000000" w:themeColor="text1"/>
                  <w:sz w:val="22"/>
                </w:rPr>
                <w:t>ADL-intra-IC</w:t>
              </w:r>
            </w:moveFrom>
          </w:p>
        </w:tc>
        <w:tc>
          <w:tcPr>
            <w:tcW w:w="1231" w:type="dxa"/>
            <w:shd w:val="clear" w:color="auto" w:fill="auto"/>
            <w:noWrap/>
            <w:hideMark/>
          </w:tcPr>
          <w:p w14:paraId="35264BE6" w14:textId="68F1CD54"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29" w:author="tao huang" w:date="2018-01-12T00:14:00Z"/>
                <w:rFonts w:eastAsia="Times New Roman" w:cs="Times New Roman"/>
                <w:color w:val="000000" w:themeColor="text1"/>
                <w:sz w:val="22"/>
              </w:rPr>
              <w:pPrChange w:id="5830"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831" w:author="tao huang" w:date="2018-01-12T00:14:00Z">
              <w:r w:rsidRPr="000B121E" w:rsidDel="000E0F6C">
                <w:rPr>
                  <w:rFonts w:eastAsia="Times New Roman" w:cs="Times New Roman"/>
                  <w:color w:val="000000" w:themeColor="text1"/>
                  <w:sz w:val="22"/>
                </w:rPr>
                <w:t>ADL-intra</w:t>
              </w:r>
            </w:moveFrom>
          </w:p>
        </w:tc>
        <w:tc>
          <w:tcPr>
            <w:tcW w:w="1179" w:type="dxa"/>
            <w:shd w:val="clear" w:color="auto" w:fill="auto"/>
            <w:noWrap/>
            <w:hideMark/>
          </w:tcPr>
          <w:p w14:paraId="193A7E0A" w14:textId="1F5F0681"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32" w:author="tao huang" w:date="2018-01-12T00:14:00Z"/>
                <w:rFonts w:eastAsia="Times New Roman" w:cs="Times New Roman"/>
                <w:color w:val="000000" w:themeColor="text1"/>
                <w:sz w:val="22"/>
              </w:rPr>
              <w:pPrChange w:id="5833"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834" w:author="tao huang" w:date="2018-01-12T00:14:00Z">
              <w:r w:rsidRPr="000B121E" w:rsidDel="000E0F6C">
                <w:rPr>
                  <w:rFonts w:eastAsia="Times New Roman" w:cs="Times New Roman"/>
                  <w:color w:val="000000" w:themeColor="text1"/>
                  <w:sz w:val="22"/>
                </w:rPr>
                <w:t>-37.63%</w:t>
              </w:r>
            </w:moveFrom>
          </w:p>
        </w:tc>
        <w:tc>
          <w:tcPr>
            <w:tcW w:w="1134" w:type="dxa"/>
            <w:shd w:val="clear" w:color="auto" w:fill="auto"/>
            <w:noWrap/>
            <w:hideMark/>
          </w:tcPr>
          <w:p w14:paraId="7402040C" w14:textId="1B89476D"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35" w:author="tao huang" w:date="2018-01-12T00:14:00Z"/>
                <w:rFonts w:eastAsia="Times New Roman" w:cs="Times New Roman"/>
                <w:color w:val="000000" w:themeColor="text1"/>
                <w:sz w:val="22"/>
              </w:rPr>
              <w:pPrChange w:id="5836"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837" w:author="tao huang" w:date="2018-01-12T00:14:00Z">
              <w:r w:rsidRPr="000B121E" w:rsidDel="000E0F6C">
                <w:rPr>
                  <w:rFonts w:eastAsia="Times New Roman" w:cs="Times New Roman"/>
                  <w:color w:val="000000" w:themeColor="text1"/>
                  <w:sz w:val="22"/>
                </w:rPr>
                <w:t>-13.38%</w:t>
              </w:r>
            </w:moveFrom>
          </w:p>
        </w:tc>
        <w:tc>
          <w:tcPr>
            <w:tcW w:w="992" w:type="dxa"/>
            <w:shd w:val="clear" w:color="auto" w:fill="auto"/>
            <w:noWrap/>
            <w:hideMark/>
          </w:tcPr>
          <w:p w14:paraId="0C6225F7" w14:textId="7C85DBCA"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38" w:author="tao huang" w:date="2018-01-12T00:14:00Z"/>
                <w:rFonts w:eastAsia="Times New Roman" w:cs="Times New Roman"/>
                <w:color w:val="000000" w:themeColor="text1"/>
                <w:sz w:val="22"/>
              </w:rPr>
              <w:pPrChange w:id="5839"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840" w:author="tao huang" w:date="2018-01-12T00:14:00Z">
              <w:r w:rsidRPr="000B121E" w:rsidDel="000E0F6C">
                <w:rPr>
                  <w:rFonts w:eastAsia="Times New Roman" w:cs="Times New Roman"/>
                  <w:color w:val="000000" w:themeColor="text1"/>
                  <w:sz w:val="22"/>
                </w:rPr>
                <w:t>-10.27%</w:t>
              </w:r>
            </w:moveFrom>
          </w:p>
        </w:tc>
        <w:tc>
          <w:tcPr>
            <w:tcW w:w="0" w:type="dxa"/>
            <w:shd w:val="clear" w:color="auto" w:fill="auto"/>
            <w:noWrap/>
            <w:hideMark/>
          </w:tcPr>
          <w:p w14:paraId="2C5733E6" w14:textId="364DC141"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41" w:author="tao huang" w:date="2018-01-12T00:14:00Z"/>
                <w:rFonts w:eastAsia="Times New Roman" w:cs="Times New Roman"/>
                <w:color w:val="000000" w:themeColor="text1"/>
                <w:sz w:val="22"/>
              </w:rPr>
              <w:pPrChange w:id="5842"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843" w:author="tao huang" w:date="2018-01-12T00:14:00Z">
              <w:r w:rsidRPr="000B121E" w:rsidDel="000E0F6C">
                <w:rPr>
                  <w:rFonts w:eastAsia="Times New Roman" w:cs="Times New Roman"/>
                  <w:color w:val="000000" w:themeColor="text1"/>
                  <w:sz w:val="22"/>
                </w:rPr>
                <w:t>-4.88%</w:t>
              </w:r>
            </w:moveFrom>
          </w:p>
        </w:tc>
      </w:tr>
      <w:tr w:rsidR="004617F2" w:rsidRPr="000B121E" w:rsidDel="000E0F6C" w14:paraId="2427BFF6" w14:textId="5625E501"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3A65C66E" w14:textId="55D95CBA" w:rsidR="004617F2" w:rsidRPr="000B121E" w:rsidDel="000E0F6C" w:rsidRDefault="004617F2" w:rsidP="000E0F6C">
            <w:pPr>
              <w:shd w:val="clear" w:color="auto" w:fill="FFFFFF" w:themeFill="background1"/>
              <w:spacing w:after="0" w:line="360" w:lineRule="auto"/>
              <w:rPr>
                <w:moveFrom w:id="5844" w:author="tao huang" w:date="2018-01-12T00:14:00Z"/>
                <w:rFonts w:eastAsia="Times New Roman" w:cs="Times New Roman"/>
                <w:b w:val="0"/>
                <w:color w:val="000000" w:themeColor="text1"/>
                <w:sz w:val="22"/>
              </w:rPr>
              <w:pPrChange w:id="5845" w:author="tao huang" w:date="2018-01-12T00:14:00Z">
                <w:pPr>
                  <w:shd w:val="clear" w:color="auto" w:fill="FFFFFF" w:themeFill="background1"/>
                  <w:spacing w:after="0" w:line="240" w:lineRule="auto"/>
                </w:pPr>
              </w:pPrChange>
            </w:pPr>
          </w:p>
        </w:tc>
        <w:tc>
          <w:tcPr>
            <w:tcW w:w="1873" w:type="dxa"/>
            <w:shd w:val="clear" w:color="auto" w:fill="auto"/>
            <w:noWrap/>
            <w:hideMark/>
          </w:tcPr>
          <w:p w14:paraId="6D7A4C44" w14:textId="0EC7281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46" w:author="tao huang" w:date="2018-01-12T00:14:00Z"/>
                <w:rFonts w:eastAsia="Times New Roman" w:cs="Times New Roman"/>
                <w:color w:val="000000" w:themeColor="text1"/>
                <w:sz w:val="22"/>
              </w:rPr>
              <w:pPrChange w:id="5847"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848" w:author="tao huang" w:date="2018-01-12T00:14:00Z">
              <w:r w:rsidRPr="000B121E" w:rsidDel="000E0F6C">
                <w:rPr>
                  <w:rFonts w:eastAsia="Times New Roman" w:cs="Times New Roman"/>
                  <w:color w:val="000000" w:themeColor="text1"/>
                  <w:sz w:val="22"/>
                </w:rPr>
                <w:t>ADL-own-EWC</w:t>
              </w:r>
            </w:moveFrom>
          </w:p>
        </w:tc>
        <w:tc>
          <w:tcPr>
            <w:tcW w:w="1231" w:type="dxa"/>
            <w:shd w:val="clear" w:color="auto" w:fill="auto"/>
            <w:noWrap/>
            <w:hideMark/>
          </w:tcPr>
          <w:p w14:paraId="07CCB289" w14:textId="095A7A2A"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49" w:author="tao huang" w:date="2018-01-12T00:14:00Z"/>
                <w:rFonts w:eastAsia="Times New Roman" w:cs="Times New Roman"/>
                <w:color w:val="000000" w:themeColor="text1"/>
                <w:sz w:val="22"/>
              </w:rPr>
              <w:pPrChange w:id="5850"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851" w:author="tao huang" w:date="2018-01-12T00:14:00Z">
              <w:r w:rsidRPr="000B121E" w:rsidDel="000E0F6C">
                <w:rPr>
                  <w:rFonts w:eastAsia="Times New Roman" w:cs="Times New Roman"/>
                  <w:color w:val="000000" w:themeColor="text1"/>
                  <w:sz w:val="22"/>
                </w:rPr>
                <w:t>ADL-own</w:t>
              </w:r>
            </w:moveFrom>
          </w:p>
        </w:tc>
        <w:tc>
          <w:tcPr>
            <w:tcW w:w="1179" w:type="dxa"/>
            <w:shd w:val="clear" w:color="auto" w:fill="auto"/>
            <w:noWrap/>
            <w:hideMark/>
          </w:tcPr>
          <w:p w14:paraId="52E9DF8D" w14:textId="6F0D5560"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52" w:author="tao huang" w:date="2018-01-12T00:14:00Z"/>
                <w:rFonts w:eastAsia="Times New Roman" w:cs="Times New Roman"/>
                <w:color w:val="000000" w:themeColor="text1"/>
                <w:sz w:val="22"/>
              </w:rPr>
              <w:pPrChange w:id="5853"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854" w:author="tao huang" w:date="2018-01-12T00:14:00Z">
              <w:r w:rsidRPr="000B121E" w:rsidDel="000E0F6C">
                <w:rPr>
                  <w:rFonts w:eastAsia="Times New Roman" w:cs="Times New Roman"/>
                  <w:color w:val="000000" w:themeColor="text1"/>
                  <w:sz w:val="22"/>
                </w:rPr>
                <w:t>-0.47%</w:t>
              </w:r>
            </w:moveFrom>
          </w:p>
        </w:tc>
        <w:tc>
          <w:tcPr>
            <w:tcW w:w="1134" w:type="dxa"/>
            <w:shd w:val="clear" w:color="auto" w:fill="auto"/>
            <w:noWrap/>
            <w:hideMark/>
          </w:tcPr>
          <w:p w14:paraId="7131FD62" w14:textId="6D9145F3"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55" w:author="tao huang" w:date="2018-01-12T00:14:00Z"/>
                <w:rFonts w:eastAsia="Times New Roman" w:cs="Times New Roman"/>
                <w:color w:val="000000" w:themeColor="text1"/>
                <w:sz w:val="22"/>
              </w:rPr>
              <w:pPrChange w:id="5856"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857" w:author="tao huang" w:date="2018-01-12T00:14:00Z">
              <w:r w:rsidRPr="000B121E" w:rsidDel="000E0F6C">
                <w:rPr>
                  <w:rFonts w:eastAsia="Times New Roman" w:cs="Times New Roman"/>
                  <w:color w:val="000000" w:themeColor="text1"/>
                  <w:sz w:val="22"/>
                </w:rPr>
                <w:t>-0.36%</w:t>
              </w:r>
            </w:moveFrom>
          </w:p>
        </w:tc>
        <w:tc>
          <w:tcPr>
            <w:tcW w:w="992" w:type="dxa"/>
            <w:shd w:val="clear" w:color="auto" w:fill="auto"/>
            <w:noWrap/>
            <w:hideMark/>
          </w:tcPr>
          <w:p w14:paraId="25D29EA6" w14:textId="793561B3"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58" w:author="tao huang" w:date="2018-01-12T00:14:00Z"/>
                <w:rFonts w:eastAsia="Times New Roman" w:cs="Times New Roman"/>
                <w:color w:val="000000" w:themeColor="text1"/>
                <w:sz w:val="22"/>
              </w:rPr>
              <w:pPrChange w:id="5859"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860" w:author="tao huang" w:date="2018-01-12T00:14:00Z">
              <w:r w:rsidRPr="000B121E" w:rsidDel="000E0F6C">
                <w:rPr>
                  <w:rFonts w:eastAsia="Times New Roman" w:cs="Times New Roman"/>
                  <w:color w:val="000000" w:themeColor="text1"/>
                  <w:sz w:val="22"/>
                </w:rPr>
                <w:t>-0.44%</w:t>
              </w:r>
            </w:moveFrom>
          </w:p>
        </w:tc>
        <w:tc>
          <w:tcPr>
            <w:tcW w:w="0" w:type="dxa"/>
            <w:shd w:val="clear" w:color="auto" w:fill="auto"/>
            <w:noWrap/>
            <w:hideMark/>
          </w:tcPr>
          <w:p w14:paraId="1C1D1E7F" w14:textId="0FF21BE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61" w:author="tao huang" w:date="2018-01-12T00:14:00Z"/>
                <w:rFonts w:eastAsia="Times New Roman" w:cs="Times New Roman"/>
                <w:color w:val="000000" w:themeColor="text1"/>
                <w:sz w:val="22"/>
              </w:rPr>
              <w:pPrChange w:id="5862"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863" w:author="tao huang" w:date="2018-01-12T00:14:00Z">
              <w:r w:rsidRPr="000B121E" w:rsidDel="000E0F6C">
                <w:rPr>
                  <w:rFonts w:eastAsia="Times New Roman" w:cs="Times New Roman"/>
                  <w:color w:val="000000" w:themeColor="text1"/>
                  <w:sz w:val="22"/>
                </w:rPr>
                <w:t>-0.58%</w:t>
              </w:r>
            </w:moveFrom>
          </w:p>
        </w:tc>
      </w:tr>
      <w:tr w:rsidR="004617F2" w:rsidRPr="000B121E" w:rsidDel="000E0F6C" w14:paraId="58E06C48" w14:textId="2509C973"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23FC0155" w14:textId="06CF4104" w:rsidR="004617F2" w:rsidRPr="000B121E" w:rsidDel="000E0F6C" w:rsidRDefault="004617F2" w:rsidP="000E0F6C">
            <w:pPr>
              <w:shd w:val="clear" w:color="auto" w:fill="FFFFFF" w:themeFill="background1"/>
              <w:spacing w:after="0" w:line="360" w:lineRule="auto"/>
              <w:rPr>
                <w:moveFrom w:id="5864" w:author="tao huang" w:date="2018-01-12T00:14:00Z"/>
                <w:rFonts w:eastAsia="Times New Roman" w:cs="Times New Roman"/>
                <w:b w:val="0"/>
                <w:color w:val="000000" w:themeColor="text1"/>
                <w:sz w:val="22"/>
              </w:rPr>
              <w:pPrChange w:id="5865" w:author="tao huang" w:date="2018-01-12T00:14:00Z">
                <w:pPr>
                  <w:shd w:val="clear" w:color="auto" w:fill="FFFFFF" w:themeFill="background1"/>
                  <w:spacing w:after="0" w:line="240" w:lineRule="auto"/>
                </w:pPr>
              </w:pPrChange>
            </w:pPr>
          </w:p>
        </w:tc>
        <w:tc>
          <w:tcPr>
            <w:tcW w:w="1873" w:type="dxa"/>
            <w:shd w:val="clear" w:color="auto" w:fill="auto"/>
            <w:noWrap/>
            <w:hideMark/>
          </w:tcPr>
          <w:p w14:paraId="15CBDFDD" w14:textId="57FDEE46"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66" w:author="tao huang" w:date="2018-01-12T00:14:00Z"/>
                <w:rFonts w:eastAsia="Times New Roman" w:cs="Times New Roman"/>
                <w:color w:val="000000" w:themeColor="text1"/>
                <w:sz w:val="22"/>
              </w:rPr>
              <w:pPrChange w:id="5867"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868" w:author="tao huang" w:date="2018-01-12T00:14:00Z">
              <w:r w:rsidRPr="000B121E" w:rsidDel="000E0F6C">
                <w:rPr>
                  <w:rFonts w:eastAsia="Times New Roman" w:cs="Times New Roman"/>
                  <w:color w:val="000000" w:themeColor="text1"/>
                  <w:sz w:val="22"/>
                </w:rPr>
                <w:t>ADL-own-IC</w:t>
              </w:r>
            </w:moveFrom>
          </w:p>
        </w:tc>
        <w:tc>
          <w:tcPr>
            <w:tcW w:w="1231" w:type="dxa"/>
            <w:shd w:val="clear" w:color="auto" w:fill="auto"/>
            <w:noWrap/>
            <w:hideMark/>
          </w:tcPr>
          <w:p w14:paraId="4957EDC9" w14:textId="43AAD9A2"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69" w:author="tao huang" w:date="2018-01-12T00:14:00Z"/>
                <w:rFonts w:eastAsia="Times New Roman" w:cs="Times New Roman"/>
                <w:color w:val="000000" w:themeColor="text1"/>
                <w:sz w:val="22"/>
              </w:rPr>
              <w:pPrChange w:id="5870"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871" w:author="tao huang" w:date="2018-01-12T00:14:00Z">
              <w:r w:rsidRPr="000B121E" w:rsidDel="000E0F6C">
                <w:rPr>
                  <w:rFonts w:eastAsia="Times New Roman" w:cs="Times New Roman"/>
                  <w:color w:val="000000" w:themeColor="text1"/>
                  <w:sz w:val="22"/>
                </w:rPr>
                <w:t>ADL-own</w:t>
              </w:r>
            </w:moveFrom>
          </w:p>
        </w:tc>
        <w:tc>
          <w:tcPr>
            <w:tcW w:w="1179" w:type="dxa"/>
            <w:shd w:val="clear" w:color="auto" w:fill="auto"/>
            <w:noWrap/>
            <w:hideMark/>
          </w:tcPr>
          <w:p w14:paraId="4D4A2351" w14:textId="0C6BEC67"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72" w:author="tao huang" w:date="2018-01-12T00:14:00Z"/>
                <w:rFonts w:eastAsia="Times New Roman" w:cs="Times New Roman"/>
                <w:color w:val="000000" w:themeColor="text1"/>
                <w:sz w:val="22"/>
              </w:rPr>
              <w:pPrChange w:id="5873"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874" w:author="tao huang" w:date="2018-01-12T00:14:00Z">
              <w:r w:rsidRPr="000B121E" w:rsidDel="000E0F6C">
                <w:rPr>
                  <w:rFonts w:eastAsia="Times New Roman" w:cs="Times New Roman"/>
                  <w:color w:val="000000" w:themeColor="text1"/>
                  <w:sz w:val="22"/>
                </w:rPr>
                <w:t>2.11%</w:t>
              </w:r>
            </w:moveFrom>
          </w:p>
        </w:tc>
        <w:tc>
          <w:tcPr>
            <w:tcW w:w="1134" w:type="dxa"/>
            <w:shd w:val="clear" w:color="auto" w:fill="auto"/>
            <w:noWrap/>
            <w:hideMark/>
          </w:tcPr>
          <w:p w14:paraId="3039B876" w14:textId="2358E903"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75" w:author="tao huang" w:date="2018-01-12T00:14:00Z"/>
                <w:rFonts w:eastAsia="Times New Roman" w:cs="Times New Roman"/>
                <w:color w:val="000000" w:themeColor="text1"/>
                <w:sz w:val="22"/>
              </w:rPr>
              <w:pPrChange w:id="5876"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877" w:author="tao huang" w:date="2018-01-12T00:14:00Z">
              <w:r w:rsidRPr="000B121E" w:rsidDel="000E0F6C">
                <w:rPr>
                  <w:rFonts w:eastAsia="Times New Roman" w:cs="Times New Roman"/>
                  <w:color w:val="000000" w:themeColor="text1"/>
                  <w:sz w:val="22"/>
                </w:rPr>
                <w:t>-0.80%</w:t>
              </w:r>
            </w:moveFrom>
          </w:p>
        </w:tc>
        <w:tc>
          <w:tcPr>
            <w:tcW w:w="992" w:type="dxa"/>
            <w:shd w:val="clear" w:color="auto" w:fill="auto"/>
            <w:noWrap/>
            <w:hideMark/>
          </w:tcPr>
          <w:p w14:paraId="31665F22" w14:textId="24EFD768"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78" w:author="tao huang" w:date="2018-01-12T00:14:00Z"/>
                <w:rFonts w:eastAsia="Times New Roman" w:cs="Times New Roman"/>
                <w:color w:val="000000" w:themeColor="text1"/>
                <w:sz w:val="22"/>
              </w:rPr>
              <w:pPrChange w:id="5879"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880" w:author="tao huang" w:date="2018-01-12T00:14:00Z">
              <w:r w:rsidRPr="000B121E" w:rsidDel="000E0F6C">
                <w:rPr>
                  <w:rFonts w:eastAsia="Times New Roman" w:cs="Times New Roman"/>
                  <w:color w:val="000000" w:themeColor="text1"/>
                  <w:sz w:val="22"/>
                </w:rPr>
                <w:t>-1.22%</w:t>
              </w:r>
            </w:moveFrom>
          </w:p>
        </w:tc>
        <w:tc>
          <w:tcPr>
            <w:tcW w:w="0" w:type="dxa"/>
            <w:shd w:val="clear" w:color="auto" w:fill="auto"/>
            <w:noWrap/>
            <w:hideMark/>
          </w:tcPr>
          <w:p w14:paraId="3F5C7424" w14:textId="202776EB"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881" w:author="tao huang" w:date="2018-01-12T00:14:00Z"/>
                <w:rFonts w:eastAsia="Times New Roman" w:cs="Times New Roman"/>
                <w:color w:val="000000" w:themeColor="text1"/>
                <w:sz w:val="22"/>
              </w:rPr>
              <w:pPrChange w:id="5882"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883" w:author="tao huang" w:date="2018-01-12T00:14:00Z">
              <w:r w:rsidRPr="000B121E" w:rsidDel="000E0F6C">
                <w:rPr>
                  <w:rFonts w:eastAsia="Times New Roman" w:cs="Times New Roman"/>
                  <w:color w:val="000000" w:themeColor="text1"/>
                  <w:sz w:val="22"/>
                </w:rPr>
                <w:t>-1.80%</w:t>
              </w:r>
            </w:moveFrom>
          </w:p>
        </w:tc>
      </w:tr>
      <w:tr w:rsidR="004617F2" w:rsidRPr="000B121E" w:rsidDel="000E0F6C" w14:paraId="64AE7705" w14:textId="58015B47"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34A6F2E1" w14:textId="0381FD79" w:rsidR="004617F2" w:rsidRPr="000B121E" w:rsidDel="000E0F6C" w:rsidRDefault="004617F2" w:rsidP="000E0F6C">
            <w:pPr>
              <w:shd w:val="clear" w:color="auto" w:fill="FFFFFF" w:themeFill="background1"/>
              <w:spacing w:after="0" w:line="360" w:lineRule="auto"/>
              <w:rPr>
                <w:moveFrom w:id="5884" w:author="tao huang" w:date="2018-01-12T00:14:00Z"/>
                <w:rFonts w:eastAsia="Times New Roman" w:cs="Times New Roman"/>
                <w:b w:val="0"/>
                <w:color w:val="000000" w:themeColor="text1"/>
                <w:sz w:val="22"/>
              </w:rPr>
              <w:pPrChange w:id="5885" w:author="tao huang" w:date="2018-01-12T00:14:00Z">
                <w:pPr>
                  <w:shd w:val="clear" w:color="auto" w:fill="FFFFFF" w:themeFill="background1"/>
                  <w:spacing w:after="0" w:line="240" w:lineRule="auto"/>
                </w:pPr>
              </w:pPrChange>
            </w:pPr>
          </w:p>
        </w:tc>
        <w:tc>
          <w:tcPr>
            <w:tcW w:w="1873" w:type="dxa"/>
            <w:shd w:val="clear" w:color="auto" w:fill="auto"/>
            <w:noWrap/>
            <w:hideMark/>
          </w:tcPr>
          <w:p w14:paraId="03C06AB9" w14:textId="2CE5C361"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86" w:author="tao huang" w:date="2018-01-12T00:14:00Z"/>
                <w:rFonts w:eastAsia="Times New Roman" w:cs="Times New Roman"/>
                <w:color w:val="000000" w:themeColor="text1"/>
                <w:sz w:val="22"/>
              </w:rPr>
              <w:pPrChange w:id="5887"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888" w:author="tao huang" w:date="2018-01-12T00:14:00Z">
              <w:r w:rsidRPr="000B121E" w:rsidDel="000E0F6C">
                <w:rPr>
                  <w:rFonts w:eastAsia="Times New Roman" w:cs="Times New Roman"/>
                  <w:color w:val="000000" w:themeColor="text1"/>
                  <w:sz w:val="22"/>
                </w:rPr>
                <w:t>ADL-intra</w:t>
              </w:r>
            </w:moveFrom>
          </w:p>
        </w:tc>
        <w:tc>
          <w:tcPr>
            <w:tcW w:w="1231" w:type="dxa"/>
            <w:shd w:val="clear" w:color="auto" w:fill="auto"/>
            <w:noWrap/>
            <w:hideMark/>
          </w:tcPr>
          <w:p w14:paraId="07CAEB8A" w14:textId="05853177"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89" w:author="tao huang" w:date="2018-01-12T00:14:00Z"/>
                <w:rFonts w:eastAsia="Times New Roman" w:cs="Times New Roman"/>
                <w:color w:val="000000" w:themeColor="text1"/>
                <w:sz w:val="22"/>
              </w:rPr>
              <w:pPrChange w:id="5890"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891" w:author="tao huang" w:date="2018-01-12T00:14:00Z">
              <w:r w:rsidRPr="000B121E" w:rsidDel="000E0F6C">
                <w:rPr>
                  <w:rFonts w:eastAsia="Times New Roman" w:cs="Times New Roman"/>
                  <w:color w:val="000000" w:themeColor="text1"/>
                  <w:sz w:val="22"/>
                </w:rPr>
                <w:t>ADL-own</w:t>
              </w:r>
            </w:moveFrom>
          </w:p>
        </w:tc>
        <w:tc>
          <w:tcPr>
            <w:tcW w:w="1179" w:type="dxa"/>
            <w:shd w:val="clear" w:color="auto" w:fill="auto"/>
            <w:noWrap/>
            <w:hideMark/>
          </w:tcPr>
          <w:p w14:paraId="0EBAC6AE" w14:textId="61C751CF"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92" w:author="tao huang" w:date="2018-01-12T00:14:00Z"/>
                <w:rFonts w:eastAsia="Times New Roman" w:cs="Times New Roman"/>
                <w:color w:val="000000" w:themeColor="text1"/>
                <w:sz w:val="22"/>
              </w:rPr>
              <w:pPrChange w:id="5893"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894" w:author="tao huang" w:date="2018-01-12T00:14:00Z">
              <w:r w:rsidRPr="000B121E" w:rsidDel="000E0F6C">
                <w:rPr>
                  <w:rFonts w:eastAsia="Times New Roman" w:cs="Times New Roman"/>
                  <w:color w:val="000000" w:themeColor="text1"/>
                  <w:sz w:val="22"/>
                </w:rPr>
                <w:t>-6.01%</w:t>
              </w:r>
            </w:moveFrom>
          </w:p>
        </w:tc>
        <w:tc>
          <w:tcPr>
            <w:tcW w:w="1134" w:type="dxa"/>
            <w:shd w:val="clear" w:color="auto" w:fill="auto"/>
            <w:noWrap/>
            <w:hideMark/>
          </w:tcPr>
          <w:p w14:paraId="2E64C7DF" w14:textId="369A5927"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95" w:author="tao huang" w:date="2018-01-12T00:14:00Z"/>
                <w:rFonts w:eastAsia="Times New Roman" w:cs="Times New Roman"/>
                <w:color w:val="000000" w:themeColor="text1"/>
                <w:sz w:val="22"/>
              </w:rPr>
              <w:pPrChange w:id="5896"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897" w:author="tao huang" w:date="2018-01-12T00:14:00Z">
              <w:r w:rsidRPr="000B121E" w:rsidDel="000E0F6C">
                <w:rPr>
                  <w:rFonts w:eastAsia="Times New Roman" w:cs="Times New Roman"/>
                  <w:color w:val="000000" w:themeColor="text1"/>
                  <w:sz w:val="22"/>
                </w:rPr>
                <w:t>-1.10%</w:t>
              </w:r>
            </w:moveFrom>
          </w:p>
        </w:tc>
        <w:tc>
          <w:tcPr>
            <w:tcW w:w="992" w:type="dxa"/>
            <w:shd w:val="clear" w:color="auto" w:fill="auto"/>
            <w:noWrap/>
            <w:hideMark/>
          </w:tcPr>
          <w:p w14:paraId="6B547480" w14:textId="5A5AF6AC"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898" w:author="tao huang" w:date="2018-01-12T00:14:00Z"/>
                <w:rFonts w:eastAsia="Times New Roman" w:cs="Times New Roman"/>
                <w:color w:val="000000" w:themeColor="text1"/>
                <w:sz w:val="22"/>
              </w:rPr>
              <w:pPrChange w:id="5899"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900" w:author="tao huang" w:date="2018-01-12T00:14:00Z">
              <w:r w:rsidRPr="000B121E" w:rsidDel="000E0F6C">
                <w:rPr>
                  <w:rFonts w:eastAsia="Times New Roman" w:cs="Times New Roman"/>
                  <w:color w:val="000000" w:themeColor="text1"/>
                  <w:sz w:val="22"/>
                </w:rPr>
                <w:t>-0.51%</w:t>
              </w:r>
            </w:moveFrom>
          </w:p>
        </w:tc>
        <w:tc>
          <w:tcPr>
            <w:tcW w:w="0" w:type="dxa"/>
            <w:shd w:val="clear" w:color="auto" w:fill="auto"/>
            <w:noWrap/>
            <w:hideMark/>
          </w:tcPr>
          <w:p w14:paraId="22063F13" w14:textId="6EB60597"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01" w:author="tao huang" w:date="2018-01-12T00:14:00Z"/>
                <w:rFonts w:eastAsia="Times New Roman" w:cs="Times New Roman"/>
                <w:color w:val="000000" w:themeColor="text1"/>
                <w:sz w:val="22"/>
              </w:rPr>
              <w:pPrChange w:id="5902"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903" w:author="tao huang" w:date="2018-01-12T00:14:00Z">
              <w:r w:rsidRPr="000B121E" w:rsidDel="000E0F6C">
                <w:rPr>
                  <w:rFonts w:eastAsia="Times New Roman" w:cs="Times New Roman"/>
                  <w:color w:val="000000" w:themeColor="text1"/>
                  <w:sz w:val="22"/>
                </w:rPr>
                <w:t>-2.03%</w:t>
              </w:r>
            </w:moveFrom>
          </w:p>
        </w:tc>
      </w:tr>
      <w:tr w:rsidR="004617F2" w:rsidRPr="000B121E" w:rsidDel="000E0F6C" w14:paraId="1A7537F6" w14:textId="5AC6C99C"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1418E0B9" w14:textId="4717A283" w:rsidR="004617F2" w:rsidRPr="000B121E" w:rsidDel="000E0F6C" w:rsidRDefault="004617F2" w:rsidP="000E0F6C">
            <w:pPr>
              <w:shd w:val="clear" w:color="auto" w:fill="FFFFFF" w:themeFill="background1"/>
              <w:spacing w:after="0" w:line="360" w:lineRule="auto"/>
              <w:rPr>
                <w:moveFrom w:id="5904" w:author="tao huang" w:date="2018-01-12T00:14:00Z"/>
                <w:rFonts w:eastAsia="Times New Roman" w:cs="Times New Roman"/>
                <w:b w:val="0"/>
                <w:color w:val="000000" w:themeColor="text1"/>
                <w:sz w:val="22"/>
              </w:rPr>
              <w:pPrChange w:id="5905" w:author="tao huang" w:date="2018-01-12T00:14:00Z">
                <w:pPr>
                  <w:shd w:val="clear" w:color="auto" w:fill="FFFFFF" w:themeFill="background1"/>
                  <w:spacing w:after="0" w:line="240" w:lineRule="auto"/>
                </w:pPr>
              </w:pPrChange>
            </w:pPr>
          </w:p>
        </w:tc>
        <w:tc>
          <w:tcPr>
            <w:tcW w:w="1873" w:type="dxa"/>
            <w:shd w:val="clear" w:color="auto" w:fill="auto"/>
            <w:noWrap/>
            <w:hideMark/>
          </w:tcPr>
          <w:p w14:paraId="1971CDE2" w14:textId="70C24EC2"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06" w:author="tao huang" w:date="2018-01-12T00:14:00Z"/>
                <w:rFonts w:eastAsia="Times New Roman" w:cs="Times New Roman"/>
                <w:color w:val="000000" w:themeColor="text1"/>
                <w:sz w:val="22"/>
              </w:rPr>
              <w:pPrChange w:id="5907"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908" w:author="tao huang" w:date="2018-01-12T00:14:00Z">
              <w:r w:rsidRPr="000B121E" w:rsidDel="000E0F6C">
                <w:rPr>
                  <w:rFonts w:eastAsia="Times New Roman" w:cs="Times New Roman"/>
                  <w:color w:val="000000" w:themeColor="text1"/>
                  <w:sz w:val="22"/>
                </w:rPr>
                <w:t>ADL-own-EWC</w:t>
              </w:r>
            </w:moveFrom>
          </w:p>
        </w:tc>
        <w:tc>
          <w:tcPr>
            <w:tcW w:w="1231" w:type="dxa"/>
            <w:shd w:val="clear" w:color="auto" w:fill="auto"/>
            <w:noWrap/>
            <w:hideMark/>
          </w:tcPr>
          <w:p w14:paraId="3DF4252D" w14:textId="69545A24"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09" w:author="tao huang" w:date="2018-01-12T00:14:00Z"/>
                <w:rFonts w:eastAsia="Times New Roman" w:cs="Times New Roman"/>
                <w:color w:val="000000" w:themeColor="text1"/>
                <w:sz w:val="22"/>
              </w:rPr>
              <w:pPrChange w:id="5910"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911"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5A431387" w14:textId="6413060C"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12" w:author="tao huang" w:date="2018-01-12T00:14:00Z"/>
                <w:rFonts w:eastAsia="Times New Roman" w:cs="Times New Roman"/>
                <w:color w:val="000000" w:themeColor="text1"/>
                <w:sz w:val="22"/>
              </w:rPr>
              <w:pPrChange w:id="5913"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914" w:author="tao huang" w:date="2018-01-12T00:14:00Z">
              <w:r w:rsidRPr="000B121E" w:rsidDel="000E0F6C">
                <w:rPr>
                  <w:rFonts w:eastAsia="Times New Roman" w:cs="Times New Roman"/>
                  <w:color w:val="000000" w:themeColor="text1"/>
                  <w:sz w:val="22"/>
                </w:rPr>
                <w:t>-33.64%</w:t>
              </w:r>
            </w:moveFrom>
          </w:p>
        </w:tc>
        <w:tc>
          <w:tcPr>
            <w:tcW w:w="1134" w:type="dxa"/>
            <w:shd w:val="clear" w:color="auto" w:fill="auto"/>
            <w:noWrap/>
            <w:hideMark/>
          </w:tcPr>
          <w:p w14:paraId="5A50F643" w14:textId="48DBD493"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15" w:author="tao huang" w:date="2018-01-12T00:14:00Z"/>
                <w:rFonts w:eastAsia="Times New Roman" w:cs="Times New Roman"/>
                <w:color w:val="000000" w:themeColor="text1"/>
                <w:sz w:val="22"/>
              </w:rPr>
              <w:pPrChange w:id="5916"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917" w:author="tao huang" w:date="2018-01-12T00:14:00Z">
              <w:r w:rsidRPr="000B121E" w:rsidDel="000E0F6C">
                <w:rPr>
                  <w:rFonts w:eastAsia="Times New Roman" w:cs="Times New Roman"/>
                  <w:color w:val="000000" w:themeColor="text1"/>
                  <w:sz w:val="22"/>
                </w:rPr>
                <w:t>-12.52%</w:t>
              </w:r>
            </w:moveFrom>
          </w:p>
        </w:tc>
        <w:tc>
          <w:tcPr>
            <w:tcW w:w="992" w:type="dxa"/>
            <w:shd w:val="clear" w:color="auto" w:fill="auto"/>
            <w:noWrap/>
            <w:hideMark/>
          </w:tcPr>
          <w:p w14:paraId="6F044878" w14:textId="3476D98E"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18" w:author="tao huang" w:date="2018-01-12T00:14:00Z"/>
                <w:rFonts w:eastAsia="Times New Roman" w:cs="Times New Roman"/>
                <w:color w:val="000000" w:themeColor="text1"/>
                <w:sz w:val="22"/>
              </w:rPr>
              <w:pPrChange w:id="5919"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920" w:author="tao huang" w:date="2018-01-12T00:14:00Z">
              <w:r w:rsidRPr="000B121E" w:rsidDel="000E0F6C">
                <w:rPr>
                  <w:rFonts w:eastAsia="Times New Roman" w:cs="Times New Roman"/>
                  <w:color w:val="000000" w:themeColor="text1"/>
                  <w:sz w:val="22"/>
                </w:rPr>
                <w:t>-9.97%</w:t>
              </w:r>
            </w:moveFrom>
          </w:p>
        </w:tc>
        <w:tc>
          <w:tcPr>
            <w:tcW w:w="0" w:type="dxa"/>
            <w:shd w:val="clear" w:color="auto" w:fill="auto"/>
            <w:noWrap/>
            <w:hideMark/>
          </w:tcPr>
          <w:p w14:paraId="125D2586" w14:textId="4E84E15F"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21" w:author="tao huang" w:date="2018-01-12T00:14:00Z"/>
                <w:rFonts w:eastAsia="Times New Roman" w:cs="Times New Roman"/>
                <w:color w:val="000000" w:themeColor="text1"/>
                <w:sz w:val="22"/>
              </w:rPr>
              <w:pPrChange w:id="5922"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923" w:author="tao huang" w:date="2018-01-12T00:14:00Z">
              <w:r w:rsidRPr="000B121E" w:rsidDel="000E0F6C">
                <w:rPr>
                  <w:rFonts w:eastAsia="Times New Roman" w:cs="Times New Roman"/>
                  <w:color w:val="000000" w:themeColor="text1"/>
                  <w:sz w:val="22"/>
                </w:rPr>
                <w:t>-3.14%</w:t>
              </w:r>
            </w:moveFrom>
          </w:p>
        </w:tc>
      </w:tr>
      <w:tr w:rsidR="004617F2" w:rsidRPr="000B121E" w:rsidDel="000E0F6C" w14:paraId="07A6CD79" w14:textId="7B7121D1"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1DF08746" w14:textId="1731462F" w:rsidR="004617F2" w:rsidRPr="000B121E" w:rsidDel="000E0F6C" w:rsidRDefault="004617F2" w:rsidP="000E0F6C">
            <w:pPr>
              <w:shd w:val="clear" w:color="auto" w:fill="FFFFFF" w:themeFill="background1"/>
              <w:spacing w:after="0" w:line="360" w:lineRule="auto"/>
              <w:rPr>
                <w:moveFrom w:id="5924" w:author="tao huang" w:date="2018-01-12T00:14:00Z"/>
                <w:rFonts w:eastAsia="Times New Roman" w:cs="Times New Roman"/>
                <w:b w:val="0"/>
                <w:color w:val="000000" w:themeColor="text1"/>
                <w:sz w:val="22"/>
              </w:rPr>
              <w:pPrChange w:id="5925" w:author="tao huang" w:date="2018-01-12T00:14:00Z">
                <w:pPr>
                  <w:shd w:val="clear" w:color="auto" w:fill="FFFFFF" w:themeFill="background1"/>
                  <w:spacing w:after="0" w:line="240" w:lineRule="auto"/>
                </w:pPr>
              </w:pPrChange>
            </w:pPr>
          </w:p>
        </w:tc>
        <w:tc>
          <w:tcPr>
            <w:tcW w:w="1873" w:type="dxa"/>
            <w:shd w:val="clear" w:color="auto" w:fill="auto"/>
            <w:noWrap/>
            <w:hideMark/>
          </w:tcPr>
          <w:p w14:paraId="2F825708" w14:textId="585E2AC0"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26" w:author="tao huang" w:date="2018-01-12T00:14:00Z"/>
                <w:rFonts w:eastAsia="Times New Roman" w:cs="Times New Roman"/>
                <w:color w:val="000000" w:themeColor="text1"/>
                <w:sz w:val="22"/>
              </w:rPr>
              <w:pPrChange w:id="5927"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928" w:author="tao huang" w:date="2018-01-12T00:14:00Z">
              <w:r w:rsidRPr="000B121E" w:rsidDel="000E0F6C">
                <w:rPr>
                  <w:rFonts w:eastAsia="Times New Roman" w:cs="Times New Roman"/>
                  <w:color w:val="000000" w:themeColor="text1"/>
                  <w:sz w:val="22"/>
                </w:rPr>
                <w:t>ADL-own-IC</w:t>
              </w:r>
            </w:moveFrom>
          </w:p>
        </w:tc>
        <w:tc>
          <w:tcPr>
            <w:tcW w:w="1231" w:type="dxa"/>
            <w:shd w:val="clear" w:color="auto" w:fill="auto"/>
            <w:noWrap/>
            <w:hideMark/>
          </w:tcPr>
          <w:p w14:paraId="36519623" w14:textId="6642B334"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29" w:author="tao huang" w:date="2018-01-12T00:14:00Z"/>
                <w:rFonts w:eastAsia="Times New Roman" w:cs="Times New Roman"/>
                <w:color w:val="000000" w:themeColor="text1"/>
                <w:sz w:val="22"/>
              </w:rPr>
              <w:pPrChange w:id="5930"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931"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72F99A73" w14:textId="27E1BD7D"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32" w:author="tao huang" w:date="2018-01-12T00:14:00Z"/>
                <w:rFonts w:eastAsia="Times New Roman" w:cs="Times New Roman"/>
                <w:color w:val="000000" w:themeColor="text1"/>
                <w:sz w:val="22"/>
              </w:rPr>
              <w:pPrChange w:id="5933"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934" w:author="tao huang" w:date="2018-01-12T00:14:00Z">
              <w:r w:rsidRPr="000B121E" w:rsidDel="000E0F6C">
                <w:rPr>
                  <w:rFonts w:eastAsia="Times New Roman" w:cs="Times New Roman"/>
                  <w:color w:val="000000" w:themeColor="text1"/>
                  <w:sz w:val="22"/>
                </w:rPr>
                <w:t>-31.92%</w:t>
              </w:r>
            </w:moveFrom>
          </w:p>
        </w:tc>
        <w:tc>
          <w:tcPr>
            <w:tcW w:w="1134" w:type="dxa"/>
            <w:shd w:val="clear" w:color="auto" w:fill="auto"/>
            <w:noWrap/>
            <w:hideMark/>
          </w:tcPr>
          <w:p w14:paraId="6CA71088" w14:textId="1A2F37F5"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35" w:author="tao huang" w:date="2018-01-12T00:14:00Z"/>
                <w:rFonts w:eastAsia="Times New Roman" w:cs="Times New Roman"/>
                <w:color w:val="000000" w:themeColor="text1"/>
                <w:sz w:val="22"/>
              </w:rPr>
              <w:pPrChange w:id="5936"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937" w:author="tao huang" w:date="2018-01-12T00:14:00Z">
              <w:r w:rsidRPr="000B121E" w:rsidDel="000E0F6C">
                <w:rPr>
                  <w:rFonts w:eastAsia="Times New Roman" w:cs="Times New Roman"/>
                  <w:color w:val="000000" w:themeColor="text1"/>
                  <w:sz w:val="22"/>
                </w:rPr>
                <w:t>-12.91%</w:t>
              </w:r>
            </w:moveFrom>
          </w:p>
        </w:tc>
        <w:tc>
          <w:tcPr>
            <w:tcW w:w="992" w:type="dxa"/>
            <w:shd w:val="clear" w:color="auto" w:fill="auto"/>
            <w:noWrap/>
            <w:hideMark/>
          </w:tcPr>
          <w:p w14:paraId="60321AD4" w14:textId="208279CA"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38" w:author="tao huang" w:date="2018-01-12T00:14:00Z"/>
                <w:rFonts w:eastAsia="Times New Roman" w:cs="Times New Roman"/>
                <w:color w:val="000000" w:themeColor="text1"/>
                <w:sz w:val="22"/>
              </w:rPr>
              <w:pPrChange w:id="5939"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940" w:author="tao huang" w:date="2018-01-12T00:14:00Z">
              <w:r w:rsidRPr="000B121E" w:rsidDel="000E0F6C">
                <w:rPr>
                  <w:rFonts w:eastAsia="Times New Roman" w:cs="Times New Roman"/>
                  <w:color w:val="000000" w:themeColor="text1"/>
                  <w:sz w:val="22"/>
                </w:rPr>
                <w:t>-10.68%</w:t>
              </w:r>
            </w:moveFrom>
          </w:p>
        </w:tc>
        <w:tc>
          <w:tcPr>
            <w:tcW w:w="0" w:type="dxa"/>
            <w:shd w:val="clear" w:color="auto" w:fill="auto"/>
            <w:noWrap/>
            <w:hideMark/>
          </w:tcPr>
          <w:p w14:paraId="7D3C26BB" w14:textId="4886EE4F"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41" w:author="tao huang" w:date="2018-01-12T00:14:00Z"/>
                <w:rFonts w:eastAsia="Times New Roman" w:cs="Times New Roman"/>
                <w:color w:val="000000" w:themeColor="text1"/>
                <w:sz w:val="22"/>
              </w:rPr>
              <w:pPrChange w:id="5942"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943" w:author="tao huang" w:date="2018-01-12T00:14:00Z">
              <w:r w:rsidRPr="000B121E" w:rsidDel="000E0F6C">
                <w:rPr>
                  <w:rFonts w:eastAsia="Times New Roman" w:cs="Times New Roman"/>
                  <w:color w:val="000000" w:themeColor="text1"/>
                  <w:sz w:val="22"/>
                </w:rPr>
                <w:t>-4.33%</w:t>
              </w:r>
            </w:moveFrom>
          </w:p>
        </w:tc>
      </w:tr>
      <w:tr w:rsidR="004617F2" w:rsidRPr="000B121E" w:rsidDel="000E0F6C" w14:paraId="1BF7EC05" w14:textId="20EAA41B"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2525400C" w14:textId="3E2B35F4" w:rsidR="004617F2" w:rsidRPr="000B121E" w:rsidDel="000E0F6C" w:rsidRDefault="004617F2" w:rsidP="000E0F6C">
            <w:pPr>
              <w:shd w:val="clear" w:color="auto" w:fill="FFFFFF" w:themeFill="background1"/>
              <w:spacing w:after="0" w:line="360" w:lineRule="auto"/>
              <w:rPr>
                <w:moveFrom w:id="5944" w:author="tao huang" w:date="2018-01-12T00:14:00Z"/>
                <w:rFonts w:eastAsia="Times New Roman" w:cs="Times New Roman"/>
                <w:b w:val="0"/>
                <w:color w:val="000000" w:themeColor="text1"/>
                <w:sz w:val="22"/>
              </w:rPr>
              <w:pPrChange w:id="5945" w:author="tao huang" w:date="2018-01-12T00:14:00Z">
                <w:pPr>
                  <w:shd w:val="clear" w:color="auto" w:fill="FFFFFF" w:themeFill="background1"/>
                  <w:spacing w:after="0" w:line="240" w:lineRule="auto"/>
                </w:pPr>
              </w:pPrChange>
            </w:pPr>
          </w:p>
        </w:tc>
        <w:tc>
          <w:tcPr>
            <w:tcW w:w="1873" w:type="dxa"/>
            <w:shd w:val="clear" w:color="auto" w:fill="auto"/>
            <w:noWrap/>
            <w:hideMark/>
          </w:tcPr>
          <w:p w14:paraId="2116E2D4" w14:textId="1AC1A231"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46" w:author="tao huang" w:date="2018-01-12T00:14:00Z"/>
                <w:rFonts w:eastAsia="Times New Roman" w:cs="Times New Roman"/>
                <w:color w:val="000000" w:themeColor="text1"/>
                <w:sz w:val="22"/>
              </w:rPr>
              <w:pPrChange w:id="5947"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948" w:author="tao huang" w:date="2018-01-12T00:14:00Z">
              <w:r w:rsidRPr="000B121E" w:rsidDel="000E0F6C">
                <w:rPr>
                  <w:rFonts w:eastAsia="Times New Roman" w:cs="Times New Roman"/>
                  <w:color w:val="000000" w:themeColor="text1"/>
                  <w:sz w:val="22"/>
                </w:rPr>
                <w:t>ADL-intra-EWC</w:t>
              </w:r>
            </w:moveFrom>
          </w:p>
        </w:tc>
        <w:tc>
          <w:tcPr>
            <w:tcW w:w="1231" w:type="dxa"/>
            <w:shd w:val="clear" w:color="auto" w:fill="auto"/>
            <w:noWrap/>
            <w:hideMark/>
          </w:tcPr>
          <w:p w14:paraId="0608AA06" w14:textId="1177EF65"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49" w:author="tao huang" w:date="2018-01-12T00:14:00Z"/>
                <w:rFonts w:eastAsia="Times New Roman" w:cs="Times New Roman"/>
                <w:color w:val="000000" w:themeColor="text1"/>
                <w:sz w:val="22"/>
              </w:rPr>
              <w:pPrChange w:id="5950"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951"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156F54D7" w14:textId="4127B502"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52" w:author="tao huang" w:date="2018-01-12T00:14:00Z"/>
                <w:rFonts w:eastAsia="Times New Roman" w:cs="Times New Roman"/>
                <w:color w:val="000000" w:themeColor="text1"/>
                <w:sz w:val="22"/>
              </w:rPr>
              <w:pPrChange w:id="5953"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954" w:author="tao huang" w:date="2018-01-12T00:14:00Z">
              <w:r w:rsidRPr="000B121E" w:rsidDel="000E0F6C">
                <w:rPr>
                  <w:rFonts w:eastAsia="Times New Roman" w:cs="Times New Roman"/>
                  <w:color w:val="000000" w:themeColor="text1"/>
                  <w:sz w:val="22"/>
                </w:rPr>
                <w:t>-37.63%</w:t>
              </w:r>
            </w:moveFrom>
          </w:p>
        </w:tc>
        <w:tc>
          <w:tcPr>
            <w:tcW w:w="1134" w:type="dxa"/>
            <w:shd w:val="clear" w:color="auto" w:fill="auto"/>
            <w:noWrap/>
            <w:hideMark/>
          </w:tcPr>
          <w:p w14:paraId="6B167978" w14:textId="2B57D3DC"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55" w:author="tao huang" w:date="2018-01-12T00:14:00Z"/>
                <w:rFonts w:eastAsia="Times New Roman" w:cs="Times New Roman"/>
                <w:color w:val="000000" w:themeColor="text1"/>
                <w:sz w:val="22"/>
              </w:rPr>
              <w:pPrChange w:id="5956"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957" w:author="tao huang" w:date="2018-01-12T00:14:00Z">
              <w:r w:rsidRPr="000B121E" w:rsidDel="000E0F6C">
                <w:rPr>
                  <w:rFonts w:eastAsia="Times New Roman" w:cs="Times New Roman"/>
                  <w:color w:val="000000" w:themeColor="text1"/>
                  <w:sz w:val="22"/>
                </w:rPr>
                <w:t>-13.38%</w:t>
              </w:r>
            </w:moveFrom>
          </w:p>
        </w:tc>
        <w:tc>
          <w:tcPr>
            <w:tcW w:w="992" w:type="dxa"/>
            <w:shd w:val="clear" w:color="auto" w:fill="auto"/>
            <w:noWrap/>
            <w:hideMark/>
          </w:tcPr>
          <w:p w14:paraId="583EE7BB" w14:textId="6367795C"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58" w:author="tao huang" w:date="2018-01-12T00:14:00Z"/>
                <w:rFonts w:eastAsia="Times New Roman" w:cs="Times New Roman"/>
                <w:color w:val="000000" w:themeColor="text1"/>
                <w:sz w:val="22"/>
              </w:rPr>
              <w:pPrChange w:id="5959"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960" w:author="tao huang" w:date="2018-01-12T00:14:00Z">
              <w:r w:rsidRPr="000B121E" w:rsidDel="000E0F6C">
                <w:rPr>
                  <w:rFonts w:eastAsia="Times New Roman" w:cs="Times New Roman"/>
                  <w:color w:val="000000" w:themeColor="text1"/>
                  <w:sz w:val="22"/>
                </w:rPr>
                <w:t>-10.27%</w:t>
              </w:r>
            </w:moveFrom>
          </w:p>
        </w:tc>
        <w:tc>
          <w:tcPr>
            <w:tcW w:w="0" w:type="dxa"/>
            <w:shd w:val="clear" w:color="auto" w:fill="auto"/>
            <w:noWrap/>
            <w:hideMark/>
          </w:tcPr>
          <w:p w14:paraId="004CC395" w14:textId="13A7A17B"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61" w:author="tao huang" w:date="2018-01-12T00:14:00Z"/>
                <w:rFonts w:eastAsia="Times New Roman" w:cs="Times New Roman"/>
                <w:color w:val="000000" w:themeColor="text1"/>
                <w:sz w:val="22"/>
              </w:rPr>
              <w:pPrChange w:id="5962"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963" w:author="tao huang" w:date="2018-01-12T00:14:00Z">
              <w:r w:rsidRPr="000B121E" w:rsidDel="000E0F6C">
                <w:rPr>
                  <w:rFonts w:eastAsia="Times New Roman" w:cs="Times New Roman"/>
                  <w:color w:val="000000" w:themeColor="text1"/>
                  <w:sz w:val="22"/>
                </w:rPr>
                <w:t>-4.88%</w:t>
              </w:r>
            </w:moveFrom>
          </w:p>
        </w:tc>
      </w:tr>
      <w:tr w:rsidR="004617F2" w:rsidRPr="000B121E" w:rsidDel="000E0F6C" w14:paraId="1EAC85A0" w14:textId="2C17B3DE" w:rsidTr="00B1292C">
        <w:trPr>
          <w:gridAfter w:val="1"/>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
          <w:p w14:paraId="11263AD6" w14:textId="64A67107" w:rsidR="004617F2" w:rsidRPr="000B121E" w:rsidDel="000E0F6C" w:rsidRDefault="004617F2" w:rsidP="000E0F6C">
            <w:pPr>
              <w:shd w:val="clear" w:color="auto" w:fill="FFFFFF" w:themeFill="background1"/>
              <w:spacing w:after="0" w:line="360" w:lineRule="auto"/>
              <w:rPr>
                <w:moveFrom w:id="5964" w:author="tao huang" w:date="2018-01-12T00:14:00Z"/>
                <w:rFonts w:eastAsia="Times New Roman" w:cs="Times New Roman"/>
                <w:b w:val="0"/>
                <w:color w:val="000000" w:themeColor="text1"/>
                <w:sz w:val="22"/>
              </w:rPr>
              <w:pPrChange w:id="5965" w:author="tao huang" w:date="2018-01-12T00:14:00Z">
                <w:pPr>
                  <w:shd w:val="clear" w:color="auto" w:fill="FFFFFF" w:themeFill="background1"/>
                  <w:spacing w:after="0" w:line="240" w:lineRule="auto"/>
                </w:pPr>
              </w:pPrChange>
            </w:pPr>
          </w:p>
        </w:tc>
        <w:tc>
          <w:tcPr>
            <w:tcW w:w="1873" w:type="dxa"/>
            <w:shd w:val="clear" w:color="auto" w:fill="auto"/>
            <w:noWrap/>
            <w:hideMark/>
          </w:tcPr>
          <w:p w14:paraId="02ABDC64" w14:textId="604B15D9"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66" w:author="tao huang" w:date="2018-01-12T00:14:00Z"/>
                <w:rFonts w:eastAsia="Times New Roman" w:cs="Times New Roman"/>
                <w:color w:val="000000" w:themeColor="text1"/>
                <w:sz w:val="22"/>
              </w:rPr>
              <w:pPrChange w:id="5967" w:author="tao huang" w:date="2018-01-12T00:14:00Z">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pPr>
              </w:pPrChange>
            </w:pPr>
            <w:moveFrom w:id="5968" w:author="tao huang" w:date="2018-01-12T00:14:00Z">
              <w:r w:rsidRPr="000B121E" w:rsidDel="000E0F6C">
                <w:rPr>
                  <w:rFonts w:eastAsia="Times New Roman" w:cs="Times New Roman"/>
                  <w:color w:val="000000" w:themeColor="text1"/>
                  <w:sz w:val="22"/>
                </w:rPr>
                <w:t>ADL-intra-IC</w:t>
              </w:r>
            </w:moveFrom>
          </w:p>
        </w:tc>
        <w:tc>
          <w:tcPr>
            <w:tcW w:w="1231" w:type="dxa"/>
            <w:shd w:val="clear" w:color="auto" w:fill="auto"/>
            <w:noWrap/>
            <w:hideMark/>
          </w:tcPr>
          <w:p w14:paraId="1632A818" w14:textId="3B920CC9"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69" w:author="tao huang" w:date="2018-01-12T00:14:00Z"/>
                <w:rFonts w:eastAsia="Times New Roman" w:cs="Times New Roman"/>
                <w:color w:val="000000" w:themeColor="text1"/>
                <w:sz w:val="22"/>
              </w:rPr>
              <w:pPrChange w:id="5970"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971"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30676A4D" w14:textId="6D014486"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72" w:author="tao huang" w:date="2018-01-12T00:14:00Z"/>
                <w:rFonts w:eastAsia="Times New Roman" w:cs="Times New Roman"/>
                <w:color w:val="000000" w:themeColor="text1"/>
                <w:sz w:val="22"/>
              </w:rPr>
              <w:pPrChange w:id="5973"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974" w:author="tao huang" w:date="2018-01-12T00:14:00Z">
              <w:r w:rsidRPr="000B121E" w:rsidDel="000E0F6C">
                <w:rPr>
                  <w:rFonts w:eastAsia="Times New Roman" w:cs="Times New Roman"/>
                  <w:color w:val="000000" w:themeColor="text1"/>
                  <w:sz w:val="22"/>
                </w:rPr>
                <w:t>-37.59%</w:t>
              </w:r>
            </w:moveFrom>
          </w:p>
        </w:tc>
        <w:tc>
          <w:tcPr>
            <w:tcW w:w="1134" w:type="dxa"/>
            <w:shd w:val="clear" w:color="auto" w:fill="auto"/>
            <w:noWrap/>
            <w:hideMark/>
          </w:tcPr>
          <w:p w14:paraId="0A65E4B1" w14:textId="64AEA9C9"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75" w:author="tao huang" w:date="2018-01-12T00:14:00Z"/>
                <w:rFonts w:eastAsia="Times New Roman" w:cs="Times New Roman"/>
                <w:color w:val="000000" w:themeColor="text1"/>
                <w:sz w:val="22"/>
              </w:rPr>
              <w:pPrChange w:id="5976"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977" w:author="tao huang" w:date="2018-01-12T00:14:00Z">
              <w:r w:rsidRPr="000B121E" w:rsidDel="000E0F6C">
                <w:rPr>
                  <w:rFonts w:eastAsia="Times New Roman" w:cs="Times New Roman"/>
                  <w:color w:val="000000" w:themeColor="text1"/>
                  <w:sz w:val="22"/>
                </w:rPr>
                <w:t>-13.75%</w:t>
              </w:r>
            </w:moveFrom>
          </w:p>
        </w:tc>
        <w:tc>
          <w:tcPr>
            <w:tcW w:w="992" w:type="dxa"/>
            <w:shd w:val="clear" w:color="auto" w:fill="auto"/>
            <w:noWrap/>
            <w:hideMark/>
          </w:tcPr>
          <w:p w14:paraId="0203102E" w14:textId="1BB46D72"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78" w:author="tao huang" w:date="2018-01-12T00:14:00Z"/>
                <w:rFonts w:eastAsia="Times New Roman" w:cs="Times New Roman"/>
                <w:color w:val="000000" w:themeColor="text1"/>
                <w:sz w:val="22"/>
              </w:rPr>
              <w:pPrChange w:id="5979" w:author="tao huang" w:date="2018-01-12T00:14:00Z">
                <w:pPr>
                  <w:shd w:val="clear" w:color="auto" w:fill="FFFFFF" w:themeFill="background1"/>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moveFrom w:id="5980" w:author="tao huang" w:date="2018-01-12T00:14:00Z">
              <w:r w:rsidRPr="000B121E" w:rsidDel="000E0F6C">
                <w:rPr>
                  <w:rFonts w:eastAsia="Times New Roman" w:cs="Times New Roman"/>
                  <w:color w:val="000000" w:themeColor="text1"/>
                  <w:sz w:val="22"/>
                </w:rPr>
                <w:t>-10.99%</w:t>
              </w:r>
            </w:moveFrom>
          </w:p>
        </w:tc>
        <w:tc>
          <w:tcPr>
            <w:tcW w:w="0" w:type="dxa"/>
            <w:shd w:val="clear" w:color="auto" w:fill="auto"/>
            <w:noWrap/>
            <w:hideMark/>
          </w:tcPr>
          <w:p w14:paraId="4A9058D3" w14:textId="73D777B1" w:rsidR="004617F2" w:rsidRPr="000B121E" w:rsidDel="000E0F6C" w:rsidRDefault="004617F2" w:rsidP="000E0F6C">
            <w:pPr>
              <w:shd w:val="clear" w:color="auto" w:fill="FFFFFF" w:themeFill="background1"/>
              <w:spacing w:after="0" w:line="360" w:lineRule="auto"/>
              <w:cnfStyle w:val="000000000000" w:firstRow="0" w:lastRow="0" w:firstColumn="0" w:lastColumn="0" w:oddVBand="0" w:evenVBand="0" w:oddHBand="0" w:evenHBand="0" w:firstRowFirstColumn="0" w:firstRowLastColumn="0" w:lastRowFirstColumn="0" w:lastRowLastColumn="0"/>
              <w:rPr>
                <w:moveFrom w:id="5981" w:author="tao huang" w:date="2018-01-12T00:14:00Z"/>
                <w:rFonts w:eastAsia="Times New Roman" w:cs="Times New Roman"/>
                <w:color w:val="000000" w:themeColor="text1"/>
                <w:sz w:val="22"/>
              </w:rPr>
              <w:pPrChange w:id="5982" w:author="tao huang" w:date="2018-01-12T00:14:00Z">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moveFrom w:id="5983" w:author="tao huang" w:date="2018-01-12T00:14:00Z">
              <w:r w:rsidRPr="000B121E" w:rsidDel="000E0F6C">
                <w:rPr>
                  <w:rFonts w:eastAsia="Times New Roman" w:cs="Times New Roman"/>
                  <w:color w:val="000000" w:themeColor="text1"/>
                  <w:sz w:val="22"/>
                </w:rPr>
                <w:t>-5.85%</w:t>
              </w:r>
            </w:moveFrom>
          </w:p>
        </w:tc>
      </w:tr>
      <w:tr w:rsidR="004617F2" w:rsidRPr="000B121E" w:rsidDel="000E0F6C" w14:paraId="5D9DBFF0" w14:textId="18C15384" w:rsidTr="00B1292C">
        <w:trPr>
          <w:gridAfter w:val="1"/>
          <w:cnfStyle w:val="000000100000" w:firstRow="0" w:lastRow="0" w:firstColumn="0" w:lastColumn="0" w:oddVBand="0" w:evenVBand="0" w:oddHBand="1" w:evenHBand="0" w:firstRowFirstColumn="0" w:firstRowLastColumn="0" w:lastRowFirstColumn="0" w:lastRowLastColumn="0"/>
          <w:wAfter w:w="7" w:type="dxa"/>
          <w:trHeight w:val="2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noWrap/>
            <w:hideMark/>
          </w:tcPr>
          <w:p w14:paraId="5B8F15FA" w14:textId="245C1B26" w:rsidR="004617F2" w:rsidRPr="000B121E" w:rsidDel="000E0F6C" w:rsidRDefault="004617F2" w:rsidP="000E0F6C">
            <w:pPr>
              <w:shd w:val="clear" w:color="auto" w:fill="FFFFFF" w:themeFill="background1"/>
              <w:spacing w:after="0" w:line="360" w:lineRule="auto"/>
              <w:rPr>
                <w:moveFrom w:id="5984" w:author="tao huang" w:date="2018-01-12T00:14:00Z"/>
                <w:rFonts w:eastAsia="Times New Roman" w:cs="Times New Roman"/>
                <w:b w:val="0"/>
                <w:color w:val="000000" w:themeColor="text1"/>
                <w:sz w:val="22"/>
              </w:rPr>
              <w:pPrChange w:id="5985" w:author="tao huang" w:date="2018-01-12T00:14:00Z">
                <w:pPr>
                  <w:shd w:val="clear" w:color="auto" w:fill="FFFFFF" w:themeFill="background1"/>
                  <w:spacing w:after="0" w:line="240" w:lineRule="auto"/>
                </w:pPr>
              </w:pPrChange>
            </w:pPr>
            <w:moveFrom w:id="5986" w:author="tao huang" w:date="2018-01-12T00:14:00Z">
              <w:r w:rsidRPr="000B121E" w:rsidDel="000E0F6C">
                <w:rPr>
                  <w:rFonts w:eastAsia="Times New Roman" w:cs="Times New Roman"/>
                  <w:b w:val="0"/>
                  <w:color w:val="000000" w:themeColor="text1"/>
                  <w:sz w:val="22"/>
                </w:rPr>
                <w:t> </w:t>
              </w:r>
            </w:moveFrom>
          </w:p>
        </w:tc>
        <w:tc>
          <w:tcPr>
            <w:tcW w:w="1873" w:type="dxa"/>
            <w:shd w:val="clear" w:color="auto" w:fill="auto"/>
            <w:hideMark/>
          </w:tcPr>
          <w:p w14:paraId="1B4B0345" w14:textId="7C8A4FED"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87" w:author="tao huang" w:date="2018-01-12T00:14:00Z"/>
                <w:rFonts w:eastAsia="Times New Roman" w:cs="Times New Roman"/>
                <w:color w:val="000000" w:themeColor="text1"/>
                <w:sz w:val="22"/>
              </w:rPr>
              <w:pPrChange w:id="5988" w:author="tao huang" w:date="2018-01-12T00:14:00Z">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pPr>
              </w:pPrChange>
            </w:pPr>
            <w:moveFrom w:id="5989" w:author="tao huang" w:date="2018-01-12T00:14:00Z">
              <w:r w:rsidRPr="000B121E" w:rsidDel="000E0F6C">
                <w:rPr>
                  <w:rFonts w:eastAsia="Times New Roman" w:cs="Times New Roman"/>
                  <w:color w:val="000000" w:themeColor="text1"/>
                  <w:sz w:val="22"/>
                </w:rPr>
                <w:t>ADL-EWC-IC</w:t>
              </w:r>
            </w:moveFrom>
          </w:p>
        </w:tc>
        <w:tc>
          <w:tcPr>
            <w:tcW w:w="1231" w:type="dxa"/>
            <w:shd w:val="clear" w:color="auto" w:fill="auto"/>
            <w:noWrap/>
            <w:hideMark/>
          </w:tcPr>
          <w:p w14:paraId="27C933AD" w14:textId="6129301B"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90" w:author="tao huang" w:date="2018-01-12T00:14:00Z"/>
                <w:rFonts w:eastAsia="Times New Roman" w:cs="Times New Roman"/>
                <w:color w:val="000000" w:themeColor="text1"/>
                <w:sz w:val="22"/>
              </w:rPr>
              <w:pPrChange w:id="5991"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5992" w:author="tao huang" w:date="2018-01-12T00:14:00Z">
              <w:r w:rsidRPr="000B121E" w:rsidDel="000E0F6C">
                <w:rPr>
                  <w:rFonts w:eastAsia="Times New Roman" w:cs="Times New Roman"/>
                  <w:color w:val="000000" w:themeColor="text1"/>
                  <w:sz w:val="22"/>
                </w:rPr>
                <w:t>Base-lift</w:t>
              </w:r>
            </w:moveFrom>
          </w:p>
        </w:tc>
        <w:tc>
          <w:tcPr>
            <w:tcW w:w="1179" w:type="dxa"/>
            <w:shd w:val="clear" w:color="auto" w:fill="auto"/>
            <w:noWrap/>
            <w:hideMark/>
          </w:tcPr>
          <w:p w14:paraId="6CD043DE" w14:textId="04276324"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93" w:author="tao huang" w:date="2018-01-12T00:14:00Z"/>
                <w:rFonts w:eastAsia="Times New Roman" w:cs="Times New Roman"/>
                <w:color w:val="000000" w:themeColor="text1"/>
                <w:sz w:val="22"/>
              </w:rPr>
              <w:pPrChange w:id="5994"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995" w:author="tao huang" w:date="2018-01-12T00:14:00Z">
              <w:r w:rsidRPr="000B121E" w:rsidDel="000E0F6C">
                <w:rPr>
                  <w:rFonts w:eastAsia="Times New Roman" w:cs="Times New Roman"/>
                  <w:color w:val="000000" w:themeColor="text1"/>
                  <w:sz w:val="22"/>
                </w:rPr>
                <w:t>-37.97%</w:t>
              </w:r>
            </w:moveFrom>
          </w:p>
        </w:tc>
        <w:tc>
          <w:tcPr>
            <w:tcW w:w="1134" w:type="dxa"/>
            <w:shd w:val="clear" w:color="auto" w:fill="auto"/>
            <w:noWrap/>
            <w:hideMark/>
          </w:tcPr>
          <w:p w14:paraId="0CC89B8E" w14:textId="7612FBB2"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96" w:author="tao huang" w:date="2018-01-12T00:14:00Z"/>
                <w:rFonts w:eastAsia="Times New Roman" w:cs="Times New Roman"/>
                <w:color w:val="000000" w:themeColor="text1"/>
                <w:sz w:val="22"/>
              </w:rPr>
              <w:pPrChange w:id="5997"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5998" w:author="tao huang" w:date="2018-01-12T00:14:00Z">
              <w:r w:rsidRPr="000B121E" w:rsidDel="000E0F6C">
                <w:rPr>
                  <w:rFonts w:eastAsia="Times New Roman" w:cs="Times New Roman"/>
                  <w:color w:val="000000" w:themeColor="text1"/>
                  <w:sz w:val="22"/>
                </w:rPr>
                <w:t>-13.74%</w:t>
              </w:r>
            </w:moveFrom>
          </w:p>
        </w:tc>
        <w:tc>
          <w:tcPr>
            <w:tcW w:w="992" w:type="dxa"/>
            <w:shd w:val="clear" w:color="auto" w:fill="auto"/>
            <w:noWrap/>
            <w:hideMark/>
          </w:tcPr>
          <w:p w14:paraId="07044C77" w14:textId="514ECE87"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5999" w:author="tao huang" w:date="2018-01-12T00:14:00Z"/>
                <w:rFonts w:eastAsia="Times New Roman" w:cs="Times New Roman"/>
                <w:color w:val="000000" w:themeColor="text1"/>
                <w:sz w:val="22"/>
              </w:rPr>
              <w:pPrChange w:id="6000" w:author="tao huang" w:date="2018-01-12T00:14:00Z">
                <w:pPr>
                  <w:shd w:val="clear" w:color="auto" w:fill="FFFFFF" w:themeFill="background1"/>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moveFrom w:id="6001" w:author="tao huang" w:date="2018-01-12T00:14:00Z">
              <w:r w:rsidRPr="000B121E" w:rsidDel="000E0F6C">
                <w:rPr>
                  <w:rFonts w:eastAsia="Times New Roman" w:cs="Times New Roman"/>
                  <w:color w:val="000000" w:themeColor="text1"/>
                  <w:sz w:val="22"/>
                </w:rPr>
                <w:t>-10.97%</w:t>
              </w:r>
            </w:moveFrom>
          </w:p>
        </w:tc>
        <w:tc>
          <w:tcPr>
            <w:tcW w:w="0" w:type="dxa"/>
            <w:shd w:val="clear" w:color="auto" w:fill="auto"/>
            <w:noWrap/>
            <w:hideMark/>
          </w:tcPr>
          <w:p w14:paraId="4AF61558" w14:textId="5755FC6A" w:rsidR="004617F2" w:rsidRPr="000B121E" w:rsidDel="000E0F6C" w:rsidRDefault="004617F2" w:rsidP="000E0F6C">
            <w:pPr>
              <w:shd w:val="clear" w:color="auto" w:fill="FFFFFF" w:themeFill="background1"/>
              <w:spacing w:after="0" w:line="360" w:lineRule="auto"/>
              <w:cnfStyle w:val="000000100000" w:firstRow="0" w:lastRow="0" w:firstColumn="0" w:lastColumn="0" w:oddVBand="0" w:evenVBand="0" w:oddHBand="1" w:evenHBand="0" w:firstRowFirstColumn="0" w:firstRowLastColumn="0" w:lastRowFirstColumn="0" w:lastRowLastColumn="0"/>
              <w:rPr>
                <w:moveFrom w:id="6002" w:author="tao huang" w:date="2018-01-12T00:14:00Z"/>
                <w:rFonts w:eastAsia="Times New Roman" w:cs="Times New Roman"/>
                <w:color w:val="000000" w:themeColor="text1"/>
                <w:sz w:val="22"/>
              </w:rPr>
              <w:pPrChange w:id="6003" w:author="tao huang" w:date="2018-01-12T00:14:00Z">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moveFrom w:id="6004" w:author="tao huang" w:date="2018-01-12T00:14:00Z">
              <w:r w:rsidRPr="000B121E" w:rsidDel="000E0F6C">
                <w:rPr>
                  <w:rFonts w:eastAsia="Times New Roman" w:cs="Times New Roman"/>
                  <w:color w:val="000000" w:themeColor="text1"/>
                  <w:sz w:val="22"/>
                </w:rPr>
                <w:t>-6.02%</w:t>
              </w:r>
            </w:moveFrom>
          </w:p>
        </w:tc>
      </w:tr>
    </w:tbl>
    <w:p w14:paraId="07D93468" w14:textId="4BAD9CBC" w:rsidR="004617F2" w:rsidRPr="000B121E" w:rsidRDefault="004617F2" w:rsidP="000E0F6C">
      <w:pPr>
        <w:shd w:val="clear" w:color="auto" w:fill="FFFFFF" w:themeFill="background1"/>
        <w:spacing w:after="0" w:line="360" w:lineRule="auto"/>
        <w:rPr>
          <w:rFonts w:cs="Times New Roman"/>
          <w:color w:val="000000" w:themeColor="text1"/>
          <w:szCs w:val="24"/>
        </w:rPr>
        <w:pPrChange w:id="6005" w:author="tao huang" w:date="2018-01-12T00:14:00Z">
          <w:pPr>
            <w:shd w:val="clear" w:color="auto" w:fill="FFFFFF" w:themeFill="background1"/>
            <w:spacing w:after="0" w:line="360" w:lineRule="auto"/>
          </w:pPr>
        </w:pPrChange>
      </w:pPr>
      <w:moveFrom w:id="6006" w:author="tao huang" w:date="2018-01-12T00:14:00Z">
        <w:r w:rsidRPr="000B121E" w:rsidDel="000E0F6C">
          <w:rPr>
            <w:rFonts w:cs="Times New Roman"/>
            <w:color w:val="000000" w:themeColor="text1"/>
            <w:szCs w:val="24"/>
          </w:rPr>
          <w:lastRenderedPageBreak/>
          <w:t xml:space="preserve"> </w:t>
        </w:r>
      </w:moveFrom>
      <w:moveFromRangeEnd w:id="5361"/>
    </w:p>
    <w:p w14:paraId="32BC2192"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7660A2D2" w14:textId="1C579B55"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We also explore the relationship between the relative advantage of the proposed models and the data characteristics of the product SKU. We find that the models with the estimation window combining (e.g., the ADL-</w:t>
      </w:r>
      <w:r w:rsidRPr="005C56AD">
        <w:rPr>
          <w:rFonts w:cs="Times New Roman"/>
          <w:noProof/>
          <w:color w:val="000000" w:themeColor="text1"/>
          <w:szCs w:val="24"/>
          <w:rPrChange w:id="6007" w:author="tao huang" w:date="2018-01-12T00:28:00Z">
            <w:rPr>
              <w:rFonts w:cs="Times New Roman"/>
              <w:noProof/>
              <w:color w:val="000000" w:themeColor="text1"/>
              <w:szCs w:val="24"/>
            </w:rPr>
          </w:rPrChange>
        </w:rPr>
        <w:t>intra</w:t>
      </w:r>
      <w:r w:rsidRPr="000B121E">
        <w:rPr>
          <w:rFonts w:cs="Times New Roman"/>
          <w:color w:val="000000" w:themeColor="text1"/>
          <w:szCs w:val="24"/>
        </w:rPr>
        <w:t>-EWC model and the ADL-own-EWC model)have better forecasting performances compared to their counterparts for the SKU’s with high randomness and trend, while the models with intercept corrections (e.g., the ADL-intra-IC model and the ADL-own-IC model) tend to have more advantages compared to their counterparts for the SKU’s with high randomness and trend, with</w:t>
      </w:r>
      <w:r w:rsidR="004010B5">
        <w:rPr>
          <w:rFonts w:cs="Times New Roman"/>
          <w:color w:val="000000" w:themeColor="text1"/>
          <w:szCs w:val="24"/>
        </w:rPr>
        <w:t xml:space="preserve"> a</w:t>
      </w:r>
      <w:r w:rsidRPr="000B121E">
        <w:rPr>
          <w:rFonts w:cs="Times New Roman"/>
          <w:color w:val="000000" w:themeColor="text1"/>
          <w:szCs w:val="24"/>
        </w:rPr>
        <w:t xml:space="preserve"> </w:t>
      </w:r>
      <w:r w:rsidRPr="004010B5">
        <w:rPr>
          <w:rFonts w:cs="Times New Roman"/>
          <w:noProof/>
          <w:color w:val="000000" w:themeColor="text1"/>
          <w:szCs w:val="24"/>
        </w:rPr>
        <w:t>low proportion</w:t>
      </w:r>
      <w:r w:rsidRPr="000B121E">
        <w:rPr>
          <w:rFonts w:cs="Times New Roman"/>
          <w:color w:val="000000" w:themeColor="text1"/>
          <w:szCs w:val="24"/>
        </w:rPr>
        <w:t xml:space="preserve"> of outliers and low level of general variations, and with</w:t>
      </w:r>
      <w:r w:rsidR="004010B5">
        <w:rPr>
          <w:rFonts w:cs="Times New Roman"/>
          <w:color w:val="000000" w:themeColor="text1"/>
          <w:szCs w:val="24"/>
        </w:rPr>
        <w:t xml:space="preserve"> a</w:t>
      </w:r>
      <w:r w:rsidRPr="000B121E">
        <w:rPr>
          <w:rFonts w:cs="Times New Roman"/>
          <w:color w:val="000000" w:themeColor="text1"/>
          <w:szCs w:val="24"/>
        </w:rPr>
        <w:t xml:space="preserve"> </w:t>
      </w:r>
      <w:r w:rsidRPr="004010B5">
        <w:rPr>
          <w:rFonts w:cs="Times New Roman"/>
          <w:noProof/>
          <w:color w:val="000000" w:themeColor="text1"/>
          <w:szCs w:val="24"/>
        </w:rPr>
        <w:t>low level</w:t>
      </w:r>
      <w:r w:rsidRPr="000B121E">
        <w:rPr>
          <w:rFonts w:cs="Times New Roman"/>
          <w:color w:val="000000" w:themeColor="text1"/>
          <w:szCs w:val="24"/>
        </w:rPr>
        <w:t xml:space="preserve"> of sales kurtosis and skewness.</w:t>
      </w:r>
    </w:p>
    <w:p w14:paraId="745348BF"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3A1ACE55" w14:textId="125E6873" w:rsidR="004617F2" w:rsidRDefault="004617F2" w:rsidP="000B121E">
      <w:pPr>
        <w:shd w:val="clear" w:color="auto" w:fill="FFFFFF" w:themeFill="background1"/>
        <w:spacing w:after="0" w:line="360" w:lineRule="auto"/>
        <w:rPr>
          <w:ins w:id="6008" w:author="Fildes, Robert" w:date="2017-12-12T16:42:00Z"/>
          <w:rFonts w:cs="Times New Roman"/>
          <w:color w:val="000000" w:themeColor="text1"/>
          <w:szCs w:val="24"/>
        </w:rPr>
      </w:pPr>
      <w:r w:rsidRPr="000B121E">
        <w:rPr>
          <w:rFonts w:cs="Times New Roman"/>
          <w:color w:val="000000" w:themeColor="text1"/>
          <w:szCs w:val="24"/>
        </w:rPr>
        <w:t xml:space="preserve">The approach that we propose here is new to the area of SKU forecasting but we have also identified some areas where we feel </w:t>
      </w:r>
      <w:del w:id="6009" w:author="Fildes, Robert" w:date="2017-12-13T15:48:00Z">
        <w:r w:rsidRPr="000B121E" w:rsidDel="003F64F4">
          <w:rPr>
            <w:rFonts w:cs="Times New Roman"/>
            <w:color w:val="000000" w:themeColor="text1"/>
            <w:szCs w:val="24"/>
          </w:rPr>
          <w:delText xml:space="preserve">there can be </w:delText>
        </w:r>
      </w:del>
      <w:r w:rsidRPr="000B121E">
        <w:rPr>
          <w:rFonts w:cs="Times New Roman"/>
          <w:color w:val="000000" w:themeColor="text1"/>
          <w:szCs w:val="24"/>
        </w:rPr>
        <w:t>further improvements</w:t>
      </w:r>
      <w:ins w:id="6010" w:author="Fildes, Robert" w:date="2017-12-13T15:57:00Z">
        <w:r w:rsidR="00961517">
          <w:rPr>
            <w:rFonts w:cs="Times New Roman"/>
            <w:color w:val="000000" w:themeColor="text1"/>
            <w:szCs w:val="24"/>
          </w:rPr>
          <w:t xml:space="preserve"> could be beneficial.</w:t>
        </w:r>
      </w:ins>
      <w:r w:rsidRPr="000B121E">
        <w:rPr>
          <w:rFonts w:cs="Times New Roman"/>
          <w:color w:val="000000" w:themeColor="text1"/>
          <w:szCs w:val="24"/>
        </w:rPr>
        <w:t xml:space="preserve"> </w:t>
      </w:r>
      <w:del w:id="6011" w:author="Fildes, Robert" w:date="2017-12-13T15:49:00Z">
        <w:r w:rsidRPr="000B121E" w:rsidDel="003F64F4">
          <w:rPr>
            <w:rFonts w:cs="Times New Roman"/>
            <w:color w:val="000000" w:themeColor="text1"/>
            <w:szCs w:val="24"/>
          </w:rPr>
          <w:delText xml:space="preserve">to the forecasting models that we have described in the paper. </w:delText>
        </w:r>
      </w:del>
      <w:r w:rsidRPr="000B121E">
        <w:rPr>
          <w:rFonts w:cs="Times New Roman"/>
          <w:color w:val="000000" w:themeColor="text1"/>
          <w:szCs w:val="24"/>
        </w:rPr>
        <w:t>For example, for the EWC method, we combine five sets of forecasts based on ten different estimation windows using equal weights. The forecasting performance may potentially be improved by changing the number of the estimation windows, by changing the minimum length of the estimation windows, and by exploring alternative forecasting combination schemes (e.g., based on k-fold evaluation). For the IC method, Clements and Hendry (1999) summarize various correction schemes each of which may have different effects on the trade-off between the bias and the error variance</w:t>
      </w:r>
      <w:r w:rsidRPr="000B121E">
        <w:rPr>
          <w:rStyle w:val="FootnoteReference"/>
          <w:rFonts w:cs="Times New Roman"/>
          <w:color w:val="000000" w:themeColor="text1"/>
          <w:szCs w:val="24"/>
        </w:rPr>
        <w:footnoteReference w:id="15"/>
      </w:r>
      <w:r w:rsidRPr="000B121E">
        <w:rPr>
          <w:rFonts w:cs="Times New Roman"/>
          <w:color w:val="000000" w:themeColor="text1"/>
          <w:szCs w:val="24"/>
        </w:rPr>
        <w:t xml:space="preserve">. Furthermore, Ma et al. (2016) </w:t>
      </w:r>
      <w:commentRangeStart w:id="6012"/>
      <w:commentRangeStart w:id="6013"/>
      <w:r w:rsidRPr="000B121E">
        <w:rPr>
          <w:rFonts w:cs="Times New Roman"/>
          <w:color w:val="000000" w:themeColor="text1"/>
          <w:szCs w:val="24"/>
        </w:rPr>
        <w:t>propose</w:t>
      </w:r>
      <w:commentRangeEnd w:id="6012"/>
      <w:r w:rsidRPr="000B121E">
        <w:rPr>
          <w:rStyle w:val="CommentReference"/>
          <w:color w:val="000000" w:themeColor="text1"/>
          <w:sz w:val="24"/>
          <w:szCs w:val="24"/>
        </w:rPr>
        <w:commentReference w:id="6012"/>
      </w:r>
      <w:commentRangeEnd w:id="6013"/>
      <w:r w:rsidRPr="000B121E">
        <w:rPr>
          <w:rStyle w:val="CommentReference"/>
          <w:color w:val="000000" w:themeColor="text1"/>
          <w:sz w:val="24"/>
          <w:szCs w:val="24"/>
        </w:rPr>
        <w:commentReference w:id="6013"/>
      </w:r>
      <w:r w:rsidRPr="000B121E">
        <w:rPr>
          <w:rFonts w:cs="Times New Roman"/>
          <w:color w:val="000000" w:themeColor="text1"/>
          <w:szCs w:val="24"/>
        </w:rPr>
        <w:t xml:space="preserve"> models which integrate both the </w:t>
      </w:r>
      <w:r w:rsidRPr="005C56AD">
        <w:rPr>
          <w:rFonts w:cs="Times New Roman"/>
          <w:noProof/>
          <w:color w:val="000000" w:themeColor="text1"/>
          <w:szCs w:val="24"/>
          <w:rPrChange w:id="6014" w:author="tao huang" w:date="2018-01-12T00:28:00Z">
            <w:rPr>
              <w:rFonts w:cs="Times New Roman"/>
              <w:noProof/>
              <w:color w:val="000000" w:themeColor="text1"/>
              <w:szCs w:val="24"/>
            </w:rPr>
          </w:rPrChange>
        </w:rPr>
        <w:t>intra</w:t>
      </w:r>
      <w:r w:rsidRPr="000B121E">
        <w:rPr>
          <w:rFonts w:cs="Times New Roman"/>
          <w:noProof/>
          <w:color w:val="000000" w:themeColor="text1"/>
          <w:szCs w:val="24"/>
        </w:rPr>
        <w:t>-</w:t>
      </w:r>
      <w:r w:rsidRPr="000B121E">
        <w:rPr>
          <w:rFonts w:cs="Times New Roman"/>
          <w:color w:val="000000" w:themeColor="text1"/>
          <w:szCs w:val="24"/>
        </w:rPr>
        <w:t xml:space="preserve"> and the </w:t>
      </w:r>
      <w:r w:rsidRPr="000B121E">
        <w:rPr>
          <w:rFonts w:cs="Times New Roman"/>
          <w:noProof/>
          <w:color w:val="000000" w:themeColor="text1"/>
          <w:szCs w:val="24"/>
        </w:rPr>
        <w:t>inter-category</w:t>
      </w:r>
      <w:r w:rsidRPr="000B121E">
        <w:rPr>
          <w:rFonts w:cs="Times New Roman"/>
          <w:color w:val="000000" w:themeColor="text1"/>
          <w:szCs w:val="24"/>
        </w:rPr>
        <w:t xml:space="preserve"> promotional information</w:t>
      </w:r>
      <w:del w:id="6015" w:author="Fildes, Robert" w:date="2017-12-13T15:56:00Z">
        <w:r w:rsidRPr="000B121E" w:rsidDel="00961517">
          <w:rPr>
            <w:rFonts w:cs="Times New Roman"/>
            <w:color w:val="000000" w:themeColor="text1"/>
            <w:szCs w:val="24"/>
          </w:rPr>
          <w:delText>. We may investigate if we can further improve the forecasting performance of the ADL-</w:delText>
        </w:r>
        <w:r w:rsidRPr="004010B5" w:rsidDel="00961517">
          <w:rPr>
            <w:rFonts w:cs="Times New Roman"/>
            <w:noProof/>
            <w:color w:val="000000" w:themeColor="text1"/>
            <w:szCs w:val="24"/>
          </w:rPr>
          <w:delText>intra</w:delText>
        </w:r>
        <w:r w:rsidRPr="000B121E" w:rsidDel="00961517">
          <w:rPr>
            <w:rFonts w:cs="Times New Roman"/>
            <w:color w:val="000000" w:themeColor="text1"/>
            <w:szCs w:val="24"/>
          </w:rPr>
          <w:delText>-EWC model and the ADL-intra-IC model with inter-category information.</w:delText>
        </w:r>
      </w:del>
      <w:ins w:id="6016" w:author="Fildes, Robert" w:date="2017-12-13T15:56:00Z">
        <w:r w:rsidR="00961517">
          <w:rPr>
            <w:rFonts w:cs="Times New Roman"/>
            <w:color w:val="000000" w:themeColor="text1"/>
            <w:szCs w:val="24"/>
          </w:rPr>
          <w:t>.</w:t>
        </w:r>
      </w:ins>
      <w:del w:id="6017" w:author="Fildes, Robert" w:date="2017-12-13T15:57:00Z">
        <w:r w:rsidRPr="000B121E" w:rsidDel="00961517">
          <w:rPr>
            <w:rFonts w:cs="Times New Roman"/>
            <w:color w:val="000000" w:themeColor="text1"/>
            <w:szCs w:val="24"/>
          </w:rPr>
          <w:delText xml:space="preserve"> 3</w:delText>
        </w:r>
      </w:del>
      <w:del w:id="6018" w:author="Fildes, Robert" w:date="2017-12-13T15:58:00Z">
        <w:r w:rsidRPr="000B121E" w:rsidDel="00961517">
          <w:rPr>
            <w:rFonts w:cs="Times New Roman"/>
            <w:color w:val="000000" w:themeColor="text1"/>
            <w:szCs w:val="24"/>
          </w:rPr>
          <w:delText>)</w:delText>
        </w:r>
      </w:del>
      <w:r w:rsidRPr="000B121E">
        <w:rPr>
          <w:rFonts w:cs="Times New Roman"/>
          <w:color w:val="000000" w:themeColor="text1"/>
          <w:szCs w:val="24"/>
        </w:rPr>
        <w:t xml:space="preserve"> A method alternative to the EWC method and the IC method is directly </w:t>
      </w:r>
      <w:r w:rsidRPr="000B121E">
        <w:rPr>
          <w:rFonts w:cs="Times New Roman"/>
          <w:noProof/>
          <w:color w:val="000000" w:themeColor="text1"/>
          <w:szCs w:val="24"/>
        </w:rPr>
        <w:t>modeling</w:t>
      </w:r>
      <w:r w:rsidRPr="000B121E">
        <w:rPr>
          <w:rFonts w:cs="Times New Roman"/>
          <w:color w:val="000000" w:themeColor="text1"/>
          <w:szCs w:val="24"/>
        </w:rPr>
        <w:t xml:space="preserve"> the changing process of the effect of the marketing activities into the model</w:t>
      </w:r>
      <w:ins w:id="6019" w:author="Fildes, Robert" w:date="2017-12-13T15:58:00Z">
        <w:r w:rsidR="00961517">
          <w:rPr>
            <w:rFonts w:cs="Times New Roman"/>
            <w:color w:val="000000" w:themeColor="text1"/>
            <w:szCs w:val="24"/>
          </w:rPr>
          <w:t xml:space="preserve"> through, for example, random coefficient models, </w:t>
        </w:r>
      </w:ins>
      <w:r w:rsidRPr="000B121E">
        <w:rPr>
          <w:rFonts w:cs="Times New Roman"/>
          <w:color w:val="000000" w:themeColor="text1"/>
          <w:szCs w:val="24"/>
        </w:rPr>
        <w:t xml:space="preserve"> so that the structural break may potentially </w:t>
      </w:r>
      <w:r w:rsidRPr="000B121E">
        <w:rPr>
          <w:rFonts w:cs="Times New Roman"/>
          <w:noProof/>
          <w:color w:val="000000" w:themeColor="text1"/>
          <w:szCs w:val="24"/>
        </w:rPr>
        <w:t>be eliminated</w:t>
      </w:r>
      <w:r w:rsidRPr="000B121E">
        <w:rPr>
          <w:rFonts w:cs="Times New Roman"/>
          <w:color w:val="000000" w:themeColor="text1"/>
          <w:szCs w:val="24"/>
        </w:rPr>
        <w:t xml:space="preserve"> </w:t>
      </w:r>
      <w:del w:id="6020" w:author="Fildes, Robert" w:date="2017-12-13T15:58:00Z">
        <w:r w:rsidRPr="000B121E" w:rsidDel="00961517">
          <w:rPr>
            <w:rFonts w:cs="Times New Roman"/>
            <w:color w:val="000000" w:themeColor="text1"/>
            <w:szCs w:val="24"/>
          </w:rPr>
          <w:delText xml:space="preserve">or be mitigated </w:delText>
        </w:r>
      </w:del>
      <w:r w:rsidRPr="000B121E">
        <w:rPr>
          <w:rFonts w:cs="Times New Roman"/>
          <w:color w:val="000000" w:themeColor="text1"/>
          <w:szCs w:val="24"/>
        </w:rPr>
        <w:t>even when the influencing factors are not observed</w:t>
      </w:r>
      <w:ins w:id="6021" w:author="Fildes, Robert" w:date="2017-12-12T16:43:00Z">
        <w:r w:rsidR="00FE39BA">
          <w:rPr>
            <w:rFonts w:cs="Times New Roman"/>
            <w:color w:val="000000" w:themeColor="text1"/>
            <w:szCs w:val="24"/>
          </w:rPr>
          <w:t xml:space="preserve"> (</w:t>
        </w:r>
      </w:ins>
      <w:del w:id="6022" w:author="Fildes, Robert" w:date="2017-12-12T16:43:00Z">
        <w:r w:rsidRPr="000B121E" w:rsidDel="00FE39BA">
          <w:rPr>
            <w:rFonts w:cs="Times New Roman"/>
            <w:color w:val="000000" w:themeColor="text1"/>
            <w:szCs w:val="24"/>
          </w:rPr>
          <w:delText xml:space="preserve">. </w:delText>
        </w:r>
      </w:del>
      <w:hyperlink w:anchor="_ENREF_33" w:tooltip="Foekens, 1999 #145" w:history="1">
        <w:r w:rsidR="0047706C" w:rsidRPr="000B121E">
          <w:rPr>
            <w:rFonts w:cs="Times New Roman"/>
            <w:color w:val="000000" w:themeColor="text1"/>
            <w:szCs w:val="24"/>
          </w:rPr>
          <w:fldChar w:fldCharType="begin"/>
        </w:r>
        <w:r w:rsidR="0047706C">
          <w:rPr>
            <w:rFonts w:cs="Times New Roman"/>
            <w:color w:val="000000" w:themeColor="text1"/>
            <w:szCs w:val="24"/>
          </w:rPr>
          <w:instrText xml:space="preserve"> ADDIN EN.CITE &lt;EndNote&gt;&lt;Cite AuthorYear="1"&gt;&lt;Author&gt;Foekens&lt;/Author&gt;&lt;Year&gt;1999&lt;/Year&gt;&lt;RecNum&gt;145&lt;/RecNum&gt;&lt;DisplayText&gt;Foekens, Leeflang, and Wittink (1999)&lt;/DisplayText&gt;&lt;record&gt;&lt;rec-number&gt;145&lt;/rec-number&gt;&lt;foreign-keys&gt;&lt;key app="EN" db-id="fwzpfdt205x9v6eprsvv25dpxftedxv0z0a9" timestamp="0"&gt;145&lt;/key&gt;&lt;/foreign-keys&gt;&lt;ref-type name="Journal Article"&gt;17&lt;/ref-type&gt;&lt;contributors&gt;&lt;authors&gt;&lt;author&gt;Foekens, Eijte W.&lt;/author&gt;&lt;author&gt;Peter Leeflang&lt;/author&gt;&lt;author&gt;Wittink, Dick R.&lt;/author&gt;&lt;/authors&gt;&lt;/contributors&gt;&lt;titles&gt;&lt;title&gt;Varying parameter models to accommodate dynamic promotion effects&lt;/title&gt;&lt;secondary-title&gt;Journal of Econometrics&lt;/secondary-title&gt;&lt;/titles&gt;&lt;periodical&gt;&lt;full-title&gt;Journal of Econometrics&lt;/full-title&gt;&lt;/periodical&gt;&lt;pages&gt;249-268&lt;/pages&gt;&lt;volume&gt;89&lt;/volume&gt;&lt;number&gt;1-2&lt;/number&gt;&lt;dates&gt;&lt;year&gt;1999&lt;/year&gt;&lt;/dates&gt;&lt;urls&gt;&lt;related-urls&gt;&lt;url&gt;http://www.sciencedirect.com/science/article/B6VC0-3V5MSFR-R/2/57a8ee48fed9ba1ffe10d03baa7f0459 &lt;/url&gt;&lt;/related-urls&gt;&lt;/urls&gt;&lt;/record&gt;&lt;/Cite&gt;&lt;/EndNote&gt;</w:instrText>
        </w:r>
        <w:r w:rsidR="0047706C" w:rsidRPr="000B121E">
          <w:rPr>
            <w:rFonts w:cs="Times New Roman"/>
            <w:color w:val="000000" w:themeColor="text1"/>
            <w:szCs w:val="24"/>
          </w:rPr>
          <w:fldChar w:fldCharType="separate"/>
        </w:r>
        <w:r w:rsidR="0047706C">
          <w:rPr>
            <w:rFonts w:cs="Times New Roman"/>
            <w:noProof/>
            <w:color w:val="000000" w:themeColor="text1"/>
            <w:szCs w:val="24"/>
          </w:rPr>
          <w:t>Foekens, Leeflang, and Wittink (1999)</w:t>
        </w:r>
        <w:r w:rsidR="0047706C" w:rsidRPr="000B121E">
          <w:rPr>
            <w:rFonts w:cs="Times New Roman"/>
            <w:color w:val="000000" w:themeColor="text1"/>
            <w:szCs w:val="24"/>
          </w:rPr>
          <w:fldChar w:fldCharType="end"/>
        </w:r>
      </w:hyperlink>
      <w:ins w:id="6023" w:author="Fildes, Robert" w:date="2017-12-12T16:43:00Z">
        <w:r w:rsidR="00FE39BA">
          <w:rPr>
            <w:rFonts w:cs="Times New Roman"/>
            <w:color w:val="000000" w:themeColor="text1"/>
            <w:szCs w:val="24"/>
          </w:rPr>
          <w:t>.</w:t>
        </w:r>
      </w:ins>
      <w:r w:rsidRPr="000B121E">
        <w:rPr>
          <w:rFonts w:cs="Times New Roman"/>
          <w:color w:val="000000" w:themeColor="text1"/>
          <w:szCs w:val="24"/>
        </w:rPr>
        <w:t xml:space="preserve"> </w:t>
      </w:r>
      <w:del w:id="6024" w:author="Fildes, Robert" w:date="2017-12-12T16:41:00Z">
        <w:r w:rsidRPr="000B121E" w:rsidDel="002B7A66">
          <w:rPr>
            <w:rFonts w:cs="Times New Roman"/>
            <w:noProof/>
            <w:color w:val="000000" w:themeColor="text1"/>
            <w:szCs w:val="24"/>
          </w:rPr>
          <w:delText>modeled</w:delText>
        </w:r>
        <w:r w:rsidRPr="000B121E" w:rsidDel="002B7A66">
          <w:rPr>
            <w:rFonts w:cs="Times New Roman"/>
            <w:color w:val="000000" w:themeColor="text1"/>
            <w:szCs w:val="24"/>
          </w:rPr>
          <w:delText xml:space="preserve"> the effect of the price variables using previous prices and the recency and the frequency of previous prices. The models are for descriptive purposes and not evaluated in terms of forecasting performance. However, one of the challenges for this type of model is the complexity and potential convergence issue in estimation.  </w:delText>
        </w:r>
      </w:del>
    </w:p>
    <w:p w14:paraId="6AC0FFED" w14:textId="3D746C2F" w:rsidR="002B7A66" w:rsidRDefault="002B7A66" w:rsidP="000B121E">
      <w:pPr>
        <w:shd w:val="clear" w:color="auto" w:fill="FFFFFF" w:themeFill="background1"/>
        <w:spacing w:after="0" w:line="360" w:lineRule="auto"/>
        <w:rPr>
          <w:ins w:id="6025" w:author="Fildes, Robert" w:date="2017-12-12T16:42:00Z"/>
          <w:rFonts w:cs="Times New Roman"/>
          <w:color w:val="000000" w:themeColor="text1"/>
          <w:szCs w:val="24"/>
        </w:rPr>
      </w:pPr>
    </w:p>
    <w:p w14:paraId="36672EB3" w14:textId="2462DD1F" w:rsidR="002B7A66" w:rsidRPr="000B121E" w:rsidRDefault="002B7A66" w:rsidP="000B121E">
      <w:pPr>
        <w:shd w:val="clear" w:color="auto" w:fill="FFFFFF" w:themeFill="background1"/>
        <w:spacing w:after="0" w:line="360" w:lineRule="auto"/>
        <w:rPr>
          <w:rFonts w:cs="Times New Roman"/>
          <w:color w:val="000000" w:themeColor="text1"/>
          <w:szCs w:val="24"/>
        </w:rPr>
      </w:pPr>
      <w:ins w:id="6026" w:author="Fildes, Robert" w:date="2017-12-12T16:42:00Z">
        <w:r>
          <w:rPr>
            <w:rFonts w:cs="Times New Roman"/>
            <w:color w:val="000000" w:themeColor="text1"/>
            <w:szCs w:val="24"/>
          </w:rPr>
          <w:t>In summary, the models proposed here produce consistently m</w:t>
        </w:r>
        <w:r w:rsidR="003F64F4">
          <w:rPr>
            <w:rFonts w:cs="Times New Roman"/>
            <w:color w:val="000000" w:themeColor="text1"/>
            <w:szCs w:val="24"/>
          </w:rPr>
          <w:t xml:space="preserve">ore accurate forecasts and they </w:t>
        </w:r>
        <w:r>
          <w:rPr>
            <w:rFonts w:cs="Times New Roman"/>
            <w:color w:val="000000" w:themeColor="text1"/>
            <w:szCs w:val="24"/>
          </w:rPr>
          <w:t xml:space="preserve">also take into account the practical requirements of retail forecasting in that they </w:t>
        </w:r>
      </w:ins>
      <w:ins w:id="6027" w:author="Fildes, Robert" w:date="2017-12-13T15:55:00Z">
        <w:r w:rsidR="00961517">
          <w:rPr>
            <w:rFonts w:cs="Times New Roman"/>
            <w:color w:val="000000" w:themeColor="text1"/>
            <w:szCs w:val="24"/>
          </w:rPr>
          <w:t xml:space="preserve">are intuitive, they </w:t>
        </w:r>
      </w:ins>
      <w:ins w:id="6028" w:author="Fildes, Robert" w:date="2017-12-13T15:47:00Z">
        <w:r w:rsidR="003F64F4">
          <w:rPr>
            <w:rFonts w:cs="Times New Roman"/>
            <w:color w:val="000000" w:themeColor="text1"/>
            <w:szCs w:val="24"/>
          </w:rPr>
          <w:t xml:space="preserve">can be developed and operated </w:t>
        </w:r>
      </w:ins>
      <w:ins w:id="6029" w:author="Fildes, Robert" w:date="2017-12-12T16:42:00Z">
        <w:r>
          <w:rPr>
            <w:rFonts w:cs="Times New Roman"/>
            <w:color w:val="000000" w:themeColor="text1"/>
            <w:szCs w:val="24"/>
          </w:rPr>
          <w:t>automatic</w:t>
        </w:r>
      </w:ins>
      <w:ins w:id="6030" w:author="Fildes, Robert" w:date="2017-12-13T15:47:00Z">
        <w:r w:rsidR="003F64F4">
          <w:rPr>
            <w:rFonts w:cs="Times New Roman"/>
            <w:color w:val="000000" w:themeColor="text1"/>
            <w:szCs w:val="24"/>
          </w:rPr>
          <w:t>ally</w:t>
        </w:r>
      </w:ins>
      <w:ins w:id="6031" w:author="Fildes, Robert" w:date="2017-12-12T16:42:00Z">
        <w:r w:rsidR="00FE39BA">
          <w:rPr>
            <w:rFonts w:cs="Times New Roman"/>
            <w:color w:val="000000" w:themeColor="text1"/>
            <w:szCs w:val="24"/>
          </w:rPr>
          <w:t xml:space="preserve"> and </w:t>
        </w:r>
      </w:ins>
      <w:ins w:id="6032" w:author="Fildes, Robert" w:date="2017-12-13T15:55:00Z">
        <w:r w:rsidR="00961517">
          <w:rPr>
            <w:rFonts w:cs="Times New Roman"/>
            <w:color w:val="000000" w:themeColor="text1"/>
            <w:szCs w:val="24"/>
          </w:rPr>
          <w:t xml:space="preserve">also </w:t>
        </w:r>
      </w:ins>
      <w:ins w:id="6033" w:author="Fildes, Robert" w:date="2017-12-12T16:42:00Z">
        <w:r w:rsidR="00FE39BA">
          <w:rPr>
            <w:rFonts w:cs="Times New Roman"/>
            <w:color w:val="000000" w:themeColor="text1"/>
            <w:szCs w:val="24"/>
          </w:rPr>
          <w:t>use readily available data</w:t>
        </w:r>
      </w:ins>
      <w:ins w:id="6034" w:author="Fildes, Robert" w:date="2017-12-13T15:48:00Z">
        <w:r w:rsidR="003F64F4">
          <w:rPr>
            <w:rFonts w:cs="Times New Roman"/>
            <w:color w:val="000000" w:themeColor="text1"/>
            <w:szCs w:val="24"/>
          </w:rPr>
          <w:t xml:space="preserve"> on marketing activities</w:t>
        </w:r>
      </w:ins>
      <w:ins w:id="6035" w:author="Fildes, Robert" w:date="2017-12-12T16:42:00Z">
        <w:r w:rsidR="00FE39BA">
          <w:rPr>
            <w:rFonts w:cs="Times New Roman"/>
            <w:color w:val="000000" w:themeColor="text1"/>
            <w:szCs w:val="24"/>
          </w:rPr>
          <w:t>.</w:t>
        </w:r>
      </w:ins>
    </w:p>
    <w:p w14:paraId="316A71F7"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5BA2D776" w14:textId="77777777" w:rsidR="004617F2" w:rsidRPr="000B121E" w:rsidRDefault="004617F2" w:rsidP="000B121E">
      <w:pPr>
        <w:shd w:val="clear" w:color="auto" w:fill="FFFFFF" w:themeFill="background1"/>
        <w:spacing w:after="0" w:line="360" w:lineRule="auto"/>
        <w:outlineLvl w:val="0"/>
        <w:rPr>
          <w:rFonts w:cs="Times New Roman"/>
          <w:b/>
          <w:color w:val="000000" w:themeColor="text1"/>
          <w:szCs w:val="24"/>
        </w:rPr>
      </w:pPr>
      <w:r w:rsidRPr="000B121E">
        <w:rPr>
          <w:rFonts w:cs="Times New Roman"/>
          <w:b/>
          <w:color w:val="000000" w:themeColor="text1"/>
          <w:szCs w:val="24"/>
        </w:rPr>
        <w:lastRenderedPageBreak/>
        <w:t xml:space="preserve"> Acknowledgement</w:t>
      </w:r>
    </w:p>
    <w:p w14:paraId="1130B5B1"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14B70964" w14:textId="77777777" w:rsidR="004617F2"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t xml:space="preserve">We thank the IRI company </w:t>
      </w:r>
      <w:r w:rsidRPr="000B121E">
        <w:rPr>
          <w:noProof/>
          <w:color w:val="000000" w:themeColor="text1"/>
          <w:szCs w:val="24"/>
        </w:rPr>
        <w:t>for making the data available</w:t>
      </w:r>
      <w:r w:rsidRPr="000B121E">
        <w:rPr>
          <w:color w:val="000000" w:themeColor="text1"/>
          <w:szCs w:val="24"/>
        </w:rPr>
        <w:t>. All the analysis and findings in this paper based on the IRI dataset are by the author and not by IRI company.</w:t>
      </w:r>
    </w:p>
    <w:p w14:paraId="4CEFFCBF"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2DC006CD"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3AD1B107"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1981291F"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0B1339FF"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7BA493CC" w14:textId="77777777" w:rsidR="004617F2" w:rsidRPr="000B121E" w:rsidRDefault="004617F2" w:rsidP="000B121E">
      <w:pPr>
        <w:shd w:val="clear" w:color="auto" w:fill="FFFFFF" w:themeFill="background1"/>
        <w:spacing w:after="0" w:line="360" w:lineRule="auto"/>
        <w:rPr>
          <w:rFonts w:cs="Times New Roman"/>
          <w:b/>
          <w:color w:val="000000" w:themeColor="text1"/>
          <w:szCs w:val="24"/>
        </w:rPr>
      </w:pPr>
      <w:r w:rsidRPr="000B121E">
        <w:rPr>
          <w:rFonts w:cs="Times New Roman"/>
          <w:b/>
          <w:color w:val="000000" w:themeColor="text1"/>
          <w:szCs w:val="24"/>
        </w:rPr>
        <w:t>Appendix A:</w:t>
      </w:r>
    </w:p>
    <w:p w14:paraId="73C6E0BB"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2FA86E3B"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In this Appendix, we illustrate the impact of </w:t>
      </w:r>
      <w:r w:rsidRPr="004010B5">
        <w:rPr>
          <w:rFonts w:cs="Times New Roman"/>
          <w:noProof/>
          <w:color w:val="000000" w:themeColor="text1"/>
          <w:szCs w:val="24"/>
        </w:rPr>
        <w:t>structural break</w:t>
      </w:r>
      <w:r w:rsidRPr="000B121E">
        <w:rPr>
          <w:rFonts w:cs="Times New Roman"/>
          <w:color w:val="000000" w:themeColor="text1"/>
          <w:szCs w:val="24"/>
        </w:rPr>
        <w:t xml:space="preserve"> on forecasting accuracy with an example using simulation. For example, we construct a price variable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with its values being 2.99 for most of the observations (say, weeks) but occasionally reduced to 2.29 or 1.99</w:t>
      </w:r>
      <w:r w:rsidRPr="000B121E">
        <w:rPr>
          <w:rStyle w:val="FootnoteReference"/>
          <w:rFonts w:cs="Times New Roman"/>
          <w:color w:val="000000" w:themeColor="text1"/>
          <w:szCs w:val="24"/>
        </w:rPr>
        <w:footnoteReference w:id="16"/>
      </w:r>
      <w:r w:rsidRPr="000B121E">
        <w:rPr>
          <w:rFonts w:cs="Times New Roman"/>
          <w:color w:val="000000" w:themeColor="text1"/>
          <w:szCs w:val="24"/>
        </w:rPr>
        <w:t>. We assume the following true product sales</w:t>
      </w:r>
      <w:r w:rsidRPr="000B121E">
        <w:rPr>
          <w:rStyle w:val="FootnoteReference"/>
          <w:rFonts w:cs="Times New Roman"/>
          <w:color w:val="000000" w:themeColor="text1"/>
          <w:szCs w:val="24"/>
        </w:rPr>
        <w:footnoteReference w:id="17"/>
      </w:r>
      <w:r w:rsidRPr="000B121E">
        <w:rPr>
          <w:rFonts w:cs="Times New Roman"/>
          <w:color w:val="000000" w:themeColor="text1"/>
          <w:szCs w:val="24"/>
        </w:rPr>
        <w:t>:</w:t>
      </w:r>
    </w:p>
    <w:p w14:paraId="6B99907E" w14:textId="77777777" w:rsidR="004617F2" w:rsidRPr="000B121E" w:rsidRDefault="00877FDD" w:rsidP="000B121E">
      <w:pPr>
        <w:shd w:val="clear" w:color="auto" w:fill="FFFFFF" w:themeFill="background1"/>
        <w:spacing w:after="0" w:line="360" w:lineRule="auto"/>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=10-1.5</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oMath>
      <w:r w:rsidR="004617F2" w:rsidRPr="000B121E">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NID</m:t>
        </m:r>
        <m:r>
          <w:rPr>
            <w:rFonts w:ascii="Cambria Math" w:hAnsi="Cambria Math" w:cs="Times New Roman"/>
            <w:color w:val="000000" w:themeColor="text1"/>
            <w:szCs w:val="24"/>
          </w:rPr>
          <m:t>(0,0.1)</m:t>
        </m:r>
      </m:oMath>
      <w:r w:rsidR="004617F2" w:rsidRPr="000B121E">
        <w:rPr>
          <w:rFonts w:cs="Times New Roman"/>
          <w:color w:val="000000" w:themeColor="text1"/>
          <w:szCs w:val="24"/>
        </w:rPr>
        <w:t xml:space="preserve">, when </w:t>
      </w:r>
      <m:oMath>
        <m:r>
          <w:rPr>
            <w:rFonts w:ascii="Cambria Math" w:hAnsi="Cambria Math" w:cs="Times New Roman"/>
            <w:color w:val="000000" w:themeColor="text1"/>
            <w:szCs w:val="24"/>
          </w:rPr>
          <m:t>t&lt;25</m:t>
        </m:r>
      </m:oMath>
    </w:p>
    <w:p w14:paraId="7D49216A" w14:textId="77777777" w:rsidR="004617F2" w:rsidRPr="000B121E" w:rsidRDefault="00877FDD" w:rsidP="000B121E">
      <w:pPr>
        <w:shd w:val="clear" w:color="auto" w:fill="FFFFFF" w:themeFill="background1"/>
        <w:spacing w:after="0" w:line="360" w:lineRule="auto"/>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=10-0.7</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oMath>
      <w:r w:rsidR="004617F2" w:rsidRPr="000B121E">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NID</m:t>
        </m:r>
        <m:r>
          <w:rPr>
            <w:rFonts w:ascii="Cambria Math" w:hAnsi="Cambria Math" w:cs="Times New Roman"/>
            <w:color w:val="000000" w:themeColor="text1"/>
            <w:szCs w:val="24"/>
          </w:rPr>
          <m:t>(0,0.1)</m:t>
        </m:r>
      </m:oMath>
      <w:r w:rsidR="004617F2" w:rsidRPr="000B121E">
        <w:rPr>
          <w:rFonts w:cs="Times New Roman"/>
          <w:color w:val="000000" w:themeColor="text1"/>
          <w:szCs w:val="24"/>
        </w:rPr>
        <w:t xml:space="preserve">, when </w:t>
      </w:r>
      <m:oMath>
        <m:r>
          <w:rPr>
            <w:rFonts w:ascii="Cambria Math" w:hAnsi="Cambria Math" w:cs="Times New Roman"/>
            <w:color w:val="000000" w:themeColor="text1"/>
            <w:szCs w:val="24"/>
          </w:rPr>
          <m:t>25&lt;t&lt;50</m:t>
        </m:r>
      </m:oMath>
    </w:p>
    <w:p w14:paraId="7993D238" w14:textId="77777777" w:rsidR="004617F2" w:rsidRPr="000B121E" w:rsidRDefault="00877FDD" w:rsidP="000B121E">
      <w:pPr>
        <w:shd w:val="clear" w:color="auto" w:fill="FFFFFF" w:themeFill="background1"/>
        <w:spacing w:after="0" w:line="360" w:lineRule="auto"/>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=10-1.5</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oMath>
      <w:r w:rsidR="004617F2" w:rsidRPr="000B121E">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NID</m:t>
        </m:r>
        <m:r>
          <w:rPr>
            <w:rFonts w:ascii="Cambria Math" w:hAnsi="Cambria Math" w:cs="Times New Roman"/>
            <w:color w:val="000000" w:themeColor="text1"/>
            <w:szCs w:val="24"/>
          </w:rPr>
          <m:t>(0,0.1)</m:t>
        </m:r>
      </m:oMath>
      <w:r w:rsidR="004617F2" w:rsidRPr="000B121E">
        <w:rPr>
          <w:rFonts w:cs="Times New Roman"/>
          <w:color w:val="000000" w:themeColor="text1"/>
          <w:szCs w:val="24"/>
        </w:rPr>
        <w:t xml:space="preserve">, when </w:t>
      </w:r>
      <m:oMath>
        <m:r>
          <w:rPr>
            <w:rFonts w:ascii="Cambria Math" w:hAnsi="Cambria Math" w:cs="Times New Roman"/>
            <w:color w:val="000000" w:themeColor="text1"/>
            <w:szCs w:val="24"/>
          </w:rPr>
          <m:t>t&gt;50</m:t>
        </m:r>
      </m:oMath>
    </w:p>
    <w:p w14:paraId="36F4B225"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where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and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represent the product sales and the price at week </w:t>
      </w:r>
      <w:r w:rsidRPr="000B121E">
        <w:rPr>
          <w:rFonts w:cs="Times New Roman"/>
          <w:i/>
          <w:color w:val="000000" w:themeColor="text1"/>
          <w:szCs w:val="24"/>
        </w:rPr>
        <w:t>t</w:t>
      </w:r>
      <w:r w:rsidRPr="000B121E">
        <w:rPr>
          <w:rFonts w:cs="Times New Roman"/>
          <w:color w:val="000000" w:themeColor="text1"/>
          <w:szCs w:val="24"/>
        </w:rPr>
        <w:t xml:space="preserve">, and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is the error term. There are two structural breaks for the model: the parameter of the price changes at week 25 and then at week 50. In practice, this may be due to new product introduction (which reduces the price elasticity of the focal product) and a credit crunch (e.g., customers become more price sensitive). The sales and price are represented in Figure A1 by the solid black line and the solid red line respectively.  </w:t>
      </w:r>
    </w:p>
    <w:p w14:paraId="6462FC66" w14:textId="77777777" w:rsidR="004617F2" w:rsidRPr="000B121E" w:rsidRDefault="004617F2" w:rsidP="000B121E">
      <w:pPr>
        <w:shd w:val="clear" w:color="auto" w:fill="FFFFFF" w:themeFill="background1"/>
        <w:spacing w:after="0" w:line="360" w:lineRule="auto"/>
        <w:jc w:val="center"/>
        <w:rPr>
          <w:rFonts w:cs="Times New Roman"/>
          <w:color w:val="000000" w:themeColor="text1"/>
          <w:szCs w:val="24"/>
        </w:rPr>
      </w:pPr>
    </w:p>
    <w:p w14:paraId="4479AF6B" w14:textId="77777777" w:rsidR="004617F2" w:rsidRPr="000B121E" w:rsidRDefault="004617F2" w:rsidP="000B121E">
      <w:pPr>
        <w:shd w:val="clear" w:color="auto" w:fill="FFFFFF" w:themeFill="background1"/>
        <w:spacing w:after="0" w:line="360" w:lineRule="auto"/>
        <w:jc w:val="center"/>
        <w:rPr>
          <w:rFonts w:cs="Times New Roman"/>
          <w:color w:val="000000" w:themeColor="text1"/>
          <w:szCs w:val="24"/>
        </w:rPr>
      </w:pPr>
      <w:r w:rsidRPr="000B121E">
        <w:rPr>
          <w:rFonts w:cs="Times New Roman"/>
          <w:color w:val="000000" w:themeColor="text1"/>
          <w:szCs w:val="24"/>
        </w:rPr>
        <w:t>Figure A1.</w:t>
      </w:r>
      <w:r w:rsidRPr="000B121E">
        <w:rPr>
          <w:rFonts w:cs="Times New Roman"/>
          <w:color w:val="000000" w:themeColor="text1"/>
          <w:szCs w:val="24"/>
        </w:rPr>
        <w:tab/>
        <w:t>Simulated sales with a structural break: model with post-break data</w:t>
      </w:r>
    </w:p>
    <w:p w14:paraId="0B4B77F6"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noProof/>
          <w:color w:val="000000" w:themeColor="text1"/>
          <w:szCs w:val="24"/>
          <w:lang w:eastAsia="en-GB"/>
        </w:rPr>
        <w:lastRenderedPageBreak/>
        <mc:AlternateContent>
          <mc:Choice Requires="wps">
            <w:drawing>
              <wp:anchor distT="0" distB="0" distL="114300" distR="114300" simplePos="0" relativeHeight="251659264" behindDoc="0" locked="0" layoutInCell="1" allowOverlap="1" wp14:anchorId="4D024A72" wp14:editId="6BEEE8B4">
                <wp:simplePos x="0" y="0"/>
                <wp:positionH relativeFrom="column">
                  <wp:posOffset>423545</wp:posOffset>
                </wp:positionH>
                <wp:positionV relativeFrom="paragraph">
                  <wp:posOffset>109220</wp:posOffset>
                </wp:positionV>
                <wp:extent cx="1296670" cy="1938020"/>
                <wp:effectExtent l="0" t="0" r="17780" b="24130"/>
                <wp:wrapNone/>
                <wp:docPr id="4" name="Rectangle 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89657D9" id="Rectangle 4" o:spid="_x0000_s1026" style="position:absolute;margin-left:33.35pt;margin-top:8.6pt;width:102.1pt;height:15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yBngIAAI8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" fillcolor="#5b9bd5" strokecolor="#1f3763 [1604]" strokeweight="1pt">
                <v:fill opacity="8481f"/>
              </v:rect>
            </w:pict>
          </mc:Fallback>
        </mc:AlternateContent>
      </w:r>
      <w:r w:rsidRPr="000B121E">
        <w:rPr>
          <w:rFonts w:cs="Times New Roman"/>
          <w:noProof/>
          <w:color w:val="000000" w:themeColor="text1"/>
          <w:szCs w:val="24"/>
          <w:lang w:eastAsia="en-GB"/>
        </w:rPr>
        <mc:AlternateContent>
          <mc:Choice Requires="wps">
            <w:drawing>
              <wp:anchor distT="0" distB="0" distL="114300" distR="114300" simplePos="0" relativeHeight="251662336" behindDoc="0" locked="0" layoutInCell="1" allowOverlap="1" wp14:anchorId="476233CE" wp14:editId="1D6A4DC4">
                <wp:simplePos x="0" y="0"/>
                <wp:positionH relativeFrom="column">
                  <wp:posOffset>1720215</wp:posOffset>
                </wp:positionH>
                <wp:positionV relativeFrom="paragraph">
                  <wp:posOffset>109220</wp:posOffset>
                </wp:positionV>
                <wp:extent cx="1368425" cy="1946275"/>
                <wp:effectExtent l="0" t="0" r="22225" b="15875"/>
                <wp:wrapNone/>
                <wp:docPr id="7" name="Rectangle 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2811D73" id="Rectangle 7" o:spid="_x0000_s1026" style="position:absolute;margin-left:135.45pt;margin-top:8.6pt;width:107.75pt;height:15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B7ISvmqQIAAMIFAAAOAAAAAAAAAAAA&#10;AAAAAC4CAABkcnMvZTJvRG9jLnhtbFBLAQItABQABgAIAAAAIQA2sWfE3gAAAAoBAAAPAAAAAAAA&#10;AAAAAAAAAAMFAABkcnMvZG93bnJldi54bWxQSwUGAAAAAAQABADzAAAADgYAAAAA&#10;" fillcolor="#a8d08d [1945]" strokecolor="#1f3763 [1604]" strokeweight="1pt">
                <v:fill opacity="8481f"/>
              </v:rect>
            </w:pict>
          </mc:Fallback>
        </mc:AlternateContent>
      </w:r>
      <w:r w:rsidRPr="000B121E">
        <w:rPr>
          <w:rFonts w:cs="Times New Roman"/>
          <w:noProof/>
          <w:color w:val="000000" w:themeColor="text1"/>
          <w:szCs w:val="24"/>
          <w:lang w:eastAsia="en-GB"/>
        </w:rPr>
        <mc:AlternateContent>
          <mc:Choice Requires="wps">
            <w:drawing>
              <wp:anchor distT="0" distB="0" distL="114300" distR="114300" simplePos="0" relativeHeight="251660288" behindDoc="0" locked="0" layoutInCell="1" allowOverlap="1" wp14:anchorId="12360936" wp14:editId="3E0C0827">
                <wp:simplePos x="0" y="0"/>
                <wp:positionH relativeFrom="column">
                  <wp:posOffset>3086100</wp:posOffset>
                </wp:positionH>
                <wp:positionV relativeFrom="paragraph">
                  <wp:posOffset>109220</wp:posOffset>
                </wp:positionV>
                <wp:extent cx="1377950" cy="1946275"/>
                <wp:effectExtent l="0" t="0" r="12700" b="15875"/>
                <wp:wrapNone/>
                <wp:docPr id="8" name="Rectangle 8"/>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03D7A4A" id="Rectangle 8" o:spid="_x0000_s1026" style="position:absolute;margin-left:243pt;margin-top:8.6pt;width:108.5pt;height:15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" fillcolor="#ffc000" strokecolor="#1f3763 [1604]" strokeweight="1pt">
                <v:fill opacity="8481f"/>
              </v:rect>
            </w:pict>
          </mc:Fallback>
        </mc:AlternateContent>
      </w:r>
      <w:r w:rsidRPr="000B121E">
        <w:rPr>
          <w:rFonts w:cs="Times New Roman"/>
          <w:noProof/>
          <w:color w:val="000000" w:themeColor="text1"/>
          <w:szCs w:val="24"/>
          <w:lang w:eastAsia="en-GB"/>
        </w:rPr>
        <mc:AlternateContent>
          <mc:Choice Requires="wps">
            <w:drawing>
              <wp:anchor distT="0" distB="0" distL="114300" distR="114300" simplePos="0" relativeHeight="251661312" behindDoc="0" locked="0" layoutInCell="1" allowOverlap="1" wp14:anchorId="6EA18819" wp14:editId="45EF0F4F">
                <wp:simplePos x="0" y="0"/>
                <wp:positionH relativeFrom="column">
                  <wp:posOffset>4462145</wp:posOffset>
                </wp:positionH>
                <wp:positionV relativeFrom="paragraph">
                  <wp:posOffset>109220</wp:posOffset>
                </wp:positionV>
                <wp:extent cx="1390650" cy="1946275"/>
                <wp:effectExtent l="0" t="0" r="19050" b="15875"/>
                <wp:wrapNone/>
                <wp:docPr id="9" name="Rectangle 9"/>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72C4578" id="Rectangle 9" o:spid="_x0000_s1026" style="position:absolute;margin-left:351.35pt;margin-top:8.6pt;width:109.5pt;height:15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" fillcolor="#c00000" strokecolor="#1f3763 [1604]" strokeweight="1pt">
                <v:fill opacity="8481f"/>
              </v:rect>
            </w:pict>
          </mc:Fallback>
        </mc:AlternateContent>
      </w:r>
      <w:r w:rsidRPr="000B121E">
        <w:rPr>
          <w:rFonts w:cs="Times New Roman"/>
          <w:noProof/>
          <w:color w:val="000000" w:themeColor="text1"/>
          <w:szCs w:val="24"/>
          <w:lang w:eastAsia="en-GB"/>
        </w:rPr>
        <w:drawing>
          <wp:inline distT="0" distB="0" distL="0" distR="0" wp14:anchorId="7F2B16A6" wp14:editId="3310CD0D">
            <wp:extent cx="6267450" cy="2482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p>
    <w:p w14:paraId="6945D4E8"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3705BF7E"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Suppose that we have the data from week 1 to week 75 and we forecast the product sales for the period from week 76 to week 100. If we know that there are changes for the effect of the product price, we may develop a congruent model (i.e.,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=a+b</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 exclusively based on the post-break data (i.e., data from week 51 to week 75) and generate unbiased forecasts. Figure A1 represents the predictions/forecasts using the black dashed line (e.g., </w:t>
      </w:r>
      <w:r w:rsidRPr="000B121E">
        <w:rPr>
          <w:rFonts w:cs="Times New Roman"/>
          <w:i/>
          <w:color w:val="000000" w:themeColor="text1"/>
          <w:szCs w:val="24"/>
        </w:rPr>
        <w:t>ybar_post breaks</w:t>
      </w:r>
      <w:r w:rsidRPr="000B121E">
        <w:rPr>
          <w:rFonts w:cs="Times New Roman"/>
          <w:color w:val="000000" w:themeColor="text1"/>
          <w:szCs w:val="24"/>
        </w:rPr>
        <w:t xml:space="preserve">). Table A1 shows the forecasting performance of the model with post break data (e.g., with MAE= 0.3, MSE= 0.18, MAPE= 5.0%, and SMAPE= 4.3%). </w:t>
      </w:r>
    </w:p>
    <w:p w14:paraId="72901E3C"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1DE4DF5B"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However, the changes of the effect of the price are usually unknown. If we overlook the two structural breaks and estimate the model using all the available data (i.e., from week 1 to week 75), we would obtain estimates of the parameters as the weighted average of the true parameters before and after the breaks and generate biased forecasts. In this example, we tend to over-predict the sales from week 1 to week 25, under-predict the sales from week 26 to week 50, then again over-predict the sales from week 51 to week </w:t>
      </w:r>
      <w:r w:rsidRPr="000B121E">
        <w:rPr>
          <w:rFonts w:cs="Times New Roman"/>
          <w:noProof/>
          <w:color w:val="000000" w:themeColor="text1"/>
          <w:szCs w:val="24"/>
        </w:rPr>
        <w:t>70</w:t>
      </w:r>
      <w:r w:rsidRPr="000B121E">
        <w:rPr>
          <w:rFonts w:cs="Times New Roman"/>
          <w:color w:val="000000" w:themeColor="text1"/>
          <w:szCs w:val="24"/>
        </w:rPr>
        <w:t xml:space="preserve"> and finally generate downwards-biased out-of-sample forecasts from week 76 to week 100. Figure 2 shows the biased predictions/forecasts with the black dashed line (as </w:t>
      </w:r>
      <w:r w:rsidRPr="000B121E">
        <w:rPr>
          <w:rFonts w:cs="Times New Roman"/>
          <w:i/>
          <w:color w:val="000000" w:themeColor="text1"/>
          <w:szCs w:val="24"/>
        </w:rPr>
        <w:t>ybar_all data</w:t>
      </w:r>
      <w:r w:rsidRPr="000B121E">
        <w:rPr>
          <w:rFonts w:cs="Times New Roman"/>
          <w:color w:val="000000" w:themeColor="text1"/>
          <w:szCs w:val="24"/>
        </w:rPr>
        <w:t xml:space="preserve">). Table 1 shows the forecasting performance of the model with the full data (e.g., with MAE= 0.7, MSE= 0.52, MAPE= 12.2%, and SMAPE= 11.5%). The forecasts are substantially inferior compared to the model with </w:t>
      </w:r>
      <w:r w:rsidRPr="000B121E">
        <w:rPr>
          <w:rFonts w:cs="Times New Roman"/>
          <w:noProof/>
          <w:color w:val="000000" w:themeColor="text1"/>
          <w:szCs w:val="24"/>
        </w:rPr>
        <w:t>post-break</w:t>
      </w:r>
      <w:r w:rsidRPr="000B121E">
        <w:rPr>
          <w:rFonts w:cs="Times New Roman"/>
          <w:color w:val="000000" w:themeColor="text1"/>
          <w:szCs w:val="24"/>
        </w:rPr>
        <w:t xml:space="preserve"> data.</w:t>
      </w:r>
    </w:p>
    <w:p w14:paraId="70596DC3" w14:textId="77777777" w:rsidR="004617F2" w:rsidRPr="000B121E" w:rsidRDefault="004617F2" w:rsidP="000B121E">
      <w:pPr>
        <w:shd w:val="clear" w:color="auto" w:fill="FFFFFF" w:themeFill="background1"/>
        <w:spacing w:after="0" w:line="360" w:lineRule="auto"/>
        <w:jc w:val="center"/>
        <w:rPr>
          <w:rFonts w:cs="Times New Roman"/>
          <w:color w:val="000000" w:themeColor="text1"/>
          <w:szCs w:val="24"/>
        </w:rPr>
      </w:pPr>
    </w:p>
    <w:p w14:paraId="31D4CB86" w14:textId="77777777" w:rsidR="004617F2" w:rsidRPr="000B121E" w:rsidRDefault="004617F2" w:rsidP="000B121E">
      <w:pPr>
        <w:shd w:val="clear" w:color="auto" w:fill="FFFFFF" w:themeFill="background1"/>
        <w:spacing w:after="0" w:line="360" w:lineRule="auto"/>
        <w:jc w:val="center"/>
        <w:rPr>
          <w:rFonts w:cs="Times New Roman"/>
          <w:color w:val="000000" w:themeColor="text1"/>
          <w:szCs w:val="24"/>
        </w:rPr>
      </w:pPr>
      <w:r w:rsidRPr="000B121E">
        <w:rPr>
          <w:rFonts w:cs="Times New Roman"/>
          <w:color w:val="000000" w:themeColor="text1"/>
          <w:szCs w:val="24"/>
        </w:rPr>
        <w:t>Figure A2.</w:t>
      </w:r>
      <w:r w:rsidRPr="000B121E">
        <w:rPr>
          <w:rFonts w:cs="Times New Roman"/>
          <w:color w:val="000000" w:themeColor="text1"/>
          <w:szCs w:val="24"/>
        </w:rPr>
        <w:tab/>
        <w:t>Simulated sales with a structural break: model with full data</w:t>
      </w:r>
      <w:r w:rsidRPr="000B121E">
        <w:rPr>
          <w:rStyle w:val="FootnoteReference"/>
          <w:rFonts w:cs="Times New Roman"/>
          <w:color w:val="000000" w:themeColor="text1"/>
          <w:szCs w:val="24"/>
        </w:rPr>
        <w:footnoteReference w:id="18"/>
      </w:r>
    </w:p>
    <w:p w14:paraId="4B90ACEB" w14:textId="77777777" w:rsidR="004617F2" w:rsidRPr="000B121E" w:rsidRDefault="004617F2" w:rsidP="000B121E">
      <w:pPr>
        <w:shd w:val="clear" w:color="auto" w:fill="FFFFFF" w:themeFill="background1"/>
        <w:spacing w:after="0" w:line="360" w:lineRule="auto"/>
        <w:jc w:val="center"/>
        <w:rPr>
          <w:rFonts w:cs="Times New Roman"/>
          <w:color w:val="000000" w:themeColor="text1"/>
          <w:szCs w:val="24"/>
        </w:rPr>
      </w:pPr>
      <w:r w:rsidRPr="000B121E">
        <w:rPr>
          <w:rFonts w:cs="Times New Roman"/>
          <w:noProof/>
          <w:color w:val="000000" w:themeColor="text1"/>
          <w:szCs w:val="24"/>
          <w:lang w:eastAsia="en-GB"/>
        </w:rPr>
        <w:lastRenderedPageBreak/>
        <mc:AlternateContent>
          <mc:Choice Requires="wps">
            <w:drawing>
              <wp:anchor distT="0" distB="0" distL="114300" distR="114300" simplePos="0" relativeHeight="251663360" behindDoc="0" locked="0" layoutInCell="1" allowOverlap="1" wp14:anchorId="2697312F" wp14:editId="11469A2A">
                <wp:simplePos x="0" y="0"/>
                <wp:positionH relativeFrom="column">
                  <wp:posOffset>409575</wp:posOffset>
                </wp:positionH>
                <wp:positionV relativeFrom="paragraph">
                  <wp:posOffset>101600</wp:posOffset>
                </wp:positionV>
                <wp:extent cx="1296670" cy="1921510"/>
                <wp:effectExtent l="0" t="0" r="17780" b="21590"/>
                <wp:wrapNone/>
                <wp:docPr id="14" name="Rectangle 14"/>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7CBFA27" id="Rectangle 14" o:spid="_x0000_s1026" style="position:absolute;margin-left:32.25pt;margin-top:8pt;width:102.1pt;height:15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" fillcolor="#5b9bd5" strokecolor="#1f3763 [1604]" strokeweight="1pt">
                <v:fill opacity="8481f"/>
              </v:rect>
            </w:pict>
          </mc:Fallback>
        </mc:AlternateContent>
      </w:r>
      <w:r w:rsidRPr="000B121E">
        <w:rPr>
          <w:rFonts w:cs="Times New Roman"/>
          <w:noProof/>
          <w:color w:val="000000" w:themeColor="text1"/>
          <w:szCs w:val="24"/>
          <w:lang w:eastAsia="en-GB"/>
        </w:rPr>
        <mc:AlternateContent>
          <mc:Choice Requires="wps">
            <w:drawing>
              <wp:anchor distT="0" distB="0" distL="114300" distR="114300" simplePos="0" relativeHeight="251666432" behindDoc="0" locked="0" layoutInCell="1" allowOverlap="1" wp14:anchorId="5C94F8AD" wp14:editId="5A14E042">
                <wp:simplePos x="0" y="0"/>
                <wp:positionH relativeFrom="column">
                  <wp:posOffset>1707515</wp:posOffset>
                </wp:positionH>
                <wp:positionV relativeFrom="paragraph">
                  <wp:posOffset>107315</wp:posOffset>
                </wp:positionV>
                <wp:extent cx="1350645" cy="1927225"/>
                <wp:effectExtent l="0" t="0" r="20955" b="15875"/>
                <wp:wrapNone/>
                <wp:docPr id="15" name="Rectangle 15"/>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04BBDAC" id="Rectangle 15" o:spid="_x0000_s1026" style="position:absolute;margin-left:134.45pt;margin-top:8.45pt;width:106.35pt;height:1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" fillcolor="#a8d08d [1945]" strokecolor="#1f3763 [1604]" strokeweight="1pt">
                <v:fill opacity="8481f"/>
              </v:rect>
            </w:pict>
          </mc:Fallback>
        </mc:AlternateContent>
      </w:r>
      <w:r w:rsidRPr="000B121E">
        <w:rPr>
          <w:rFonts w:cs="Times New Roman"/>
          <w:noProof/>
          <w:color w:val="000000" w:themeColor="text1"/>
          <w:szCs w:val="24"/>
          <w:lang w:eastAsia="en-GB"/>
        </w:rPr>
        <mc:AlternateContent>
          <mc:Choice Requires="wps">
            <w:drawing>
              <wp:anchor distT="0" distB="0" distL="114300" distR="114300" simplePos="0" relativeHeight="251665408" behindDoc="0" locked="0" layoutInCell="1" allowOverlap="1" wp14:anchorId="6DEC34E4" wp14:editId="19B604C5">
                <wp:simplePos x="0" y="0"/>
                <wp:positionH relativeFrom="column">
                  <wp:posOffset>4430395</wp:posOffset>
                </wp:positionH>
                <wp:positionV relativeFrom="paragraph">
                  <wp:posOffset>107315</wp:posOffset>
                </wp:positionV>
                <wp:extent cx="1423035" cy="1914525"/>
                <wp:effectExtent l="0" t="0" r="24765" b="28575"/>
                <wp:wrapNone/>
                <wp:docPr id="17" name="Rectangle 17"/>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F151B83" id="Rectangle 17" o:spid="_x0000_s1026" style="position:absolute;margin-left:348.85pt;margin-top:8.45pt;width:112.05pt;height:15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4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K4mbhyaAgAAkQUAAA4AAAAAAAAAAAAAAAAALgIAAGRycy9l&#10;Mm9Eb2MueG1sUEsBAi0AFAAGAAgAAAAhAD9yAurgAAAACgEAAA8AAAAAAAAAAAAAAAAA9AQAAGRy&#10;cy9kb3ducmV2LnhtbFBLBQYAAAAABAAEAPMAAAABBgAAAAA=&#10;" fillcolor="#c00000" strokecolor="#1f3763 [1604]" strokeweight="1pt">
                <v:fill opacity="8481f"/>
              </v:rect>
            </w:pict>
          </mc:Fallback>
        </mc:AlternateContent>
      </w:r>
      <w:r w:rsidRPr="000B121E">
        <w:rPr>
          <w:rFonts w:cs="Times New Roman"/>
          <w:noProof/>
          <w:color w:val="000000" w:themeColor="text1"/>
          <w:szCs w:val="24"/>
          <w:lang w:eastAsia="en-GB"/>
        </w:rPr>
        <mc:AlternateContent>
          <mc:Choice Requires="wps">
            <w:drawing>
              <wp:anchor distT="0" distB="0" distL="114300" distR="114300" simplePos="0" relativeHeight="251664384" behindDoc="0" locked="0" layoutInCell="1" allowOverlap="1" wp14:anchorId="76E1A971" wp14:editId="4A2E56E0">
                <wp:simplePos x="0" y="0"/>
                <wp:positionH relativeFrom="column">
                  <wp:posOffset>3058160</wp:posOffset>
                </wp:positionH>
                <wp:positionV relativeFrom="paragraph">
                  <wp:posOffset>106680</wp:posOffset>
                </wp:positionV>
                <wp:extent cx="1377950" cy="1927225"/>
                <wp:effectExtent l="0" t="0" r="12700" b="15875"/>
                <wp:wrapNone/>
                <wp:docPr id="23" name="Rectangle 23"/>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12DD190" id="Rectangle 23" o:spid="_x0000_s1026" style="position:absolute;margin-left:240.8pt;margin-top:8.4pt;width:108.5pt;height:15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5CU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HRHkJSeAgAAkQUAAA4AAAAAAAAAAAAAAAAALgIAAGRy&#10;cy9lMm9Eb2MueG1sUEsBAi0AFAAGAAgAAAAhAM81+L7fAAAACgEAAA8AAAAAAAAAAAAAAAAA+AQA&#10;AGRycy9kb3ducmV2LnhtbFBLBQYAAAAABAAEAPMAAAAEBgAAAAA=&#10;" fillcolor="#ffc000" strokecolor="#1f3763 [1604]" strokeweight="1pt">
                <v:fill opacity="8481f"/>
              </v:rect>
            </w:pict>
          </mc:Fallback>
        </mc:AlternateContent>
      </w:r>
      <w:r w:rsidRPr="000B121E">
        <w:rPr>
          <w:rFonts w:cs="Times New Roman"/>
          <w:noProof/>
          <w:color w:val="000000" w:themeColor="text1"/>
          <w:szCs w:val="24"/>
          <w:lang w:eastAsia="en-GB"/>
        </w:rPr>
        <w:drawing>
          <wp:inline distT="0" distB="0" distL="0" distR="0" wp14:anchorId="6EC7AEE8" wp14:editId="7D8DEAD2">
            <wp:extent cx="6276718" cy="24497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p>
    <w:p w14:paraId="08469A07" w14:textId="77777777" w:rsidR="004617F2" w:rsidRPr="000B121E" w:rsidRDefault="004617F2" w:rsidP="000B121E">
      <w:pPr>
        <w:shd w:val="clear" w:color="auto" w:fill="FFFFFF" w:themeFill="background1"/>
        <w:spacing w:after="0" w:line="360" w:lineRule="auto"/>
        <w:ind w:firstLine="720"/>
        <w:rPr>
          <w:rFonts w:cs="Times New Roman"/>
          <w:noProof/>
          <w:color w:val="000000" w:themeColor="text1"/>
          <w:szCs w:val="24"/>
        </w:rPr>
      </w:pPr>
    </w:p>
    <w:p w14:paraId="178FAC2D" w14:textId="77777777" w:rsidR="004617F2" w:rsidRPr="000B121E" w:rsidRDefault="004617F2" w:rsidP="000B121E">
      <w:pPr>
        <w:shd w:val="clear" w:color="auto" w:fill="FFFFFF" w:themeFill="background1"/>
        <w:spacing w:after="0" w:line="360" w:lineRule="auto"/>
        <w:ind w:firstLine="720"/>
        <w:rPr>
          <w:rFonts w:cs="Times New Roman"/>
          <w:noProof/>
          <w:color w:val="000000" w:themeColor="text1"/>
          <w:szCs w:val="24"/>
        </w:rPr>
      </w:pPr>
      <w:r w:rsidRPr="000B121E">
        <w:rPr>
          <w:rFonts w:cs="Times New Roman"/>
          <w:noProof/>
          <w:color w:val="000000" w:themeColor="text1"/>
          <w:szCs w:val="24"/>
        </w:rPr>
        <w:t>Table A1.</w:t>
      </w:r>
      <w:r w:rsidRPr="000B121E">
        <w:rPr>
          <w:rFonts w:cs="Times New Roman"/>
          <w:noProof/>
          <w:color w:val="000000" w:themeColor="text1"/>
          <w:szCs w:val="24"/>
        </w:rPr>
        <w:tab/>
        <w:t>The forecasting performance of different models in the simulation</w:t>
      </w:r>
    </w:p>
    <w:p w14:paraId="7DCD0592" w14:textId="77777777" w:rsidR="004617F2" w:rsidRPr="000B121E" w:rsidRDefault="004617F2" w:rsidP="000B121E">
      <w:pPr>
        <w:shd w:val="clear" w:color="auto" w:fill="FFFFFF" w:themeFill="background1"/>
        <w:spacing w:after="0" w:line="360" w:lineRule="auto"/>
        <w:rPr>
          <w:rFonts w:cs="Times New Roman"/>
          <w:noProof/>
          <w:color w:val="000000" w:themeColor="text1"/>
          <w:szCs w:val="24"/>
        </w:rPr>
      </w:pPr>
      <w:r w:rsidRPr="000B121E">
        <w:rPr>
          <w:rFonts w:cs="Times New Roman"/>
          <w:noProof/>
          <w:color w:val="000000" w:themeColor="text1"/>
          <w:szCs w:val="24"/>
        </w:rPr>
        <w:t xml:space="preserve"> </w:t>
      </w:r>
    </w:p>
    <w:tbl>
      <w:tblPr>
        <w:tblStyle w:val="ListTable1Light1"/>
        <w:tblW w:w="6599" w:type="dxa"/>
        <w:jc w:val="center"/>
        <w:tblLook w:val="04A0" w:firstRow="1" w:lastRow="0" w:firstColumn="1" w:lastColumn="0" w:noHBand="0" w:noVBand="1"/>
      </w:tblPr>
      <w:tblGrid>
        <w:gridCol w:w="3261"/>
        <w:gridCol w:w="705"/>
        <w:gridCol w:w="686"/>
        <w:gridCol w:w="970"/>
        <w:gridCol w:w="977"/>
      </w:tblGrid>
      <w:tr w:rsidR="004617F2" w:rsidRPr="000B121E" w14:paraId="18037A30" w14:textId="77777777" w:rsidTr="00B1292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3D5BC054"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Model</w:t>
            </w:r>
          </w:p>
        </w:tc>
        <w:tc>
          <w:tcPr>
            <w:tcW w:w="705" w:type="dxa"/>
            <w:shd w:val="clear" w:color="auto" w:fill="auto"/>
            <w:hideMark/>
          </w:tcPr>
          <w:p w14:paraId="03EE2DF6" w14:textId="77777777" w:rsidR="004617F2" w:rsidRPr="000B121E" w:rsidRDefault="004617F2" w:rsidP="000B121E">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MAE</w:t>
            </w:r>
          </w:p>
        </w:tc>
        <w:tc>
          <w:tcPr>
            <w:tcW w:w="686" w:type="dxa"/>
            <w:shd w:val="clear" w:color="auto" w:fill="auto"/>
            <w:hideMark/>
          </w:tcPr>
          <w:p w14:paraId="6365E8DE" w14:textId="77777777" w:rsidR="004617F2" w:rsidRPr="000B121E" w:rsidRDefault="004617F2" w:rsidP="000B121E">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MSE</w:t>
            </w:r>
          </w:p>
        </w:tc>
        <w:tc>
          <w:tcPr>
            <w:tcW w:w="970" w:type="dxa"/>
            <w:shd w:val="clear" w:color="auto" w:fill="auto"/>
            <w:hideMark/>
          </w:tcPr>
          <w:p w14:paraId="57A376D2" w14:textId="77777777" w:rsidR="004617F2" w:rsidRPr="000B121E" w:rsidRDefault="004617F2" w:rsidP="000B121E">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MAPE</w:t>
            </w:r>
          </w:p>
        </w:tc>
        <w:tc>
          <w:tcPr>
            <w:tcW w:w="977" w:type="dxa"/>
            <w:shd w:val="clear" w:color="auto" w:fill="auto"/>
            <w:hideMark/>
          </w:tcPr>
          <w:p w14:paraId="35123EE4" w14:textId="77777777" w:rsidR="004617F2" w:rsidRPr="000B121E" w:rsidRDefault="004617F2" w:rsidP="000B121E">
            <w:pPr>
              <w:shd w:val="clear" w:color="auto" w:fill="FFFFFF" w:themeFill="background1"/>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themeColor="text1"/>
                <w:sz w:val="22"/>
              </w:rPr>
            </w:pPr>
            <w:r w:rsidRPr="000B121E">
              <w:rPr>
                <w:rFonts w:eastAsia="Times New Roman" w:cs="Times New Roman"/>
                <w:b w:val="0"/>
                <w:color w:val="000000" w:themeColor="text1"/>
                <w:sz w:val="22"/>
              </w:rPr>
              <w:t>SMAPE</w:t>
            </w:r>
          </w:p>
        </w:tc>
      </w:tr>
      <w:tr w:rsidR="004617F2" w:rsidRPr="000B121E" w14:paraId="6DD860F6"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5873303E"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Model with post-break data</w:t>
            </w:r>
          </w:p>
        </w:tc>
        <w:tc>
          <w:tcPr>
            <w:tcW w:w="705" w:type="dxa"/>
            <w:shd w:val="clear" w:color="auto" w:fill="auto"/>
            <w:hideMark/>
          </w:tcPr>
          <w:p w14:paraId="560EAC30" w14:textId="77777777" w:rsidR="004617F2" w:rsidRPr="000B121E"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0.3</w:t>
            </w:r>
          </w:p>
        </w:tc>
        <w:tc>
          <w:tcPr>
            <w:tcW w:w="686" w:type="dxa"/>
            <w:shd w:val="clear" w:color="auto" w:fill="auto"/>
            <w:hideMark/>
          </w:tcPr>
          <w:p w14:paraId="0BF09C56"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0B121E">
              <w:rPr>
                <w:color w:val="000000" w:themeColor="text1"/>
                <w:sz w:val="22"/>
              </w:rPr>
              <w:t>0.18</w:t>
            </w:r>
          </w:p>
        </w:tc>
        <w:tc>
          <w:tcPr>
            <w:tcW w:w="970" w:type="dxa"/>
            <w:shd w:val="clear" w:color="auto" w:fill="auto"/>
            <w:hideMark/>
          </w:tcPr>
          <w:p w14:paraId="28AA3C20" w14:textId="77777777" w:rsidR="004617F2" w:rsidRPr="000B121E"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5.0%</w:t>
            </w:r>
          </w:p>
        </w:tc>
        <w:tc>
          <w:tcPr>
            <w:tcW w:w="977" w:type="dxa"/>
            <w:shd w:val="clear" w:color="auto" w:fill="auto"/>
            <w:hideMark/>
          </w:tcPr>
          <w:p w14:paraId="25D169E6" w14:textId="77777777" w:rsidR="004617F2" w:rsidRPr="000B121E"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4.3%</w:t>
            </w:r>
          </w:p>
        </w:tc>
      </w:tr>
      <w:tr w:rsidR="004617F2" w:rsidRPr="000B121E" w14:paraId="1FFFCFDE"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210CB75A"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Model with full data</w:t>
            </w:r>
          </w:p>
        </w:tc>
        <w:tc>
          <w:tcPr>
            <w:tcW w:w="705" w:type="dxa"/>
            <w:shd w:val="clear" w:color="auto" w:fill="auto"/>
            <w:hideMark/>
          </w:tcPr>
          <w:p w14:paraId="7FE2C671" w14:textId="77777777" w:rsidR="004617F2" w:rsidRPr="000B121E"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0.7</w:t>
            </w:r>
          </w:p>
        </w:tc>
        <w:tc>
          <w:tcPr>
            <w:tcW w:w="686" w:type="dxa"/>
            <w:shd w:val="clear" w:color="auto" w:fill="auto"/>
            <w:hideMark/>
          </w:tcPr>
          <w:p w14:paraId="39E3D995"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0B121E">
              <w:rPr>
                <w:color w:val="000000" w:themeColor="text1"/>
                <w:sz w:val="22"/>
              </w:rPr>
              <w:t>0.52</w:t>
            </w:r>
          </w:p>
        </w:tc>
        <w:tc>
          <w:tcPr>
            <w:tcW w:w="970" w:type="dxa"/>
            <w:shd w:val="clear" w:color="auto" w:fill="auto"/>
            <w:hideMark/>
          </w:tcPr>
          <w:p w14:paraId="751EFEC5" w14:textId="77777777" w:rsidR="004617F2" w:rsidRPr="000B121E"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12.2%</w:t>
            </w:r>
          </w:p>
        </w:tc>
        <w:tc>
          <w:tcPr>
            <w:tcW w:w="977" w:type="dxa"/>
            <w:shd w:val="clear" w:color="auto" w:fill="auto"/>
            <w:hideMark/>
          </w:tcPr>
          <w:p w14:paraId="4120BD02" w14:textId="77777777" w:rsidR="004617F2" w:rsidRPr="000B121E"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11.5%</w:t>
            </w:r>
          </w:p>
        </w:tc>
      </w:tr>
      <w:tr w:rsidR="004617F2" w:rsidRPr="000B121E" w14:paraId="731C1E05" w14:textId="77777777" w:rsidTr="00B129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33D63ED5"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Model with full data, with IC</w:t>
            </w:r>
          </w:p>
        </w:tc>
        <w:tc>
          <w:tcPr>
            <w:tcW w:w="705" w:type="dxa"/>
            <w:shd w:val="clear" w:color="auto" w:fill="auto"/>
            <w:hideMark/>
          </w:tcPr>
          <w:p w14:paraId="3D353A49" w14:textId="77777777" w:rsidR="004617F2" w:rsidRPr="000B121E"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0.1</w:t>
            </w:r>
          </w:p>
        </w:tc>
        <w:tc>
          <w:tcPr>
            <w:tcW w:w="686" w:type="dxa"/>
            <w:shd w:val="clear" w:color="auto" w:fill="auto"/>
            <w:hideMark/>
          </w:tcPr>
          <w:p w14:paraId="3E09D23E" w14:textId="77777777" w:rsidR="004617F2" w:rsidRPr="000B121E" w:rsidRDefault="004617F2" w:rsidP="000B121E">
            <w:pPr>
              <w:shd w:val="clear" w:color="auto" w:fill="FFFFFF" w:themeFill="background1"/>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0B121E">
              <w:rPr>
                <w:color w:val="000000" w:themeColor="text1"/>
                <w:sz w:val="22"/>
              </w:rPr>
              <w:t>0.01</w:t>
            </w:r>
          </w:p>
        </w:tc>
        <w:tc>
          <w:tcPr>
            <w:tcW w:w="970" w:type="dxa"/>
            <w:shd w:val="clear" w:color="auto" w:fill="auto"/>
            <w:hideMark/>
          </w:tcPr>
          <w:p w14:paraId="19D3788E" w14:textId="77777777" w:rsidR="004617F2" w:rsidRPr="000B121E"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1.7%</w:t>
            </w:r>
          </w:p>
        </w:tc>
        <w:tc>
          <w:tcPr>
            <w:tcW w:w="977" w:type="dxa"/>
            <w:shd w:val="clear" w:color="auto" w:fill="auto"/>
            <w:hideMark/>
          </w:tcPr>
          <w:p w14:paraId="60C4A5DE" w14:textId="77777777" w:rsidR="004617F2" w:rsidRPr="000B121E" w:rsidRDefault="004617F2" w:rsidP="000B121E">
            <w:pPr>
              <w:shd w:val="clear" w:color="auto" w:fill="FFFFFF" w:themeFill="background1"/>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1.8%</w:t>
            </w:r>
          </w:p>
        </w:tc>
      </w:tr>
      <w:tr w:rsidR="004617F2" w:rsidRPr="000B121E" w14:paraId="005D8D34" w14:textId="77777777" w:rsidTr="00B1292C">
        <w:trPr>
          <w:trHeight w:val="20"/>
          <w:jc w:val="center"/>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18B8A6FF" w14:textId="77777777" w:rsidR="004617F2" w:rsidRPr="000B121E" w:rsidRDefault="004617F2" w:rsidP="000B121E">
            <w:pPr>
              <w:shd w:val="clear" w:color="auto" w:fill="FFFFFF" w:themeFill="background1"/>
              <w:spacing w:after="0" w:line="240" w:lineRule="auto"/>
              <w:rPr>
                <w:rFonts w:eastAsia="Times New Roman" w:cs="Times New Roman"/>
                <w:b w:val="0"/>
                <w:color w:val="000000" w:themeColor="text1"/>
                <w:sz w:val="22"/>
              </w:rPr>
            </w:pPr>
            <w:r w:rsidRPr="000B121E">
              <w:rPr>
                <w:rFonts w:eastAsia="Times New Roman" w:cs="Times New Roman"/>
                <w:b w:val="0"/>
                <w:color w:val="000000" w:themeColor="text1"/>
                <w:sz w:val="22"/>
              </w:rPr>
              <w:t>Model with full data, with EWC</w:t>
            </w:r>
          </w:p>
        </w:tc>
        <w:tc>
          <w:tcPr>
            <w:tcW w:w="705" w:type="dxa"/>
            <w:shd w:val="clear" w:color="auto" w:fill="auto"/>
            <w:hideMark/>
          </w:tcPr>
          <w:p w14:paraId="7EEB3DCE" w14:textId="77777777" w:rsidR="004617F2" w:rsidRPr="000B121E"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0.6</w:t>
            </w:r>
          </w:p>
        </w:tc>
        <w:tc>
          <w:tcPr>
            <w:tcW w:w="686" w:type="dxa"/>
            <w:shd w:val="clear" w:color="auto" w:fill="auto"/>
            <w:hideMark/>
          </w:tcPr>
          <w:p w14:paraId="21AEF861" w14:textId="77777777" w:rsidR="004617F2" w:rsidRPr="000B121E" w:rsidRDefault="004617F2" w:rsidP="000B121E">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0B121E">
              <w:rPr>
                <w:color w:val="000000" w:themeColor="text1"/>
                <w:sz w:val="22"/>
              </w:rPr>
              <w:t>0.43</w:t>
            </w:r>
          </w:p>
        </w:tc>
        <w:tc>
          <w:tcPr>
            <w:tcW w:w="970" w:type="dxa"/>
            <w:shd w:val="clear" w:color="auto" w:fill="auto"/>
            <w:hideMark/>
          </w:tcPr>
          <w:p w14:paraId="507B747C" w14:textId="77777777" w:rsidR="004617F2" w:rsidRPr="000B121E"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11.0%</w:t>
            </w:r>
          </w:p>
        </w:tc>
        <w:tc>
          <w:tcPr>
            <w:tcW w:w="977" w:type="dxa"/>
            <w:shd w:val="clear" w:color="auto" w:fill="auto"/>
            <w:hideMark/>
          </w:tcPr>
          <w:p w14:paraId="2B308B52" w14:textId="77777777" w:rsidR="004617F2" w:rsidRPr="000B121E" w:rsidRDefault="004617F2" w:rsidP="000B121E">
            <w:pPr>
              <w:shd w:val="clear" w:color="auto" w:fill="FFFFFF" w:themeFill="background1"/>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2"/>
              </w:rPr>
            </w:pPr>
            <w:r w:rsidRPr="000B121E">
              <w:rPr>
                <w:rFonts w:eastAsia="Times New Roman" w:cs="Times New Roman"/>
                <w:color w:val="000000" w:themeColor="text1"/>
                <w:sz w:val="22"/>
              </w:rPr>
              <w:t>10.5%</w:t>
            </w:r>
          </w:p>
        </w:tc>
      </w:tr>
    </w:tbl>
    <w:p w14:paraId="1FFEB126" w14:textId="77777777" w:rsidR="004617F2" w:rsidRPr="000B121E" w:rsidRDefault="004617F2" w:rsidP="000B121E">
      <w:pPr>
        <w:shd w:val="clear" w:color="auto" w:fill="FFFFFF" w:themeFill="background1"/>
        <w:spacing w:after="0" w:line="360" w:lineRule="auto"/>
        <w:rPr>
          <w:rFonts w:cs="Times New Roman"/>
          <w:b/>
          <w:color w:val="000000" w:themeColor="text1"/>
          <w:szCs w:val="24"/>
        </w:rPr>
      </w:pPr>
      <w:r w:rsidRPr="000B121E">
        <w:rPr>
          <w:rFonts w:cs="Times New Roman"/>
          <w:b/>
          <w:color w:val="000000" w:themeColor="text1"/>
          <w:szCs w:val="24"/>
        </w:rPr>
        <w:t>Appendix B:</w:t>
      </w:r>
    </w:p>
    <w:p w14:paraId="08DECD8F" w14:textId="77777777" w:rsidR="004617F2" w:rsidRPr="000B121E" w:rsidRDefault="004617F2" w:rsidP="000B121E">
      <w:pPr>
        <w:shd w:val="clear" w:color="auto" w:fill="FFFFFF" w:themeFill="background1"/>
        <w:spacing w:after="0" w:line="360" w:lineRule="auto"/>
        <w:rPr>
          <w:rFonts w:cs="Times New Roman"/>
          <w:noProof/>
          <w:color w:val="000000" w:themeColor="text1"/>
          <w:szCs w:val="24"/>
        </w:rPr>
      </w:pPr>
    </w:p>
    <w:p w14:paraId="6680A523" w14:textId="5F62FD2D"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Based on the same example in Appendix A, we may improve the accuracy of the forecasts using the intercept correction (IC) method. First, we construct a congruent model as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=a+b</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t</m:t>
            </m:r>
          </m:sub>
        </m:sSub>
      </m:oMath>
      <w:r w:rsidRPr="000B121E">
        <w:rPr>
          <w:rFonts w:cs="Times New Roman"/>
          <w:color w:val="000000" w:themeColor="text1"/>
          <w:szCs w:val="24"/>
        </w:rPr>
        <w:t xml:space="preserve"> but presuming no priori knowledge of the structural breaks. We conduct a sequential </w:t>
      </w:r>
      <w:hyperlink w:anchor="_ENREF_15" w:tooltip="Chow, 1960 #260" w:history="1">
        <w:r w:rsidR="0047706C" w:rsidRPr="000B121E">
          <w:rPr>
            <w:rFonts w:cs="Times New Roman"/>
            <w:color w:val="000000" w:themeColor="text1"/>
            <w:szCs w:val="24"/>
          </w:rPr>
          <w:fldChar w:fldCharType="begin"/>
        </w:r>
        <w:r w:rsidR="0047706C" w:rsidRPr="000B121E">
          <w:rPr>
            <w:rFonts w:cs="Times New Roman"/>
            <w:color w:val="000000" w:themeColor="text1"/>
            <w:szCs w:val="24"/>
          </w:rPr>
          <w: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instrText>
        </w:r>
        <w:r w:rsidR="0047706C" w:rsidRPr="000B121E">
          <w:rPr>
            <w:rFonts w:cs="Times New Roman"/>
            <w:color w:val="000000" w:themeColor="text1"/>
            <w:szCs w:val="24"/>
          </w:rPr>
          <w:fldChar w:fldCharType="separate"/>
        </w:r>
        <w:r w:rsidR="0047706C" w:rsidRPr="000B121E">
          <w:rPr>
            <w:rFonts w:cs="Times New Roman"/>
            <w:noProof/>
            <w:color w:val="000000" w:themeColor="text1"/>
            <w:szCs w:val="24"/>
          </w:rPr>
          <w:t>Chow (1960)</w:t>
        </w:r>
        <w:r w:rsidR="0047706C" w:rsidRPr="000B121E">
          <w:rPr>
            <w:rFonts w:cs="Times New Roman"/>
            <w:color w:val="000000" w:themeColor="text1"/>
            <w:szCs w:val="24"/>
          </w:rPr>
          <w:fldChar w:fldCharType="end"/>
        </w:r>
      </w:hyperlink>
      <w:r w:rsidRPr="000B121E">
        <w:rPr>
          <w:rFonts w:cs="Times New Roman"/>
          <w:color w:val="000000" w:themeColor="text1"/>
          <w:szCs w:val="24"/>
        </w:rPr>
        <w:t xml:space="preserve"> test based on every observation during the estimation period</w:t>
      </w:r>
      <w:r w:rsidRPr="000B121E">
        <w:rPr>
          <w:rStyle w:val="FootnoteReference"/>
          <w:rFonts w:cs="Times New Roman"/>
          <w:color w:val="000000" w:themeColor="text1"/>
          <w:szCs w:val="24"/>
        </w:rPr>
        <w:footnoteReference w:id="19"/>
      </w:r>
      <w:r w:rsidRPr="000B121E">
        <w:rPr>
          <w:rFonts w:cs="Times New Roman"/>
          <w:color w:val="000000" w:themeColor="text1"/>
          <w:szCs w:val="24"/>
        </w:rPr>
        <w:t xml:space="preserve">. The rejection of the null hypothesis of no structural break for any of the observations would suggest that the model is subject to structural break though without indicating how many structural breaks and their locations. Figure B1 shows the </w:t>
      </w:r>
      <w:r w:rsidRPr="000B121E">
        <w:rPr>
          <w:rFonts w:cs="Times New Roman"/>
          <w:i/>
          <w:color w:val="000000" w:themeColor="text1"/>
          <w:szCs w:val="24"/>
        </w:rPr>
        <w:t>p</w:t>
      </w:r>
      <w:r w:rsidRPr="000B121E">
        <w:rPr>
          <w:rFonts w:cs="Times New Roman"/>
          <w:color w:val="000000" w:themeColor="text1"/>
          <w:szCs w:val="24"/>
        </w:rPr>
        <w:t>-values of the sequential Chow test. The results reject the null hypothesis of no structural break (especially for weeks closed to week 25 and week 50)</w:t>
      </w:r>
      <w:r w:rsidRPr="000B121E">
        <w:rPr>
          <w:rStyle w:val="FootnoteReference"/>
          <w:rFonts w:cs="Times New Roman"/>
          <w:color w:val="000000" w:themeColor="text1"/>
          <w:szCs w:val="24"/>
        </w:rPr>
        <w:t xml:space="preserve"> </w:t>
      </w:r>
      <w:r w:rsidRPr="000B121E">
        <w:rPr>
          <w:rStyle w:val="FootnoteReference"/>
          <w:rFonts w:cs="Times New Roman"/>
          <w:color w:val="000000" w:themeColor="text1"/>
          <w:szCs w:val="24"/>
        </w:rPr>
        <w:footnoteReference w:id="20"/>
      </w:r>
      <w:r w:rsidRPr="000B121E">
        <w:rPr>
          <w:rFonts w:cs="Times New Roman"/>
          <w:color w:val="000000" w:themeColor="text1"/>
          <w:szCs w:val="24"/>
        </w:rPr>
        <w:t xml:space="preserve">. More advanced tests are available (e.g., considering multiple </w:t>
      </w:r>
      <w:r w:rsidRPr="000B121E">
        <w:rPr>
          <w:rFonts w:cs="Times New Roman"/>
          <w:color w:val="000000" w:themeColor="text1"/>
          <w:szCs w:val="24"/>
        </w:rPr>
        <w:lastRenderedPageBreak/>
        <w:t xml:space="preserve">breaks, heteroskedasticity, and unit roots etc.) are available but require additional priori knowledge such as the number of potential structural breaks </w:t>
      </w:r>
      <w:r w:rsidRPr="000B121E">
        <w:rPr>
          <w:rFonts w:cs="Times New Roman"/>
          <w:color w:val="000000" w:themeColor="text1"/>
          <w:szCs w:val="24"/>
        </w:rPr>
        <w:fldChar w:fldCharType="begin">
          <w:fldData xml:space="preserve">PEVuZE5vdGU+PENpdGU+PEF1dGhvcj5CYWk8L0F1dGhvcj48WWVhcj4xOTk4PC9ZZWFyPjxSZWNO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</w:fldData>
        </w:fldChar>
      </w:r>
      <w:r w:rsidR="00153750">
        <w:rPr>
          <w:rFonts w:cs="Times New Roman"/>
          <w:color w:val="000000" w:themeColor="text1"/>
          <w:szCs w:val="24"/>
        </w:rPr>
        <w:instrText xml:space="preserve"> ADDIN EN.CITE </w:instrText>
      </w:r>
      <w:r w:rsidR="00153750">
        <w:rPr>
          <w:rFonts w:cs="Times New Roman"/>
          <w:color w:val="000000" w:themeColor="text1"/>
          <w:szCs w:val="24"/>
        </w:rPr>
        <w:fldChar w:fldCharType="begin">
          <w:fldData xml:space="preserve">PEVuZE5vdGU+PENpdGU+PEF1dGhvcj5CYWk8L0F1dGhvcj48WWVhcj4xOTk4PC9ZZWFyPjxSZWNO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</w:fldData>
        </w:fldChar>
      </w:r>
      <w:r w:rsidR="00153750">
        <w:rPr>
          <w:rFonts w:cs="Times New Roman"/>
          <w:color w:val="000000" w:themeColor="text1"/>
          <w:szCs w:val="24"/>
        </w:rPr>
        <w:instrText xml:space="preserve"> ADDIN EN.CITE.DATA </w:instrText>
      </w:r>
      <w:r w:rsidR="00153750">
        <w:rPr>
          <w:rFonts w:cs="Times New Roman"/>
          <w:color w:val="000000" w:themeColor="text1"/>
          <w:szCs w:val="24"/>
        </w:rPr>
      </w:r>
      <w:r w:rsidR="00153750">
        <w:rPr>
          <w:rFonts w:cs="Times New Roman"/>
          <w:color w:val="000000" w:themeColor="text1"/>
          <w:szCs w:val="24"/>
        </w:rPr>
        <w:fldChar w:fldCharType="end"/>
      </w:r>
      <w:r w:rsidRPr="000B121E">
        <w:rPr>
          <w:rFonts w:cs="Times New Roman"/>
          <w:color w:val="000000" w:themeColor="text1"/>
          <w:szCs w:val="24"/>
        </w:rPr>
      </w:r>
      <w:r w:rsidRPr="000B121E">
        <w:rPr>
          <w:rFonts w:cs="Times New Roman"/>
          <w:color w:val="000000" w:themeColor="text1"/>
          <w:szCs w:val="24"/>
        </w:rPr>
        <w:fldChar w:fldCharType="separate"/>
      </w:r>
      <w:r w:rsidR="00153750">
        <w:rPr>
          <w:rFonts w:cs="Times New Roman"/>
          <w:noProof/>
          <w:color w:val="000000" w:themeColor="text1"/>
          <w:szCs w:val="24"/>
        </w:rPr>
        <w:t>(</w:t>
      </w:r>
      <w:hyperlink w:anchor="_ENREF_3" w:tooltip="Andrews, 1993 #237" w:history="1">
        <w:r w:rsidR="0047706C">
          <w:rPr>
            <w:rFonts w:cs="Times New Roman"/>
            <w:noProof/>
            <w:color w:val="000000" w:themeColor="text1"/>
            <w:szCs w:val="24"/>
          </w:rPr>
          <w:t>Andrews, 1993</w:t>
        </w:r>
      </w:hyperlink>
      <w:r w:rsidR="00153750">
        <w:rPr>
          <w:rFonts w:cs="Times New Roman"/>
          <w:noProof/>
          <w:color w:val="000000" w:themeColor="text1"/>
          <w:szCs w:val="24"/>
        </w:rPr>
        <w:t xml:space="preserve">; </w:t>
      </w:r>
      <w:hyperlink w:anchor="_ENREF_4" w:tooltip="Andrews, 1994 #238" w:history="1">
        <w:r w:rsidR="0047706C">
          <w:rPr>
            <w:rFonts w:cs="Times New Roman"/>
            <w:noProof/>
            <w:color w:val="000000" w:themeColor="text1"/>
            <w:szCs w:val="24"/>
          </w:rPr>
          <w:t>Andrews &amp; Ploberger, 1994</w:t>
        </w:r>
      </w:hyperlink>
      <w:r w:rsidR="00153750">
        <w:rPr>
          <w:rFonts w:cs="Times New Roman"/>
          <w:noProof/>
          <w:color w:val="000000" w:themeColor="text1"/>
          <w:szCs w:val="24"/>
        </w:rPr>
        <w:t xml:space="preserve">; </w:t>
      </w:r>
      <w:hyperlink w:anchor="_ENREF_8" w:tooltip="Bai, 1998 #227" w:history="1">
        <w:r w:rsidR="0047706C">
          <w:rPr>
            <w:rFonts w:cs="Times New Roman"/>
            <w:noProof/>
            <w:color w:val="000000" w:themeColor="text1"/>
            <w:szCs w:val="24"/>
          </w:rPr>
          <w:t>Bai &amp; Perron, 1998</w:t>
        </w:r>
      </w:hyperlink>
      <w:r w:rsidR="00153750">
        <w:rPr>
          <w:rFonts w:cs="Times New Roman"/>
          <w:noProof/>
          <w:color w:val="000000" w:themeColor="text1"/>
          <w:szCs w:val="24"/>
        </w:rPr>
        <w:t xml:space="preserve">, </w:t>
      </w:r>
      <w:hyperlink w:anchor="_ENREF_9" w:tooltip="Bai, 2003 #657" w:history="1">
        <w:r w:rsidR="0047706C">
          <w:rPr>
            <w:rFonts w:cs="Times New Roman"/>
            <w:noProof/>
            <w:color w:val="000000" w:themeColor="text1"/>
            <w:szCs w:val="24"/>
          </w:rPr>
          <w:t>2003</w:t>
        </w:r>
      </w:hyperlink>
      <w:r w:rsidR="00153750">
        <w:rPr>
          <w:rFonts w:cs="Times New Roman"/>
          <w:noProof/>
          <w:color w:val="000000" w:themeColor="text1"/>
          <w:szCs w:val="24"/>
        </w:rPr>
        <w:t>)</w:t>
      </w:r>
      <w:r w:rsidRPr="000B121E">
        <w:rPr>
          <w:rFonts w:cs="Times New Roman"/>
          <w:color w:val="000000" w:themeColor="text1"/>
          <w:szCs w:val="24"/>
        </w:rPr>
        <w:fldChar w:fldCharType="end"/>
      </w:r>
      <w:r w:rsidRPr="000B121E">
        <w:rPr>
          <w:rFonts w:cs="Times New Roman"/>
          <w:color w:val="000000" w:themeColor="text1"/>
          <w:szCs w:val="24"/>
        </w:rPr>
        <w:t>.</w:t>
      </w:r>
    </w:p>
    <w:p w14:paraId="704C26C6"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34786BD2" w14:textId="77777777" w:rsidR="004617F2" w:rsidRPr="000B121E" w:rsidRDefault="004617F2" w:rsidP="000B121E">
      <w:pPr>
        <w:shd w:val="clear" w:color="auto" w:fill="FFFFFF" w:themeFill="background1"/>
        <w:spacing w:after="0" w:line="360" w:lineRule="auto"/>
        <w:jc w:val="center"/>
        <w:rPr>
          <w:rFonts w:cs="Times New Roman"/>
          <w:color w:val="000000" w:themeColor="text1"/>
          <w:szCs w:val="24"/>
        </w:rPr>
      </w:pPr>
      <w:r w:rsidRPr="000B121E">
        <w:rPr>
          <w:rFonts w:cs="Times New Roman"/>
          <w:color w:val="000000" w:themeColor="text1"/>
          <w:szCs w:val="24"/>
        </w:rPr>
        <w:t>Figure B1</w:t>
      </w:r>
      <w:r w:rsidRPr="000B121E">
        <w:rPr>
          <w:rFonts w:cs="Times New Roman"/>
          <w:color w:val="000000" w:themeColor="text1"/>
          <w:szCs w:val="24"/>
        </w:rPr>
        <w:tab/>
      </w:r>
      <w:r w:rsidRPr="000B121E">
        <w:rPr>
          <w:rFonts w:cs="Times New Roman"/>
          <w:i/>
          <w:color w:val="000000" w:themeColor="text1"/>
          <w:szCs w:val="24"/>
        </w:rPr>
        <w:t>P</w:t>
      </w:r>
      <w:r w:rsidRPr="000B121E">
        <w:rPr>
          <w:rFonts w:cs="Times New Roman"/>
          <w:color w:val="000000" w:themeColor="text1"/>
          <w:szCs w:val="24"/>
        </w:rPr>
        <w:t xml:space="preserve">-values of the sequential Chow </w:t>
      </w:r>
      <w:commentRangeStart w:id="6036"/>
      <w:commentRangeStart w:id="6037"/>
      <w:r w:rsidRPr="000B121E">
        <w:rPr>
          <w:rFonts w:cs="Times New Roman"/>
          <w:color w:val="000000" w:themeColor="text1"/>
          <w:szCs w:val="24"/>
        </w:rPr>
        <w:t>test</w:t>
      </w:r>
      <w:commentRangeEnd w:id="6036"/>
      <w:r w:rsidRPr="000B121E">
        <w:rPr>
          <w:rStyle w:val="CommentReference"/>
          <w:color w:val="000000" w:themeColor="text1"/>
          <w:sz w:val="24"/>
          <w:szCs w:val="24"/>
        </w:rPr>
        <w:commentReference w:id="6036"/>
      </w:r>
      <w:commentRangeEnd w:id="6037"/>
      <w:r w:rsidRPr="000B121E">
        <w:rPr>
          <w:rStyle w:val="CommentReference"/>
          <w:color w:val="000000" w:themeColor="text1"/>
          <w:sz w:val="24"/>
          <w:szCs w:val="24"/>
        </w:rPr>
        <w:commentReference w:id="6037"/>
      </w:r>
    </w:p>
    <w:p w14:paraId="0ACD34BA" w14:textId="77777777" w:rsidR="004617F2" w:rsidRPr="000B121E" w:rsidRDefault="004617F2" w:rsidP="000B121E">
      <w:pPr>
        <w:shd w:val="clear" w:color="auto" w:fill="FFFFFF" w:themeFill="background1"/>
        <w:spacing w:after="0" w:line="360" w:lineRule="auto"/>
        <w:jc w:val="center"/>
        <w:rPr>
          <w:rFonts w:cs="Times New Roman"/>
          <w:color w:val="000000" w:themeColor="text1"/>
          <w:szCs w:val="24"/>
        </w:rPr>
      </w:pPr>
      <w:r w:rsidRPr="000B121E">
        <w:rPr>
          <w:rFonts w:cs="Times New Roman"/>
          <w:noProof/>
          <w:color w:val="000000" w:themeColor="text1"/>
          <w:szCs w:val="24"/>
          <w:lang w:eastAsia="en-GB"/>
        </w:rPr>
        <w:drawing>
          <wp:inline distT="0" distB="0" distL="0" distR="0" wp14:anchorId="487673E6" wp14:editId="034910E8">
            <wp:extent cx="3502324" cy="160650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3719" cy="1625490"/>
                    </a:xfrm>
                    <a:prstGeom prst="rect">
                      <a:avLst/>
                    </a:prstGeom>
                    <a:noFill/>
                  </pic:spPr>
                </pic:pic>
              </a:graphicData>
            </a:graphic>
          </wp:inline>
        </w:drawing>
      </w:r>
    </w:p>
    <w:p w14:paraId="7D6C8A73"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We confirm that the model is subject to structural break and assume the forecasts are biased. We may estimate the forecast bias as the average value of an ad hoc number (e.g., we may choose 4) of the errors close to the forecast origin. e.g., </w:t>
      </w:r>
      <m:oMath>
        <m:sSub>
          <m:sSubPr>
            <m:ctrlPr>
              <w:rPr>
                <w:rFonts w:ascii="Cambria Math" w:hAnsi="Cambria Math" w:cs="Times New Roman"/>
                <w:color w:val="000000" w:themeColor="text1"/>
                <w:szCs w:val="24"/>
              </w:rPr>
            </m:ctrlPr>
          </m:sSubPr>
          <m:e>
            <m:acc>
              <m:accPr>
                <m:ctrlPr>
                  <w:rPr>
                    <w:rFonts w:ascii="Cambria Math" w:hAnsi="Cambria Math" w:cs="Times New Roman"/>
                    <w:color w:val="000000" w:themeColor="text1"/>
                    <w:szCs w:val="24"/>
                  </w:rPr>
                </m:ctrlPr>
              </m:accPr>
              <m:e>
                <m:r>
                  <m:rPr>
                    <m:sty m:val="p"/>
                  </m:rPr>
                  <w:rPr>
                    <w:rFonts w:ascii="Cambria Math" w:hAnsi="Cambria Math" w:cs="Times New Roman"/>
                    <w:color w:val="000000" w:themeColor="text1"/>
                    <w:szCs w:val="24"/>
                  </w:rPr>
                  <m:t>Bias</m:t>
                </m:r>
              </m:e>
            </m:acc>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t=67</m:t>
            </m:r>
          </m:sub>
          <m:sup>
            <m:r>
              <w:rPr>
                <w:rFonts w:ascii="Cambria Math" w:hAnsi="Cambria Math" w:cs="Times New Roman"/>
                <w:color w:val="000000" w:themeColor="text1"/>
                <w:szCs w:val="24"/>
              </w:rPr>
              <m:t>t=70</m:t>
            </m:r>
          </m:sup>
          <m:e>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m:t>
                    </m:r>
                  </m:sub>
                </m:sSub>
              </m:num>
              <m:den>
                <m:r>
                  <w:rPr>
                    <w:rFonts w:ascii="Cambria Math" w:hAnsi="Cambria Math" w:cs="Times New Roman"/>
                    <w:color w:val="000000" w:themeColor="text1"/>
                    <w:szCs w:val="24"/>
                  </w:rPr>
                  <m:t>4</m:t>
                </m:r>
              </m:den>
            </m:f>
            <m:r>
              <w:rPr>
                <w:rFonts w:ascii="Cambria Math" w:hAnsi="Cambria Math" w:cs="Times New Roman"/>
                <w:color w:val="000000" w:themeColor="text1"/>
                <w:szCs w:val="24"/>
              </w:rPr>
              <m:t>)</m:t>
            </m:r>
          </m:e>
        </m:nary>
      </m:oMath>
      <w:r w:rsidRPr="000B121E">
        <w:rPr>
          <w:rFonts w:cs="Times New Roman"/>
          <w:color w:val="000000" w:themeColor="text1"/>
          <w:szCs w:val="24"/>
        </w:rPr>
        <w:t xml:space="preserve"> where </w:t>
      </w:r>
      <m:oMath>
        <m:sSub>
          <m:sSubPr>
            <m:ctrlPr>
              <w:rPr>
                <w:rFonts w:ascii="Cambria Math" w:hAnsi="Cambria Math" w:cs="Times New Roman"/>
                <w:color w:val="000000" w:themeColor="text1"/>
                <w:szCs w:val="24"/>
              </w:rPr>
            </m:ctrlPr>
          </m:sSubPr>
          <m:e>
            <m:acc>
              <m:accPr>
                <m:ctrlPr>
                  <w:rPr>
                    <w:rFonts w:ascii="Cambria Math" w:hAnsi="Cambria Math" w:cs="Times New Roman"/>
                    <w:color w:val="000000" w:themeColor="text1"/>
                    <w:szCs w:val="24"/>
                  </w:rPr>
                </m:ctrlPr>
              </m:accPr>
              <m:e>
                <m:r>
                  <m:rPr>
                    <m:sty m:val="p"/>
                  </m:rPr>
                  <w:rPr>
                    <w:rFonts w:ascii="Cambria Math" w:hAnsi="Cambria Math" w:cs="Times New Roman"/>
                    <w:color w:val="000000" w:themeColor="text1"/>
                    <w:szCs w:val="24"/>
                  </w:rPr>
                  <m:t>Bias</m:t>
                </m:r>
              </m:e>
            </m:acc>
          </m:e>
          <m:sub>
            <m:r>
              <w:rPr>
                <w:rFonts w:ascii="Cambria Math" w:hAnsi="Cambria Math" w:cs="Times New Roman"/>
                <w:color w:val="000000" w:themeColor="text1"/>
                <w:szCs w:val="24"/>
              </w:rPr>
              <m:t>IC</m:t>
            </m:r>
          </m:sub>
        </m:sSub>
      </m:oMath>
      <w:r w:rsidRPr="000B121E">
        <w:rPr>
          <w:rFonts w:cs="Times New Roman"/>
          <w:color w:val="000000" w:themeColor="text1"/>
          <w:szCs w:val="24"/>
        </w:rPr>
        <w:t xml:space="preserve"> is the estimated forecast bias. We can obtain the final corrected forecasts by add the estimated bias back to the forecasts by the original model, e.g., </w:t>
      </w:r>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IC, t+h</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t+h</m:t>
            </m:r>
          </m:sub>
        </m:sSub>
        <m: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acc>
              <m:accPr>
                <m:ctrlPr>
                  <w:rPr>
                    <w:rFonts w:ascii="Cambria Math" w:hAnsi="Cambria Math" w:cs="Times New Roman"/>
                    <w:color w:val="000000" w:themeColor="text1"/>
                    <w:szCs w:val="24"/>
                  </w:rPr>
                </m:ctrlPr>
              </m:accPr>
              <m:e>
                <m:r>
                  <m:rPr>
                    <m:sty m:val="p"/>
                  </m:rPr>
                  <w:rPr>
                    <w:rFonts w:ascii="Cambria Math" w:hAnsi="Cambria Math" w:cs="Times New Roman"/>
                    <w:color w:val="000000" w:themeColor="text1"/>
                    <w:szCs w:val="24"/>
                  </w:rPr>
                  <m:t>Bias</m:t>
                </m:r>
              </m:e>
            </m:acc>
          </m:e>
          <m:sub>
            <m:r>
              <w:rPr>
                <w:rFonts w:ascii="Cambria Math" w:hAnsi="Cambria Math" w:cs="Times New Roman"/>
                <w:color w:val="000000" w:themeColor="text1"/>
                <w:szCs w:val="24"/>
              </w:rPr>
              <m:t>IC</m:t>
            </m:r>
          </m:sub>
        </m:sSub>
      </m:oMath>
      <w:r w:rsidRPr="000B121E">
        <w:rPr>
          <w:rFonts w:cs="Times New Roman"/>
          <w:color w:val="000000" w:themeColor="text1"/>
          <w:szCs w:val="24"/>
        </w:rPr>
        <w:t xml:space="preserve">, where </w:t>
      </w:r>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IC, t+h</m:t>
            </m:r>
          </m:sub>
        </m:sSub>
      </m:oMath>
      <w:r w:rsidRPr="000B121E">
        <w:rPr>
          <w:rFonts w:cs="Times New Roman"/>
          <w:color w:val="000000" w:themeColor="text1"/>
          <w:szCs w:val="24"/>
        </w:rPr>
        <w:t xml:space="preserve"> are the final forecasts by the IC model. Figure B2 shows the predictions/forecasts with the black dashed line (as </w:t>
      </w:r>
      <w:r w:rsidRPr="000B121E">
        <w:rPr>
          <w:rFonts w:cs="Times New Roman"/>
          <w:i/>
          <w:color w:val="000000" w:themeColor="text1"/>
          <w:szCs w:val="24"/>
        </w:rPr>
        <w:t>ybar_IC</w:t>
      </w:r>
      <w:r w:rsidRPr="000B121E">
        <w:rPr>
          <w:rFonts w:cs="Times New Roman"/>
          <w:color w:val="000000" w:themeColor="text1"/>
          <w:szCs w:val="24"/>
        </w:rPr>
        <w:t>). Table A1 shows the forecasting performance of the model with the full data (e.g., with MAE= 0.1, MSE= 0.01, MAPE= 1.7%, and SMAPE= 1.8%). The intercept corrected model substantially outperforms the model with the full data.</w:t>
      </w:r>
    </w:p>
    <w:p w14:paraId="48085789"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0313030E" w14:textId="77777777" w:rsidR="004617F2" w:rsidRPr="000B121E" w:rsidRDefault="004617F2" w:rsidP="000B121E">
      <w:pPr>
        <w:shd w:val="clear" w:color="auto" w:fill="FFFFFF" w:themeFill="background1"/>
        <w:spacing w:after="0" w:line="360" w:lineRule="auto"/>
        <w:ind w:firstLine="720"/>
        <w:jc w:val="center"/>
        <w:rPr>
          <w:rFonts w:cs="Times New Roman"/>
          <w:color w:val="000000" w:themeColor="text1"/>
          <w:szCs w:val="24"/>
        </w:rPr>
      </w:pPr>
      <w:r w:rsidRPr="000B121E">
        <w:rPr>
          <w:rFonts w:cs="Times New Roman"/>
          <w:color w:val="000000" w:themeColor="text1"/>
          <w:szCs w:val="24"/>
        </w:rPr>
        <w:t>Figure B2</w:t>
      </w:r>
      <w:r w:rsidRPr="000B121E">
        <w:rPr>
          <w:rFonts w:cs="Times New Roman"/>
          <w:color w:val="000000" w:themeColor="text1"/>
          <w:szCs w:val="24"/>
        </w:rPr>
        <w:tab/>
        <w:t>Simulated Sales with a structural break: model with intercept correction</w:t>
      </w:r>
    </w:p>
    <w:p w14:paraId="0B68F33A"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p>
    <w:p w14:paraId="5447A1F5"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noProof/>
          <w:color w:val="000000" w:themeColor="text1"/>
          <w:szCs w:val="24"/>
          <w:lang w:eastAsia="en-GB"/>
        </w:rPr>
        <w:lastRenderedPageBreak/>
        <mc:AlternateContent>
          <mc:Choice Requires="wps">
            <w:drawing>
              <wp:anchor distT="0" distB="0" distL="114300" distR="114300" simplePos="0" relativeHeight="251670528" behindDoc="0" locked="0" layoutInCell="1" allowOverlap="1" wp14:anchorId="251A394C" wp14:editId="7A14E81B">
                <wp:simplePos x="0" y="0"/>
                <wp:positionH relativeFrom="column">
                  <wp:posOffset>1718310</wp:posOffset>
                </wp:positionH>
                <wp:positionV relativeFrom="paragraph">
                  <wp:posOffset>107950</wp:posOffset>
                </wp:positionV>
                <wp:extent cx="1350645" cy="1927225"/>
                <wp:effectExtent l="0" t="0" r="20955" b="15875"/>
                <wp:wrapNone/>
                <wp:docPr id="27" name="Rectangle 27"/>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71EE542" id="Rectangle 27" o:spid="_x0000_s1026" style="position:absolute;margin-left:135.3pt;margin-top:8.5pt;width:106.35pt;height:1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" fillcolor="#a8d08d [1945]" strokecolor="#1f3763 [1604]" strokeweight="1pt">
                <v:fill opacity="8481f"/>
              </v:rect>
            </w:pict>
          </mc:Fallback>
        </mc:AlternateContent>
      </w:r>
      <w:r w:rsidRPr="000B121E">
        <w:rPr>
          <w:rFonts w:cs="Times New Roman"/>
          <w:noProof/>
          <w:color w:val="000000" w:themeColor="text1"/>
          <w:szCs w:val="24"/>
          <w:lang w:eastAsia="en-GB"/>
        </w:rPr>
        <mc:AlternateContent>
          <mc:Choice Requires="wps">
            <w:drawing>
              <wp:anchor distT="0" distB="0" distL="114300" distR="114300" simplePos="0" relativeHeight="251669504" behindDoc="0" locked="0" layoutInCell="1" allowOverlap="1" wp14:anchorId="0F19604D" wp14:editId="5B9033A0">
                <wp:simplePos x="0" y="0"/>
                <wp:positionH relativeFrom="column">
                  <wp:posOffset>4441190</wp:posOffset>
                </wp:positionH>
                <wp:positionV relativeFrom="paragraph">
                  <wp:posOffset>107950</wp:posOffset>
                </wp:positionV>
                <wp:extent cx="1423035" cy="1914525"/>
                <wp:effectExtent l="0" t="0" r="24765" b="28575"/>
                <wp:wrapNone/>
                <wp:docPr id="28" name="Rectangle 2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F1E57E0" id="Rectangle 28" o:spid="_x0000_s1026" style="position:absolute;margin-left:349.7pt;margin-top:8.5pt;width:112.05pt;height:15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YkWchmgIAAJEFAAAOAAAAAAAAAAAAAAAAAC4CAABkcnMv&#10;ZTJvRG9jLnhtbFBLAQItABQABgAIAAAAIQCJF12M4QAAAAoBAAAPAAAAAAAAAAAAAAAAAPQEAABk&#10;cnMvZG93bnJldi54bWxQSwUGAAAAAAQABADzAAAAAgYAAAAA&#10;" fillcolor="#c00000" strokecolor="#1f3763 [1604]" strokeweight="1pt">
                <v:fill opacity="8481f"/>
              </v:rect>
            </w:pict>
          </mc:Fallback>
        </mc:AlternateContent>
      </w:r>
      <w:r w:rsidRPr="000B121E">
        <w:rPr>
          <w:rFonts w:cs="Times New Roman"/>
          <w:noProof/>
          <w:color w:val="000000" w:themeColor="text1"/>
          <w:szCs w:val="24"/>
          <w:lang w:eastAsia="en-GB"/>
        </w:rPr>
        <mc:AlternateContent>
          <mc:Choice Requires="wps">
            <w:drawing>
              <wp:anchor distT="0" distB="0" distL="114300" distR="114300" simplePos="0" relativeHeight="251668480" behindDoc="0" locked="0" layoutInCell="1" allowOverlap="1" wp14:anchorId="4619702B" wp14:editId="58F102CD">
                <wp:simplePos x="0" y="0"/>
                <wp:positionH relativeFrom="column">
                  <wp:posOffset>3068955</wp:posOffset>
                </wp:positionH>
                <wp:positionV relativeFrom="paragraph">
                  <wp:posOffset>107315</wp:posOffset>
                </wp:positionV>
                <wp:extent cx="1377950" cy="1927225"/>
                <wp:effectExtent l="0" t="0" r="12700" b="15875"/>
                <wp:wrapNone/>
                <wp:docPr id="29" name="Rectangle 2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2B62834" id="Rectangle 29" o:spid="_x0000_s1026" style="position:absolute;margin-left:241.65pt;margin-top:8.45pt;width:108.5pt;height:15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LX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OINcteeAgAAkQUAAA4AAAAAAAAAAAAAAAAALgIAAGRy&#10;cy9lMm9Eb2MueG1sUEsBAi0AFAAGAAgAAAAhABHEt2jfAAAACgEAAA8AAAAAAAAAAAAAAAAA+AQA&#10;AGRycy9kb3ducmV2LnhtbFBLBQYAAAAABAAEAPMAAAAEBgAAAAA=&#10;" fillcolor="#ffc000" strokecolor="#1f3763 [1604]" strokeweight="1pt">
                <v:fill opacity="8481f"/>
              </v:rect>
            </w:pict>
          </mc:Fallback>
        </mc:AlternateContent>
      </w:r>
      <w:r w:rsidRPr="000B121E">
        <w:rPr>
          <w:rFonts w:cs="Times New Roman"/>
          <w:noProof/>
          <w:color w:val="000000" w:themeColor="text1"/>
          <w:szCs w:val="24"/>
          <w:lang w:eastAsia="en-GB"/>
        </w:rPr>
        <mc:AlternateContent>
          <mc:Choice Requires="wps">
            <w:drawing>
              <wp:anchor distT="0" distB="0" distL="114300" distR="114300" simplePos="0" relativeHeight="251667456" behindDoc="0" locked="0" layoutInCell="1" allowOverlap="1" wp14:anchorId="310562DE" wp14:editId="36AEA3CF">
                <wp:simplePos x="0" y="0"/>
                <wp:positionH relativeFrom="column">
                  <wp:posOffset>420370</wp:posOffset>
                </wp:positionH>
                <wp:positionV relativeFrom="paragraph">
                  <wp:posOffset>102235</wp:posOffset>
                </wp:positionV>
                <wp:extent cx="1296670" cy="1921510"/>
                <wp:effectExtent l="0" t="0" r="17780" b="21590"/>
                <wp:wrapNone/>
                <wp:docPr id="30" name="Rectangle 3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AA49535" id="Rectangle 30" o:spid="_x0000_s1026" style="position:absolute;margin-left:33.1pt;margin-top:8.05pt;width:102.1pt;height:15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" fillcolor="#5b9bd5" strokecolor="#1f3763 [1604]" strokeweight="1pt">
                <v:fill opacity="8481f"/>
              </v:rect>
            </w:pict>
          </mc:Fallback>
        </mc:AlternateContent>
      </w:r>
      <w:r w:rsidRPr="000B121E">
        <w:rPr>
          <w:rFonts w:cs="Times New Roman"/>
          <w:noProof/>
          <w:color w:val="000000" w:themeColor="text1"/>
          <w:szCs w:val="24"/>
          <w:lang w:eastAsia="en-GB"/>
        </w:rPr>
        <w:drawing>
          <wp:inline distT="0" distB="0" distL="0" distR="0" wp14:anchorId="64CF08C6" wp14:editId="75908631">
            <wp:extent cx="6266961" cy="2447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p>
    <w:p w14:paraId="5B1D1314"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We may improve the accuracy of the forecasts using the estimation window combining (EWC) method. We first conduct the sequential Chow test. As the results suggest that the model is subject to structural break, we combine the forecasts by the same model but with different estimation windows. For example, we may estimate the model using the data from week 1 to week 75, and generate the forecasts which are subject to the full bias (referred as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1</m:t>
            </m:r>
          </m:sub>
        </m:sSub>
      </m:oMath>
      <w:r w:rsidRPr="000B121E">
        <w:rPr>
          <w:rFonts w:cs="Times New Roman"/>
          <w:color w:val="000000" w:themeColor="text1"/>
          <w:szCs w:val="24"/>
        </w:rPr>
        <w:t xml:space="preserve">). We may then estimate the model with one less observation (e.g., from week 2 to week 75) and generate a second set of forecasts (referred as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2</m:t>
            </m:r>
          </m:sub>
        </m:sSub>
      </m:oMath>
      <w:r w:rsidRPr="000B121E">
        <w:rPr>
          <w:rFonts w:cs="Times New Roman"/>
          <w:color w:val="000000" w:themeColor="text1"/>
          <w:szCs w:val="24"/>
        </w:rPr>
        <w:t xml:space="preserve">), and so forth. The forecasts including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and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ω</m:t>
            </m:r>
          </m:sub>
        </m:sSub>
      </m:oMath>
      <w:r w:rsidRPr="000B121E">
        <w:rPr>
          <w:rFonts w:cs="Times New Roman"/>
          <w:color w:val="000000" w:themeColor="text1"/>
          <w:szCs w:val="24"/>
        </w:rPr>
        <w:t xml:space="preserve"> are less biased compared to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1</m:t>
            </m:r>
          </m:sub>
        </m:sSub>
      </m:oMath>
      <w:r w:rsidRPr="000B121E">
        <w:rPr>
          <w:rFonts w:cs="Times New Roman"/>
          <w:color w:val="000000" w:themeColor="text1"/>
          <w:szCs w:val="24"/>
        </w:rPr>
        <w:t xml:space="preserve"> but associated with inflated forecasting error variance because they were generated by models with less pre-break information. We may arbitrarily choose </w:t>
      </w:r>
      <m:oMath>
        <m:r>
          <w:rPr>
            <w:rFonts w:ascii="Cambria Math" w:hAnsi="Cambria Math" w:cs="Times New Roman"/>
            <w:color w:val="000000" w:themeColor="text1"/>
            <w:szCs w:val="24"/>
          </w:rPr>
          <m:t>ω</m:t>
        </m:r>
      </m:oMath>
      <w:r w:rsidRPr="000B121E">
        <w:rPr>
          <w:rFonts w:cs="Times New Roman"/>
          <w:color w:val="000000" w:themeColor="text1"/>
          <w:szCs w:val="24"/>
        </w:rPr>
        <w:t xml:space="preserve"> to be 16, which gives us 60 sets of forecasts. Thus we calculate the final forecasts as the average of these 60 sets of forecasts. e.g.,</w:t>
      </w:r>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T,ω</m:t>
            </m:r>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75,60</m:t>
            </m:r>
          </m:e>
        </m:d>
        <m:r>
          <w:rPr>
            <w:rFonts w:ascii="Cambria Math" w:hAnsi="Cambria Math" w:cs="Times New Roman"/>
            <w:color w:val="000000" w:themeColor="text1"/>
            <w:szCs w:val="24"/>
          </w:rPr>
          <m:t>=</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i=1</m:t>
            </m:r>
          </m:sub>
          <m:sup>
            <m:r>
              <w:rPr>
                <w:rFonts w:ascii="Cambria Math" w:hAnsi="Cambria Math" w:cs="Times New Roman"/>
                <w:color w:val="000000" w:themeColor="text1"/>
                <w:szCs w:val="24"/>
              </w:rPr>
              <m:t>60</m:t>
            </m:r>
          </m:sup>
          <m:e>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i,t</m:t>
                </m:r>
              </m:sub>
            </m:sSub>
          </m:e>
        </m:nary>
      </m:oMath>
      <w:r w:rsidRPr="000B121E">
        <w:rPr>
          <w:rFonts w:cs="Times New Roman"/>
          <w:color w:val="000000" w:themeColor="text1"/>
          <w:szCs w:val="24"/>
        </w:rPr>
        <w:t xml:space="preserve">. where </w:t>
      </w:r>
      <m:oMath>
        <m:sSub>
          <m:sSubPr>
            <m:ctrlPr>
              <w:rPr>
                <w:rFonts w:ascii="Cambria Math" w:hAnsi="Cambria Math" w:cs="Times New Roman"/>
                <w:i/>
                <w:color w:val="000000" w:themeColor="text1"/>
                <w:szCs w:val="24"/>
              </w:rPr>
            </m:ctrlPr>
          </m:sSub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y</m:t>
                </m:r>
              </m:e>
            </m:acc>
          </m:e>
          <m:sub>
            <m:r>
              <w:rPr>
                <w:rFonts w:ascii="Cambria Math" w:hAnsi="Cambria Math" w:cs="Times New Roman"/>
                <w:color w:val="000000" w:themeColor="text1"/>
                <w:szCs w:val="24"/>
              </w:rPr>
              <m:t>T+</m:t>
            </m:r>
            <m:r>
              <m:rPr>
                <m:sty m:val="p"/>
              </m:rPr>
              <w:rPr>
                <w:rFonts w:ascii="Cambria Math" w:hAnsi="Cambria Math" w:cs="Times New Roman"/>
                <w:color w:val="000000" w:themeColor="text1"/>
                <w:szCs w:val="24"/>
              </w:rPr>
              <m:t>h</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T,ω</m:t>
            </m:r>
          </m:e>
        </m:d>
      </m:oMath>
      <w:r w:rsidRPr="000B121E">
        <w:rPr>
          <w:rFonts w:cs="Times New Roman"/>
          <w:color w:val="000000" w:themeColor="text1"/>
          <w:szCs w:val="24"/>
        </w:rPr>
        <w:t xml:space="preserve"> are the final forecasts by the EWC model. Figure B3 represents the predictions/forecasts with the black dashed line (as </w:t>
      </w:r>
      <w:r w:rsidRPr="000B121E">
        <w:rPr>
          <w:rFonts w:cs="Times New Roman"/>
          <w:i/>
          <w:color w:val="000000" w:themeColor="text1"/>
          <w:szCs w:val="24"/>
        </w:rPr>
        <w:t>ybar_EWC</w:t>
      </w:r>
      <w:r w:rsidRPr="000B121E">
        <w:rPr>
          <w:rFonts w:cs="Times New Roman"/>
          <w:color w:val="000000" w:themeColor="text1"/>
          <w:szCs w:val="24"/>
        </w:rPr>
        <w:t xml:space="preserve">). Table A1 shows the forecasting performance of the model with the full data (e.g., 0.6 for MAE, 0.43 for MSE, 11.0% for MAPE, and 10.5% for SMAPE). The EWC method outperforms the conventional model with the full data. </w:t>
      </w:r>
    </w:p>
    <w:p w14:paraId="0571C414" w14:textId="77777777" w:rsidR="004617F2" w:rsidRPr="000B121E" w:rsidRDefault="004617F2" w:rsidP="000B121E">
      <w:pPr>
        <w:shd w:val="clear" w:color="auto" w:fill="FFFFFF" w:themeFill="background1"/>
        <w:spacing w:after="0" w:line="360" w:lineRule="auto"/>
        <w:jc w:val="center"/>
        <w:rPr>
          <w:rFonts w:cs="Times New Roman"/>
          <w:color w:val="000000" w:themeColor="text1"/>
          <w:szCs w:val="24"/>
        </w:rPr>
      </w:pPr>
      <w:r w:rsidRPr="000B121E">
        <w:rPr>
          <w:rFonts w:cs="Times New Roman"/>
          <w:color w:val="000000" w:themeColor="text1"/>
          <w:szCs w:val="24"/>
        </w:rPr>
        <w:t xml:space="preserve">  Figure B3.</w:t>
      </w:r>
      <w:r w:rsidRPr="000B121E">
        <w:rPr>
          <w:rFonts w:cs="Times New Roman"/>
          <w:color w:val="000000" w:themeColor="text1"/>
          <w:szCs w:val="24"/>
        </w:rPr>
        <w:tab/>
        <w:t>Simulated sales with a structural break: model with EWC</w:t>
      </w:r>
    </w:p>
    <w:p w14:paraId="787BF69F"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46B13D47"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noProof/>
          <w:color w:val="000000" w:themeColor="text1"/>
          <w:szCs w:val="24"/>
          <w:lang w:eastAsia="en-GB"/>
        </w:rPr>
        <w:lastRenderedPageBreak/>
        <mc:AlternateContent>
          <mc:Choice Requires="wps">
            <w:drawing>
              <wp:anchor distT="0" distB="0" distL="114300" distR="114300" simplePos="0" relativeHeight="251671552" behindDoc="0" locked="0" layoutInCell="1" allowOverlap="1" wp14:anchorId="44790614" wp14:editId="71EB05E7">
                <wp:simplePos x="0" y="0"/>
                <wp:positionH relativeFrom="column">
                  <wp:posOffset>434975</wp:posOffset>
                </wp:positionH>
                <wp:positionV relativeFrom="paragraph">
                  <wp:posOffset>114300</wp:posOffset>
                </wp:positionV>
                <wp:extent cx="1296670" cy="1921510"/>
                <wp:effectExtent l="0" t="0" r="17780" b="21590"/>
                <wp:wrapNone/>
                <wp:docPr id="33" name="Rectangle 33"/>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E5E811E" id="Rectangle 33" o:spid="_x0000_s1026" style="position:absolute;margin-left:34.25pt;margin-top:9pt;width:102.1pt;height:15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" fillcolor="#5b9bd5" strokecolor="#1f3763 [1604]" strokeweight="1pt">
                <v:fill opacity="8481f"/>
              </v:rect>
            </w:pict>
          </mc:Fallback>
        </mc:AlternateContent>
      </w:r>
      <w:r w:rsidRPr="000B121E">
        <w:rPr>
          <w:noProof/>
          <w:color w:val="000000" w:themeColor="text1"/>
          <w:szCs w:val="24"/>
          <w:lang w:eastAsia="en-GB"/>
        </w:rPr>
        <mc:AlternateContent>
          <mc:Choice Requires="wps">
            <w:drawing>
              <wp:anchor distT="0" distB="0" distL="114300" distR="114300" simplePos="0" relativeHeight="251672576" behindDoc="0" locked="0" layoutInCell="1" allowOverlap="1" wp14:anchorId="604E6A8C" wp14:editId="3B5A71F9">
                <wp:simplePos x="0" y="0"/>
                <wp:positionH relativeFrom="column">
                  <wp:posOffset>3083560</wp:posOffset>
                </wp:positionH>
                <wp:positionV relativeFrom="paragraph">
                  <wp:posOffset>119380</wp:posOffset>
                </wp:positionV>
                <wp:extent cx="1377950" cy="1927225"/>
                <wp:effectExtent l="0" t="0" r="12700" b="15875"/>
                <wp:wrapNone/>
                <wp:docPr id="34" name="Rectangle 34"/>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2B61E91" id="Rectangle 34" o:spid="_x0000_s1026" style="position:absolute;margin-left:242.8pt;margin-top:9.4pt;width:108.5pt;height:15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icj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HdqJyOeAgAAkQUAAA4AAAAAAAAAAAAAAAAALgIAAGRy&#10;cy9lMm9Eb2MueG1sUEsBAi0AFAAGAAgAAAAhACSz8h7fAAAACgEAAA8AAAAAAAAAAAAAAAAA+AQA&#10;AGRycy9kb3ducmV2LnhtbFBLBQYAAAAABAAEAPMAAAAEBgAAAAA=&#10;" fillcolor="#ffc000" strokecolor="#1f3763 [1604]" strokeweight="1pt">
                <v:fill opacity="8481f"/>
              </v:rect>
            </w:pict>
          </mc:Fallback>
        </mc:AlternateContent>
      </w:r>
      <w:r w:rsidRPr="000B121E">
        <w:rPr>
          <w:noProof/>
          <w:color w:val="000000" w:themeColor="text1"/>
          <w:szCs w:val="24"/>
          <w:lang w:eastAsia="en-GB"/>
        </w:rPr>
        <mc:AlternateContent>
          <mc:Choice Requires="wps">
            <w:drawing>
              <wp:anchor distT="0" distB="0" distL="114300" distR="114300" simplePos="0" relativeHeight="251673600" behindDoc="0" locked="0" layoutInCell="1" allowOverlap="1" wp14:anchorId="17D333A1" wp14:editId="1C70569F">
                <wp:simplePos x="0" y="0"/>
                <wp:positionH relativeFrom="column">
                  <wp:posOffset>4455795</wp:posOffset>
                </wp:positionH>
                <wp:positionV relativeFrom="paragraph">
                  <wp:posOffset>120015</wp:posOffset>
                </wp:positionV>
                <wp:extent cx="1423035" cy="1914525"/>
                <wp:effectExtent l="0" t="0" r="24765" b="28575"/>
                <wp:wrapNone/>
                <wp:docPr id="35" name="Rectangle 35"/>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2A9EAA6" id="Rectangle 35" o:spid="_x0000_s1026" style="position:absolute;margin-left:350.85pt;margin-top:9.45pt;width:112.05pt;height:15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" fillcolor="#c00000" strokecolor="#1f3763 [1604]" strokeweight="1pt">
                <v:fill opacity="8481f"/>
              </v:rect>
            </w:pict>
          </mc:Fallback>
        </mc:AlternateContent>
      </w:r>
      <w:r w:rsidRPr="000B121E">
        <w:rPr>
          <w:noProof/>
          <w:color w:val="000000" w:themeColor="text1"/>
          <w:szCs w:val="24"/>
          <w:lang w:eastAsia="en-GB"/>
        </w:rPr>
        <mc:AlternateContent>
          <mc:Choice Requires="wps">
            <w:drawing>
              <wp:anchor distT="0" distB="0" distL="114300" distR="114300" simplePos="0" relativeHeight="251674624" behindDoc="0" locked="0" layoutInCell="1" allowOverlap="1" wp14:anchorId="1CB7CEE8" wp14:editId="52895626">
                <wp:simplePos x="0" y="0"/>
                <wp:positionH relativeFrom="column">
                  <wp:posOffset>1732915</wp:posOffset>
                </wp:positionH>
                <wp:positionV relativeFrom="paragraph">
                  <wp:posOffset>120015</wp:posOffset>
                </wp:positionV>
                <wp:extent cx="1350645" cy="1927225"/>
                <wp:effectExtent l="0" t="0" r="20955" b="15875"/>
                <wp:wrapNone/>
                <wp:docPr id="36" name="Rectangle 36"/>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830DA80" id="Rectangle 36" o:spid="_x0000_s1026" style="position:absolute;margin-left:136.45pt;margin-top:9.45pt;width:106.35pt;height:15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XWRoVqQIAAMQFAAAOAAAAAAAAAAAA&#10;AAAAAC4CAABkcnMvZTJvRG9jLnhtbFBLAQItABQABgAIAAAAIQANP1h83gAAAAoBAAAPAAAAAAAA&#10;AAAAAAAAAAMFAABkcnMvZG93bnJldi54bWxQSwUGAAAAAAQABADzAAAADgYAAAAA&#10;" fillcolor="#a8d08d [1945]" strokecolor="#1f3763 [1604]" strokeweight="1pt">
                <v:fill opacity="8481f"/>
              </v:rect>
            </w:pict>
          </mc:Fallback>
        </mc:AlternateContent>
      </w:r>
      <w:r w:rsidRPr="000B121E">
        <w:rPr>
          <w:rFonts w:cs="Times New Roman"/>
          <w:noProof/>
          <w:color w:val="000000" w:themeColor="text1"/>
          <w:szCs w:val="24"/>
          <w:lang w:eastAsia="en-GB"/>
        </w:rPr>
        <w:drawing>
          <wp:inline distT="0" distB="0" distL="0" distR="0" wp14:anchorId="79BACEA9" wp14:editId="0E9727F4">
            <wp:extent cx="6296025" cy="2490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p>
    <w:p w14:paraId="1888AF07" w14:textId="77777777" w:rsidR="004617F2" w:rsidRPr="000B121E" w:rsidRDefault="004617F2" w:rsidP="000B121E">
      <w:pPr>
        <w:shd w:val="clear" w:color="auto" w:fill="FFFFFF" w:themeFill="background1"/>
        <w:spacing w:after="0" w:line="360" w:lineRule="auto"/>
        <w:rPr>
          <w:rFonts w:cs="Times New Roman"/>
          <w:color w:val="000000" w:themeColor="text1"/>
          <w:szCs w:val="24"/>
        </w:rPr>
      </w:pPr>
      <w:r w:rsidRPr="000B121E">
        <w:rPr>
          <w:rFonts w:cs="Times New Roman"/>
          <w:color w:val="000000" w:themeColor="text1"/>
          <w:szCs w:val="24"/>
        </w:rPr>
        <w:t xml:space="preserve">  </w:t>
      </w:r>
    </w:p>
    <w:p w14:paraId="37D14FD3" w14:textId="77777777" w:rsidR="004617F2" w:rsidRPr="000B121E" w:rsidRDefault="004617F2" w:rsidP="000B121E">
      <w:pPr>
        <w:shd w:val="clear" w:color="auto" w:fill="FFFFFF" w:themeFill="background1"/>
        <w:spacing w:after="0" w:line="360" w:lineRule="auto"/>
        <w:rPr>
          <w:b/>
          <w:color w:val="000000" w:themeColor="text1"/>
          <w:szCs w:val="24"/>
        </w:rPr>
      </w:pPr>
      <w:r w:rsidRPr="000B121E">
        <w:rPr>
          <w:rFonts w:cs="Times New Roman"/>
          <w:color w:val="000000" w:themeColor="text1"/>
          <w:szCs w:val="24"/>
        </w:rPr>
        <w:t>Reference</w:t>
      </w:r>
      <w:r w:rsidRPr="000B121E">
        <w:rPr>
          <w:rFonts w:cs="Times New Roman"/>
          <w:b/>
          <w:color w:val="000000" w:themeColor="text1"/>
          <w:szCs w:val="24"/>
        </w:rPr>
        <w:t>:</w:t>
      </w:r>
    </w:p>
    <w:p w14:paraId="73F02379" w14:textId="77777777" w:rsidR="004617F2" w:rsidRPr="000B121E" w:rsidRDefault="004617F2" w:rsidP="000B121E">
      <w:pPr>
        <w:shd w:val="clear" w:color="auto" w:fill="FFFFFF" w:themeFill="background1"/>
        <w:spacing w:after="0" w:line="360" w:lineRule="auto"/>
        <w:rPr>
          <w:rFonts w:cs="Times New Roman"/>
          <w:noProof/>
          <w:color w:val="000000" w:themeColor="text1"/>
          <w:szCs w:val="24"/>
        </w:rPr>
      </w:pPr>
      <w:r w:rsidRPr="000B121E">
        <w:rPr>
          <w:rFonts w:cs="Times New Roman"/>
          <w:noProof/>
          <w:color w:val="000000" w:themeColor="text1"/>
          <w:szCs w:val="24"/>
        </w:rPr>
        <w:t xml:space="preserve"> </w:t>
      </w:r>
      <w:r w:rsidRPr="000B121E">
        <w:rPr>
          <w:rFonts w:cs="Times New Roman"/>
          <w:color w:val="000000" w:themeColor="text1"/>
          <w:szCs w:val="24"/>
        </w:rPr>
        <w:t xml:space="preserve"> </w:t>
      </w:r>
    </w:p>
    <w:p w14:paraId="5E8DC048" w14:textId="77777777" w:rsidR="004617F2" w:rsidRPr="000B121E" w:rsidRDefault="004617F2" w:rsidP="000B121E">
      <w:pPr>
        <w:shd w:val="clear" w:color="auto" w:fill="FFFFFF" w:themeFill="background1"/>
        <w:spacing w:after="0" w:line="360" w:lineRule="auto"/>
        <w:rPr>
          <w:rFonts w:cs="Times New Roman"/>
          <w:noProof/>
          <w:color w:val="000000" w:themeColor="text1"/>
          <w:szCs w:val="24"/>
        </w:rPr>
      </w:pPr>
    </w:p>
    <w:commentRangeStart w:id="6038"/>
    <w:commentRangeStart w:id="6039"/>
    <w:p w14:paraId="21143AC7" w14:textId="77777777" w:rsidR="0047706C" w:rsidRPr="0047706C" w:rsidRDefault="004617F2" w:rsidP="0047706C">
      <w:pPr>
        <w:pStyle w:val="EndNoteBibliography"/>
        <w:spacing w:after="0"/>
        <w:ind w:left="720" w:hanging="720"/>
      </w:pPr>
      <w:r w:rsidRPr="000B121E">
        <w:rPr>
          <w:color w:val="000000" w:themeColor="text1"/>
          <w:szCs w:val="24"/>
        </w:rPr>
        <w:fldChar w:fldCharType="begin"/>
      </w:r>
      <w:r w:rsidRPr="000B121E">
        <w:rPr>
          <w:color w:val="000000" w:themeColor="text1"/>
          <w:szCs w:val="24"/>
        </w:rPr>
        <w:instrText xml:space="preserve"> ADDIN EN.REFLIST </w:instrText>
      </w:r>
      <w:r w:rsidRPr="000B121E">
        <w:rPr>
          <w:color w:val="000000" w:themeColor="text1"/>
          <w:szCs w:val="24"/>
        </w:rPr>
        <w:fldChar w:fldCharType="separate"/>
      </w:r>
      <w:bookmarkStart w:id="6040" w:name="_ENREF_1"/>
      <w:r w:rsidR="0047706C" w:rsidRPr="0047706C">
        <w:t xml:space="preserve">Ali, M., &amp; Boylan, J. (2011). Feasibility principles for Downstream Demand Inference in supply chains. </w:t>
      </w:r>
      <w:r w:rsidR="0047706C" w:rsidRPr="0047706C">
        <w:rPr>
          <w:i/>
        </w:rPr>
        <w:t>Journal of the Operational Research Society, 62</w:t>
      </w:r>
      <w:r w:rsidR="0047706C" w:rsidRPr="0047706C">
        <w:t xml:space="preserve">. </w:t>
      </w:r>
      <w:bookmarkEnd w:id="6040"/>
    </w:p>
    <w:p w14:paraId="5CB96FA6" w14:textId="77777777" w:rsidR="0047706C" w:rsidRPr="0047706C" w:rsidRDefault="0047706C" w:rsidP="0047706C">
      <w:pPr>
        <w:pStyle w:val="EndNoteBibliography"/>
        <w:spacing w:after="0"/>
        <w:ind w:left="720" w:hanging="720"/>
      </w:pPr>
      <w:bookmarkStart w:id="6041" w:name="_ENREF_2"/>
      <w:r w:rsidRPr="0047706C">
        <w:t xml:space="preserve">Allen, P. G., &amp; Fildes, R. (2001). Econometric forecasting. In J. S. Armstrong (Ed.), </w:t>
      </w:r>
      <w:r w:rsidRPr="0047706C">
        <w:rPr>
          <w:i/>
        </w:rPr>
        <w:t>Principles of Forecasting: A Handbook for Researchers and Practitioners</w:t>
      </w:r>
      <w:r w:rsidRPr="0047706C">
        <w:t>. Boston: Kluwer Academic Publishers.</w:t>
      </w:r>
      <w:bookmarkEnd w:id="6041"/>
    </w:p>
    <w:p w14:paraId="19AB768F" w14:textId="77777777" w:rsidR="0047706C" w:rsidRPr="0047706C" w:rsidRDefault="0047706C" w:rsidP="0047706C">
      <w:pPr>
        <w:pStyle w:val="EndNoteBibliography"/>
        <w:spacing w:after="0"/>
        <w:ind w:left="720" w:hanging="720"/>
      </w:pPr>
      <w:bookmarkStart w:id="6042" w:name="_ENREF_3"/>
      <w:r w:rsidRPr="0047706C">
        <w:t xml:space="preserve">Andrews, D. W. K. (1993). Tests for Parameter Instability and Structural Change with Unknown Change Point. </w:t>
      </w:r>
      <w:r w:rsidRPr="0047706C">
        <w:rPr>
          <w:i/>
        </w:rPr>
        <w:t>Econometrica, 61</w:t>
      </w:r>
      <w:r w:rsidRPr="0047706C">
        <w:t xml:space="preserve">, 825-851. </w:t>
      </w:r>
      <w:bookmarkEnd w:id="6042"/>
    </w:p>
    <w:p w14:paraId="0FA332F1" w14:textId="77777777" w:rsidR="0047706C" w:rsidRPr="0047706C" w:rsidRDefault="0047706C" w:rsidP="0047706C">
      <w:pPr>
        <w:pStyle w:val="EndNoteBibliography"/>
        <w:spacing w:after="0"/>
        <w:ind w:left="720" w:hanging="720"/>
      </w:pPr>
      <w:bookmarkStart w:id="6043" w:name="_ENREF_4"/>
      <w:r w:rsidRPr="0047706C">
        <w:t xml:space="preserve">Andrews, D. W. K., &amp; Ploberger, W. (1994). Optimal tests when a nuisance parameter is present only under the alternative. </w:t>
      </w:r>
      <w:r w:rsidRPr="0047706C">
        <w:rPr>
          <w:i/>
        </w:rPr>
        <w:t>Econometrica, 62</w:t>
      </w:r>
      <w:r w:rsidRPr="0047706C">
        <w:t xml:space="preserve">, 1383-1414. </w:t>
      </w:r>
      <w:bookmarkEnd w:id="6043"/>
    </w:p>
    <w:p w14:paraId="20317DAF" w14:textId="77777777" w:rsidR="0047706C" w:rsidRPr="0047706C" w:rsidRDefault="0047706C" w:rsidP="0047706C">
      <w:pPr>
        <w:pStyle w:val="EndNoteBibliography"/>
        <w:spacing w:after="0"/>
        <w:ind w:left="720" w:hanging="720"/>
      </w:pPr>
      <w:bookmarkStart w:id="6044" w:name="_ENREF_5"/>
      <w:r w:rsidRPr="0047706C">
        <w:t xml:space="preserve">Andrews, R. L., Currim, I. S., Leeflang, P., &amp; Lim, J. (2008). Estimating the SCAN*PRO model of store sales: HB, FM or just OLS? </w:t>
      </w:r>
      <w:r w:rsidRPr="0047706C">
        <w:rPr>
          <w:i/>
        </w:rPr>
        <w:t>international Journal of research in marketing, 25</w:t>
      </w:r>
      <w:r w:rsidRPr="0047706C">
        <w:t xml:space="preserve">(1), 22-33. </w:t>
      </w:r>
      <w:bookmarkEnd w:id="6044"/>
    </w:p>
    <w:p w14:paraId="53C4140A" w14:textId="77777777" w:rsidR="0047706C" w:rsidRPr="0047706C" w:rsidRDefault="0047706C" w:rsidP="0047706C">
      <w:pPr>
        <w:pStyle w:val="EndNoteBibliography"/>
        <w:spacing w:after="0"/>
        <w:ind w:left="720" w:hanging="720"/>
      </w:pPr>
      <w:bookmarkStart w:id="6045" w:name="_ENREF_6"/>
      <w:r w:rsidRPr="0047706C">
        <w:t xml:space="preserve">Ang, A., &amp; Bekaert, G. (2002). Regime Switches in Interest Rates. </w:t>
      </w:r>
      <w:r w:rsidRPr="0047706C">
        <w:rPr>
          <w:i/>
        </w:rPr>
        <w:t>Journal of Business &amp; Economic Statistics, 20</w:t>
      </w:r>
      <w:r w:rsidRPr="0047706C">
        <w:t xml:space="preserve">(2), 163-182. </w:t>
      </w:r>
      <w:bookmarkEnd w:id="6045"/>
    </w:p>
    <w:p w14:paraId="4FF62C45" w14:textId="77777777" w:rsidR="0047706C" w:rsidRPr="0047706C" w:rsidRDefault="0047706C" w:rsidP="0047706C">
      <w:pPr>
        <w:pStyle w:val="EndNoteBibliography"/>
        <w:spacing w:after="0"/>
        <w:ind w:left="720" w:hanging="720"/>
      </w:pPr>
      <w:bookmarkStart w:id="6046" w:name="_ENREF_7"/>
      <w:r w:rsidRPr="0047706C">
        <w:t xml:space="preserve">Armstrong, J. S. (2001). </w:t>
      </w:r>
      <w:r w:rsidRPr="0047706C">
        <w:rPr>
          <w:i/>
        </w:rPr>
        <w:t>Principles of Forecasting: A Handbook for Researchers and Practitioners</w:t>
      </w:r>
      <w:r w:rsidRPr="0047706C">
        <w:t>: Kluwer Academic Publishers.</w:t>
      </w:r>
      <w:bookmarkEnd w:id="6046"/>
    </w:p>
    <w:p w14:paraId="3E9D50A9" w14:textId="77777777" w:rsidR="0047706C" w:rsidRPr="0047706C" w:rsidRDefault="0047706C" w:rsidP="0047706C">
      <w:pPr>
        <w:pStyle w:val="EndNoteBibliography"/>
        <w:spacing w:after="0"/>
        <w:ind w:left="720" w:hanging="720"/>
      </w:pPr>
      <w:bookmarkStart w:id="6047" w:name="_ENREF_8"/>
      <w:r w:rsidRPr="0047706C">
        <w:t xml:space="preserve">Bai, J., &amp; Perron, P. (1998). Estimating and Testing Linear Models with Multiple Structural Changes. </w:t>
      </w:r>
      <w:r w:rsidRPr="0047706C">
        <w:rPr>
          <w:i/>
        </w:rPr>
        <w:t>Econometrica, 66</w:t>
      </w:r>
      <w:r w:rsidRPr="0047706C">
        <w:t xml:space="preserve">, 47- 78. </w:t>
      </w:r>
      <w:bookmarkEnd w:id="6047"/>
    </w:p>
    <w:p w14:paraId="5D6FB9CB" w14:textId="77777777" w:rsidR="0047706C" w:rsidRPr="0047706C" w:rsidRDefault="0047706C" w:rsidP="0047706C">
      <w:pPr>
        <w:pStyle w:val="EndNoteBibliography"/>
        <w:spacing w:after="0"/>
        <w:ind w:left="720" w:hanging="720"/>
      </w:pPr>
      <w:bookmarkStart w:id="6048" w:name="_ENREF_9"/>
      <w:r w:rsidRPr="0047706C">
        <w:t xml:space="preserve">Bai, J., &amp; Perron, P. (2003). Computation and Analysis of Multiple Structural-Change Models. </w:t>
      </w:r>
      <w:r w:rsidRPr="0047706C">
        <w:rPr>
          <w:i/>
        </w:rPr>
        <w:t>Journal of Applied Econometrics, 18</w:t>
      </w:r>
      <w:r w:rsidRPr="0047706C">
        <w:t xml:space="preserve">, 1-22. </w:t>
      </w:r>
      <w:bookmarkEnd w:id="6048"/>
    </w:p>
    <w:p w14:paraId="46F06C72" w14:textId="77777777" w:rsidR="0047706C" w:rsidRPr="0047706C" w:rsidRDefault="0047706C" w:rsidP="0047706C">
      <w:pPr>
        <w:pStyle w:val="EndNoteBibliography"/>
        <w:spacing w:after="0"/>
        <w:ind w:left="720" w:hanging="720"/>
      </w:pPr>
      <w:bookmarkStart w:id="6049" w:name="_ENREF_10"/>
      <w:r w:rsidRPr="0047706C">
        <w:t xml:space="preserve">Blattberg, R. C., Briesch, R., &amp; Fox, E. J. (1995). How promotions work? </w:t>
      </w:r>
      <w:r w:rsidRPr="0047706C">
        <w:rPr>
          <w:i/>
        </w:rPr>
        <w:t>Marketing Science, 14</w:t>
      </w:r>
      <w:r w:rsidRPr="0047706C">
        <w:t xml:space="preserve">(3). </w:t>
      </w:r>
      <w:bookmarkEnd w:id="6049"/>
    </w:p>
    <w:p w14:paraId="1BC4FEB7" w14:textId="77777777" w:rsidR="0047706C" w:rsidRPr="0047706C" w:rsidRDefault="0047706C" w:rsidP="0047706C">
      <w:pPr>
        <w:pStyle w:val="EndNoteBibliography"/>
        <w:spacing w:after="0"/>
        <w:ind w:left="720" w:hanging="720"/>
      </w:pPr>
      <w:bookmarkStart w:id="6050" w:name="_ENREF_11"/>
      <w:r w:rsidRPr="0047706C">
        <w:t xml:space="preserve">Bronnenberg, B. J., Kruger, M. W., &amp; Mela, C. F. (2008). The IRI Marketing Data Set. </w:t>
      </w:r>
      <w:r w:rsidRPr="0047706C">
        <w:rPr>
          <w:i/>
        </w:rPr>
        <w:t>Marketing Science, 27</w:t>
      </w:r>
      <w:r w:rsidRPr="0047706C">
        <w:t xml:space="preserve">(4), pp. 745–748. </w:t>
      </w:r>
      <w:bookmarkEnd w:id="6050"/>
    </w:p>
    <w:p w14:paraId="2CE0B60E" w14:textId="77777777" w:rsidR="0047706C" w:rsidRPr="0047706C" w:rsidRDefault="0047706C" w:rsidP="0047706C">
      <w:pPr>
        <w:pStyle w:val="EndNoteBibliography"/>
        <w:spacing w:after="0"/>
        <w:ind w:left="720" w:hanging="720"/>
      </w:pPr>
      <w:bookmarkStart w:id="6051" w:name="_ENREF_12"/>
      <w:r w:rsidRPr="0047706C">
        <w:t xml:space="preserve">Bucklin, R. E., Gupta, S., &amp; Siddarth, S. (1998). Determining Segmentation in Sales Response across Consumer Purchase Behaviors. </w:t>
      </w:r>
      <w:r w:rsidRPr="0047706C">
        <w:rPr>
          <w:i/>
        </w:rPr>
        <w:t>Journal of Marketing Research, 35</w:t>
      </w:r>
      <w:r w:rsidRPr="0047706C">
        <w:t>(2), 189-197. doi: 10.2307/3151847</w:t>
      </w:r>
      <w:bookmarkEnd w:id="6051"/>
    </w:p>
    <w:p w14:paraId="7C1D80D4" w14:textId="77777777" w:rsidR="0047706C" w:rsidRPr="0047706C" w:rsidRDefault="0047706C" w:rsidP="0047706C">
      <w:pPr>
        <w:pStyle w:val="EndNoteBibliography"/>
        <w:spacing w:after="0"/>
        <w:ind w:left="720" w:hanging="720"/>
      </w:pPr>
      <w:bookmarkStart w:id="6052" w:name="_ENREF_13"/>
      <w:r w:rsidRPr="0047706C">
        <w:lastRenderedPageBreak/>
        <w:t xml:space="preserve">Castle, J. L., Doornik, J. A., &amp; Hendry, D. F. (2008). Model Selection when there are Multiple Breaks. </w:t>
      </w:r>
      <w:r w:rsidRPr="0047706C">
        <w:rPr>
          <w:i/>
        </w:rPr>
        <w:t>Working paper No. 407, Economics Department, University of Oxford</w:t>
      </w:r>
      <w:r w:rsidRPr="0047706C">
        <w:t xml:space="preserve">. </w:t>
      </w:r>
      <w:bookmarkEnd w:id="6052"/>
    </w:p>
    <w:p w14:paraId="6F4E9529" w14:textId="77777777" w:rsidR="0047706C" w:rsidRPr="0047706C" w:rsidRDefault="0047706C" w:rsidP="0047706C">
      <w:pPr>
        <w:pStyle w:val="EndNoteBibliography"/>
        <w:spacing w:after="0"/>
        <w:ind w:left="720" w:hanging="720"/>
      </w:pPr>
      <w:bookmarkStart w:id="6053" w:name="_ENREF_14"/>
      <w:r w:rsidRPr="0047706C">
        <w:t xml:space="preserve">Chevillon, G. (2016). Multistep forecasting in the presence of location shifts. </w:t>
      </w:r>
      <w:r w:rsidRPr="0047706C">
        <w:rPr>
          <w:i/>
        </w:rPr>
        <w:t>International Journal of Forecasting, 32</w:t>
      </w:r>
      <w:r w:rsidRPr="0047706C">
        <w:t xml:space="preserve">(1), 121-137. </w:t>
      </w:r>
      <w:bookmarkEnd w:id="6053"/>
    </w:p>
    <w:p w14:paraId="5B064C89" w14:textId="77777777" w:rsidR="0047706C" w:rsidRPr="0047706C" w:rsidRDefault="0047706C" w:rsidP="0047706C">
      <w:pPr>
        <w:pStyle w:val="EndNoteBibliography"/>
        <w:spacing w:after="0"/>
        <w:ind w:left="720" w:hanging="720"/>
      </w:pPr>
      <w:bookmarkStart w:id="6054" w:name="_ENREF_15"/>
      <w:r w:rsidRPr="0047706C">
        <w:t xml:space="preserve">Chow, G. C. (1960). Tests of Equality Between Sets of Coefficients in Two Linear Regressions. </w:t>
      </w:r>
      <w:r w:rsidRPr="0047706C">
        <w:rPr>
          <w:i/>
        </w:rPr>
        <w:t>Econometrica, 28</w:t>
      </w:r>
      <w:r w:rsidRPr="0047706C">
        <w:t xml:space="preserve">(3). </w:t>
      </w:r>
      <w:bookmarkEnd w:id="6054"/>
    </w:p>
    <w:p w14:paraId="4261BB33" w14:textId="77777777" w:rsidR="0047706C" w:rsidRPr="0047706C" w:rsidRDefault="0047706C" w:rsidP="0047706C">
      <w:pPr>
        <w:pStyle w:val="EndNoteBibliography"/>
        <w:ind w:left="720" w:hanging="720"/>
        <w:rPr>
          <w:i/>
        </w:rPr>
      </w:pPr>
      <w:bookmarkStart w:id="6055" w:name="_ENREF_16"/>
      <w:r w:rsidRPr="0047706C">
        <w:t xml:space="preserve">Clark, T. E., &amp; McCracken, M. W. (2007). Forecasting with Small Macroeconomic VARs in the Presence of Instabilities </w:t>
      </w:r>
      <w:r w:rsidRPr="0047706C">
        <w:rPr>
          <w:i/>
        </w:rPr>
        <w:t>Finance and Economics Discussion Series</w:t>
      </w:r>
    </w:p>
    <w:p w14:paraId="440EE339" w14:textId="77777777" w:rsidR="0047706C" w:rsidRPr="0047706C" w:rsidRDefault="0047706C" w:rsidP="0047706C">
      <w:pPr>
        <w:pStyle w:val="EndNoteBibliography"/>
        <w:ind w:left="720" w:hanging="720"/>
      </w:pPr>
      <w:r w:rsidRPr="0047706C">
        <w:t xml:space="preserve"> Divisions of Research &amp; Statistics and Monetary Affairs</w:t>
      </w:r>
    </w:p>
    <w:p w14:paraId="66827880" w14:textId="77777777" w:rsidR="0047706C" w:rsidRPr="0047706C" w:rsidRDefault="0047706C" w:rsidP="0047706C">
      <w:pPr>
        <w:pStyle w:val="EndNoteBibliography"/>
        <w:spacing w:after="0"/>
        <w:ind w:left="720" w:hanging="720"/>
      </w:pPr>
      <w:r w:rsidRPr="0047706C">
        <w:t>Federal Reserve Board, Washington, D.C.</w:t>
      </w:r>
      <w:bookmarkEnd w:id="6055"/>
    </w:p>
    <w:p w14:paraId="3D7F6D57" w14:textId="77777777" w:rsidR="0047706C" w:rsidRPr="0047706C" w:rsidRDefault="0047706C" w:rsidP="0047706C">
      <w:pPr>
        <w:pStyle w:val="EndNoteBibliography"/>
        <w:spacing w:after="0"/>
        <w:ind w:left="720" w:hanging="720"/>
      </w:pPr>
      <w:bookmarkStart w:id="6056" w:name="_ENREF_17"/>
      <w:r w:rsidRPr="0047706C">
        <w:t xml:space="preserve">Clemen, R. T. (1989). Combining forecasts: A review and annotated bibliography. </w:t>
      </w:r>
      <w:r w:rsidRPr="0047706C">
        <w:rPr>
          <w:i/>
        </w:rPr>
        <w:t>International Journal of Forecasting, 5</w:t>
      </w:r>
      <w:r w:rsidRPr="0047706C">
        <w:t xml:space="preserve">(4), 559-583. </w:t>
      </w:r>
      <w:bookmarkEnd w:id="6056"/>
    </w:p>
    <w:p w14:paraId="7A751651" w14:textId="77777777" w:rsidR="0047706C" w:rsidRPr="0047706C" w:rsidRDefault="0047706C" w:rsidP="0047706C">
      <w:pPr>
        <w:pStyle w:val="EndNoteBibliography"/>
        <w:spacing w:after="0"/>
        <w:ind w:left="720" w:hanging="720"/>
      </w:pPr>
      <w:bookmarkStart w:id="6057" w:name="_ENREF_18"/>
      <w:r w:rsidRPr="0047706C">
        <w:t xml:space="preserve">Clements, M., &amp; Hendry, D. (1998). </w:t>
      </w:r>
      <w:r w:rsidRPr="0047706C">
        <w:rPr>
          <w:i/>
        </w:rPr>
        <w:t>Forecasting Economic Time Series</w:t>
      </w:r>
      <w:r w:rsidRPr="0047706C">
        <w:t>: Cambridge University Press.</w:t>
      </w:r>
      <w:bookmarkEnd w:id="6057"/>
    </w:p>
    <w:p w14:paraId="7588BD9D" w14:textId="77777777" w:rsidR="0047706C" w:rsidRPr="0047706C" w:rsidRDefault="0047706C" w:rsidP="0047706C">
      <w:pPr>
        <w:pStyle w:val="EndNoteBibliography"/>
        <w:spacing w:after="0"/>
        <w:ind w:left="720" w:hanging="720"/>
      </w:pPr>
      <w:bookmarkStart w:id="6058" w:name="_ENREF_19"/>
      <w:r w:rsidRPr="0047706C">
        <w:t xml:space="preserve">Clements, M. B., &amp; Hendry, D. F. (1994). Towards a theory of economic forecasting. In C. P. Hargreaves (Ed.), </w:t>
      </w:r>
      <w:r w:rsidRPr="0047706C">
        <w:rPr>
          <w:i/>
        </w:rPr>
        <w:t>Nonstationary Time Series Analysis and Cointegration</w:t>
      </w:r>
      <w:r w:rsidRPr="0047706C">
        <w:t>: Oxford University Press.</w:t>
      </w:r>
      <w:bookmarkEnd w:id="6058"/>
    </w:p>
    <w:p w14:paraId="23B7758F" w14:textId="77777777" w:rsidR="0047706C" w:rsidRPr="0047706C" w:rsidRDefault="0047706C" w:rsidP="0047706C">
      <w:pPr>
        <w:pStyle w:val="EndNoteBibliography"/>
        <w:spacing w:after="0"/>
        <w:ind w:left="720" w:hanging="720"/>
      </w:pPr>
      <w:bookmarkStart w:id="6059" w:name="_ENREF_20"/>
      <w:r w:rsidRPr="0047706C">
        <w:t xml:space="preserve">Clements, M. P., &amp; Hendry, D. F. (1999). </w:t>
      </w:r>
      <w:r w:rsidRPr="0047706C">
        <w:rPr>
          <w:i/>
        </w:rPr>
        <w:t>Forecasting non-stationary economic time series</w:t>
      </w:r>
      <w:r w:rsidRPr="0047706C">
        <w:t>. London: The MIT Press.</w:t>
      </w:r>
      <w:bookmarkEnd w:id="6059"/>
    </w:p>
    <w:p w14:paraId="3A76B3C4" w14:textId="77777777" w:rsidR="0047706C" w:rsidRPr="0047706C" w:rsidRDefault="0047706C" w:rsidP="0047706C">
      <w:pPr>
        <w:pStyle w:val="EndNoteBibliography"/>
        <w:spacing w:after="0"/>
        <w:ind w:left="720" w:hanging="720"/>
      </w:pPr>
      <w:bookmarkStart w:id="6060" w:name="_ENREF_21"/>
      <w:r w:rsidRPr="0047706C">
        <w:t xml:space="preserve">Cooper, L., Baron, P., Levy, W., Swisher, M., &amp; Gogos, P. (1999). Promocast": a New Forecasting Method for Promotion Planning. </w:t>
      </w:r>
      <w:r w:rsidRPr="0047706C">
        <w:rPr>
          <w:i/>
        </w:rPr>
        <w:t>Marketing Science, 18</w:t>
      </w:r>
      <w:r w:rsidRPr="0047706C">
        <w:t xml:space="preserve">(3), 301-316. </w:t>
      </w:r>
      <w:bookmarkEnd w:id="6060"/>
    </w:p>
    <w:p w14:paraId="559927A1" w14:textId="77777777" w:rsidR="0047706C" w:rsidRPr="0047706C" w:rsidRDefault="0047706C" w:rsidP="0047706C">
      <w:pPr>
        <w:pStyle w:val="EndNoteBibliography"/>
        <w:spacing w:after="0"/>
        <w:ind w:left="720" w:hanging="720"/>
      </w:pPr>
      <w:bookmarkStart w:id="6061" w:name="_ENREF_22"/>
      <w:r w:rsidRPr="0047706C">
        <w:t xml:space="preserve">Cooper, L. G., &amp; Giuffrida, G. (2000). Turning Datamining into a Management Science Tool: New Algorithms and Empirical Results. </w:t>
      </w:r>
      <w:r w:rsidRPr="0047706C">
        <w:rPr>
          <w:i/>
        </w:rPr>
        <w:t>Management Science, 46</w:t>
      </w:r>
      <w:r w:rsidRPr="0047706C">
        <w:t xml:space="preserve">(2), 249. </w:t>
      </w:r>
      <w:bookmarkEnd w:id="6061"/>
    </w:p>
    <w:p w14:paraId="016D2A5E" w14:textId="77777777" w:rsidR="0047706C" w:rsidRPr="0047706C" w:rsidRDefault="0047706C" w:rsidP="0047706C">
      <w:pPr>
        <w:pStyle w:val="EndNoteBibliography"/>
        <w:spacing w:after="0"/>
        <w:ind w:left="720" w:hanging="720"/>
      </w:pPr>
      <w:bookmarkStart w:id="6062" w:name="_ENREF_23"/>
      <w:r w:rsidRPr="0047706C">
        <w:t xml:space="preserve">Corsten, D., &amp; Gruen, T. (2003). Desperately seeking shelf availability: an examination of the extent, the causes, and the efforts to address retail out-of-stocks. </w:t>
      </w:r>
      <w:r w:rsidRPr="0047706C">
        <w:rPr>
          <w:i/>
        </w:rPr>
        <w:t>International Journal of Retail &amp; Distribution Management, 31</w:t>
      </w:r>
      <w:r w:rsidRPr="0047706C">
        <w:t xml:space="preserve">(12). </w:t>
      </w:r>
      <w:bookmarkEnd w:id="6062"/>
    </w:p>
    <w:p w14:paraId="7E2CC774" w14:textId="77777777" w:rsidR="0047706C" w:rsidRPr="0047706C" w:rsidRDefault="0047706C" w:rsidP="0047706C">
      <w:pPr>
        <w:pStyle w:val="EndNoteBibliography"/>
        <w:spacing w:after="0"/>
        <w:ind w:left="720" w:hanging="720"/>
      </w:pPr>
      <w:bookmarkStart w:id="6063" w:name="_ENREF_24"/>
      <w:r w:rsidRPr="0047706C">
        <w:t xml:space="preserve">Davydenko, A., &amp; Fildes, R. (2013). Measuring forecasting accuracy: the case of judgmental adjustments to SKU-level demand forecasts. </w:t>
      </w:r>
      <w:r w:rsidRPr="0047706C">
        <w:rPr>
          <w:i/>
        </w:rPr>
        <w:t>International Journal of Forecasting, 29</w:t>
      </w:r>
      <w:r w:rsidRPr="0047706C">
        <w:t xml:space="preserve">(3). </w:t>
      </w:r>
      <w:bookmarkEnd w:id="6063"/>
    </w:p>
    <w:p w14:paraId="288AA1CD" w14:textId="77777777" w:rsidR="0047706C" w:rsidRPr="0047706C" w:rsidRDefault="0047706C" w:rsidP="0047706C">
      <w:pPr>
        <w:pStyle w:val="EndNoteBibliography"/>
        <w:spacing w:after="0"/>
        <w:ind w:left="720" w:hanging="720"/>
      </w:pPr>
      <w:bookmarkStart w:id="6064" w:name="_ENREF_25"/>
      <w:r w:rsidRPr="0047706C">
        <w:t xml:space="preserve">Dekimpe, M., Hanssens, D. M., &amp; Silva-Risso, J. M. (1999). Long-run effects of price promotions in scanner markets. </w:t>
      </w:r>
      <w:r w:rsidRPr="0047706C">
        <w:rPr>
          <w:i/>
        </w:rPr>
        <w:t>Journal of Econometrics, 89</w:t>
      </w:r>
      <w:r w:rsidRPr="0047706C">
        <w:t xml:space="preserve">(1/2), 261-291. </w:t>
      </w:r>
      <w:bookmarkEnd w:id="6064"/>
    </w:p>
    <w:p w14:paraId="3BA7E041" w14:textId="77777777" w:rsidR="0047706C" w:rsidRPr="0047706C" w:rsidRDefault="0047706C" w:rsidP="0047706C">
      <w:pPr>
        <w:pStyle w:val="EndNoteBibliography"/>
        <w:spacing w:after="0"/>
        <w:ind w:left="720" w:hanging="720"/>
      </w:pPr>
      <w:bookmarkStart w:id="6065" w:name="_ENREF_26"/>
      <w:r w:rsidRPr="0047706C">
        <w:t xml:space="preserve">Dekker, M., van Donselaar, K., &amp; Ouwehand, P. (2004). How to use aggregation and combined forecasting to improve seasonal demand forecasts. </w:t>
      </w:r>
      <w:r w:rsidRPr="0047706C">
        <w:rPr>
          <w:i/>
        </w:rPr>
        <w:t>International Journal of Production Economics, 90</w:t>
      </w:r>
      <w:r w:rsidRPr="0047706C">
        <w:t xml:space="preserve">(2), 151-167. </w:t>
      </w:r>
      <w:bookmarkEnd w:id="6065"/>
    </w:p>
    <w:p w14:paraId="711173ED" w14:textId="77777777" w:rsidR="0047706C" w:rsidRPr="0047706C" w:rsidRDefault="0047706C" w:rsidP="0047706C">
      <w:pPr>
        <w:pStyle w:val="EndNoteBibliography"/>
        <w:spacing w:after="0"/>
        <w:ind w:left="720" w:hanging="720"/>
      </w:pPr>
      <w:bookmarkStart w:id="6066" w:name="_ENREF_27"/>
      <w:r w:rsidRPr="0047706C">
        <w:t>Epprecht, C., Guegan, D., &amp; Veiga, Á. (2013). Comparing variable selection techniques for linear regression: LASSO and Autometrics: Université Panthéon-Sorbonne (Paris 1), Centre d'Economie de la Sorbonne.</w:t>
      </w:r>
      <w:bookmarkEnd w:id="6066"/>
    </w:p>
    <w:p w14:paraId="3C4374DC" w14:textId="77777777" w:rsidR="0047706C" w:rsidRPr="0047706C" w:rsidRDefault="0047706C" w:rsidP="0047706C">
      <w:pPr>
        <w:pStyle w:val="EndNoteBibliography"/>
        <w:spacing w:after="0"/>
        <w:ind w:left="720" w:hanging="720"/>
      </w:pPr>
      <w:bookmarkStart w:id="6067" w:name="_ENREF_28"/>
      <w:r w:rsidRPr="0047706C">
        <w:t>Fan, J., &amp; Lv, J. (2008). Sure independence screening for ultrahigh dimensional feature space (with discussion).</w:t>
      </w:r>
      <w:r w:rsidRPr="0047706C">
        <w:rPr>
          <w:i/>
        </w:rPr>
        <w:t xml:space="preserve"> Journal of Royal Statistical Society, 70</w:t>
      </w:r>
      <w:r w:rsidRPr="0047706C">
        <w:t xml:space="preserve">(Series B), 849–911. </w:t>
      </w:r>
      <w:bookmarkEnd w:id="6067"/>
    </w:p>
    <w:p w14:paraId="6E5B6EF2" w14:textId="77777777" w:rsidR="0047706C" w:rsidRPr="0047706C" w:rsidRDefault="0047706C" w:rsidP="0047706C">
      <w:pPr>
        <w:pStyle w:val="EndNoteBibliography"/>
        <w:spacing w:after="0"/>
        <w:ind w:left="720" w:hanging="720"/>
      </w:pPr>
      <w:bookmarkStart w:id="6068" w:name="_ENREF_29"/>
      <w:r w:rsidRPr="0047706C">
        <w:t xml:space="preserve">Fildes, R. (1992). The evaluation of extrapolative forecasting methods. </w:t>
      </w:r>
      <w:r w:rsidRPr="0047706C">
        <w:rPr>
          <w:i/>
        </w:rPr>
        <w:t>International Journal of Forecasting, 8</w:t>
      </w:r>
      <w:r w:rsidRPr="0047706C">
        <w:t xml:space="preserve">, 81-98. </w:t>
      </w:r>
      <w:bookmarkEnd w:id="6068"/>
    </w:p>
    <w:p w14:paraId="38F05D17" w14:textId="77777777" w:rsidR="0047706C" w:rsidRPr="0047706C" w:rsidRDefault="0047706C" w:rsidP="0047706C">
      <w:pPr>
        <w:pStyle w:val="EndNoteBibliography"/>
        <w:spacing w:after="0"/>
        <w:ind w:left="720" w:hanging="720"/>
      </w:pPr>
      <w:bookmarkStart w:id="6069" w:name="_ENREF_30"/>
      <w:r w:rsidRPr="0047706C">
        <w:t xml:space="preserve">Fildes, R., Goodwin, P., Lawrence, M., &amp; Nikolopoulos, K. (2009). Effective forecasting and judgmental adjustments: an empirical evaluation and strategies for improvement in supply-chain planning. </w:t>
      </w:r>
      <w:r w:rsidRPr="0047706C">
        <w:rPr>
          <w:i/>
        </w:rPr>
        <w:t>International Journal of Forecasting, 25</w:t>
      </w:r>
      <w:r w:rsidRPr="0047706C">
        <w:t xml:space="preserve">(1), 3-23. </w:t>
      </w:r>
      <w:bookmarkEnd w:id="6069"/>
    </w:p>
    <w:p w14:paraId="170C810B" w14:textId="77777777" w:rsidR="0047706C" w:rsidRPr="0047706C" w:rsidRDefault="0047706C" w:rsidP="0047706C">
      <w:pPr>
        <w:pStyle w:val="EndNoteBibliography"/>
        <w:spacing w:after="0"/>
        <w:ind w:left="720" w:hanging="720"/>
      </w:pPr>
      <w:bookmarkStart w:id="6070" w:name="_ENREF_31"/>
      <w:r w:rsidRPr="0047706C">
        <w:t xml:space="preserve">Fildes, R., Nikolopoulos, K., Crone, S., &amp; Syntetos, A. (2008). Forecasting and operational research: A review. </w:t>
      </w:r>
      <w:r w:rsidRPr="0047706C">
        <w:rPr>
          <w:i/>
        </w:rPr>
        <w:t>Journal of the Operational Research Society, 59</w:t>
      </w:r>
      <w:r w:rsidRPr="0047706C">
        <w:t xml:space="preserve">. </w:t>
      </w:r>
      <w:bookmarkEnd w:id="6070"/>
    </w:p>
    <w:p w14:paraId="21B25430" w14:textId="77777777" w:rsidR="0047706C" w:rsidRPr="0047706C" w:rsidRDefault="0047706C" w:rsidP="0047706C">
      <w:pPr>
        <w:pStyle w:val="EndNoteBibliography"/>
        <w:spacing w:after="0"/>
        <w:ind w:left="720" w:hanging="720"/>
      </w:pPr>
      <w:bookmarkStart w:id="6071" w:name="_ENREF_32"/>
      <w:r w:rsidRPr="0047706C">
        <w:t xml:space="preserve">Fildes, R., &amp; Stekler, H. (2002). The state of macroeconomic forecasting. </w:t>
      </w:r>
      <w:r w:rsidRPr="0047706C">
        <w:rPr>
          <w:i/>
        </w:rPr>
        <w:t>Journal of Macroeconomics, 24</w:t>
      </w:r>
      <w:r w:rsidRPr="0047706C">
        <w:t>(4), 435-468. doi: Pii S0164-0704(02)00055-1</w:t>
      </w:r>
      <w:bookmarkEnd w:id="6071"/>
    </w:p>
    <w:p w14:paraId="31D601D0" w14:textId="77777777" w:rsidR="0047706C" w:rsidRPr="0047706C" w:rsidRDefault="0047706C" w:rsidP="0047706C">
      <w:pPr>
        <w:pStyle w:val="EndNoteBibliography"/>
        <w:spacing w:after="0"/>
        <w:ind w:left="720" w:hanging="720"/>
      </w:pPr>
      <w:bookmarkStart w:id="6072" w:name="_ENREF_33"/>
      <w:r w:rsidRPr="0047706C">
        <w:lastRenderedPageBreak/>
        <w:t xml:space="preserve">Foekens, E. W., Leeflang, P., &amp; Wittink, D. R. (1999). Varying parameter models to accommodate dynamic promotion effects. </w:t>
      </w:r>
      <w:r w:rsidRPr="0047706C">
        <w:rPr>
          <w:i/>
        </w:rPr>
        <w:t>Journal of Econometrics, 89</w:t>
      </w:r>
      <w:r w:rsidRPr="0047706C">
        <w:t xml:space="preserve">(1-2), 249-268. </w:t>
      </w:r>
      <w:bookmarkEnd w:id="6072"/>
    </w:p>
    <w:p w14:paraId="2D3DF457" w14:textId="77777777" w:rsidR="0047706C" w:rsidRPr="0047706C" w:rsidRDefault="0047706C" w:rsidP="0047706C">
      <w:pPr>
        <w:pStyle w:val="EndNoteBibliography"/>
        <w:spacing w:after="0"/>
        <w:ind w:left="720" w:hanging="720"/>
      </w:pPr>
      <w:bookmarkStart w:id="6073" w:name="_ENREF_34"/>
      <w:r w:rsidRPr="0047706C">
        <w:t xml:space="preserve">Goodwin, P. (2002). Integrating management judgment and statistical methods to improve short-term forecasts. </w:t>
      </w:r>
      <w:r w:rsidRPr="0047706C">
        <w:rPr>
          <w:i/>
        </w:rPr>
        <w:t>Omega, 30</w:t>
      </w:r>
      <w:r w:rsidRPr="0047706C">
        <w:t>(2), 127-135. doi: Doi: 10.1016/s0305-0483(01)00062-7</w:t>
      </w:r>
      <w:bookmarkEnd w:id="6073"/>
    </w:p>
    <w:p w14:paraId="2896724E" w14:textId="77777777" w:rsidR="0047706C" w:rsidRPr="0047706C" w:rsidRDefault="0047706C" w:rsidP="0047706C">
      <w:pPr>
        <w:pStyle w:val="EndNoteBibliography"/>
        <w:spacing w:after="0"/>
        <w:ind w:left="720" w:hanging="720"/>
      </w:pPr>
      <w:bookmarkStart w:id="6074" w:name="_ENREF_35"/>
      <w:r w:rsidRPr="0047706C">
        <w:t xml:space="preserve">Gür Ali, Ö., SayIn, S., van Woensel, T., &amp; Fransoo, J. (2009). SKU demand forecasting in the presence of promotions. </w:t>
      </w:r>
      <w:r w:rsidRPr="0047706C">
        <w:rPr>
          <w:i/>
        </w:rPr>
        <w:t>Expert Systems with Applications, 36</w:t>
      </w:r>
      <w:r w:rsidRPr="0047706C">
        <w:t xml:space="preserve">(10). </w:t>
      </w:r>
      <w:bookmarkEnd w:id="6074"/>
    </w:p>
    <w:p w14:paraId="117EE52B" w14:textId="52F53297" w:rsidR="0047706C" w:rsidRPr="0047706C" w:rsidRDefault="0047706C" w:rsidP="0047706C">
      <w:pPr>
        <w:pStyle w:val="EndNoteBibliography"/>
        <w:spacing w:after="0"/>
        <w:ind w:left="720" w:hanging="720"/>
      </w:pPr>
      <w:bookmarkStart w:id="6075" w:name="_ENREF_36"/>
      <w:r w:rsidRPr="0047706C">
        <w:t xml:space="preserve">Hendry, D. F. (2018). Deciding between alternative approaches in macroeconomics. </w:t>
      </w:r>
      <w:r w:rsidRPr="0047706C">
        <w:rPr>
          <w:i/>
        </w:rPr>
        <w:t>International Journal of Forecasting, 34</w:t>
      </w:r>
      <w:r w:rsidRPr="0047706C">
        <w:t xml:space="preserve">(1), 119-135. doi: </w:t>
      </w:r>
      <w:hyperlink r:id="rId28" w:history="1">
        <w:r w:rsidRPr="0047706C">
          <w:rPr>
            <w:rStyle w:val="Hyperlink"/>
          </w:rPr>
          <w:t>https://doi.org/10.1016/j.ijforecast.2017.09.003</w:t>
        </w:r>
        <w:bookmarkEnd w:id="6075"/>
      </w:hyperlink>
    </w:p>
    <w:p w14:paraId="67551237" w14:textId="77777777" w:rsidR="0047706C" w:rsidRPr="0047706C" w:rsidRDefault="0047706C" w:rsidP="0047706C">
      <w:pPr>
        <w:pStyle w:val="EndNoteBibliography"/>
        <w:spacing w:after="0"/>
        <w:ind w:left="720" w:hanging="720"/>
      </w:pPr>
      <w:bookmarkStart w:id="6076" w:name="_ENREF_37"/>
      <w:r w:rsidRPr="0047706C">
        <w:t xml:space="preserve">Houston, F. S., &amp; Weiss, D. L. (1975). Cumulative advertising effects: the role of serial correlation. </w:t>
      </w:r>
      <w:r w:rsidRPr="0047706C">
        <w:rPr>
          <w:i/>
        </w:rPr>
        <w:t>Decision Sciences, 6</w:t>
      </w:r>
      <w:r w:rsidRPr="0047706C">
        <w:t>(3), 471-481. doi: 10.1111/j.1540-5915.1975.tb01036.x</w:t>
      </w:r>
      <w:bookmarkEnd w:id="6076"/>
    </w:p>
    <w:p w14:paraId="1EA06952" w14:textId="77777777" w:rsidR="0047706C" w:rsidRPr="0047706C" w:rsidRDefault="0047706C" w:rsidP="0047706C">
      <w:pPr>
        <w:pStyle w:val="EndNoteBibliography"/>
        <w:spacing w:after="0"/>
        <w:ind w:left="720" w:hanging="720"/>
      </w:pPr>
      <w:bookmarkStart w:id="6077" w:name="_ENREF_38"/>
      <w:r w:rsidRPr="0047706C">
        <w:t xml:space="preserve">Huang, T., Fildes, R., &amp; Soopramanien, D. (2014). The value of competitive information in forecasting FMCG retail product sales and the variable selection problem. </w:t>
      </w:r>
      <w:r w:rsidRPr="0047706C">
        <w:rPr>
          <w:i/>
        </w:rPr>
        <w:t>European Journal of Operational Research, 237</w:t>
      </w:r>
      <w:r w:rsidRPr="0047706C">
        <w:t xml:space="preserve">(2), 738-748. </w:t>
      </w:r>
      <w:bookmarkEnd w:id="6077"/>
    </w:p>
    <w:p w14:paraId="7B7AC1FD" w14:textId="77777777" w:rsidR="0047706C" w:rsidRPr="0047706C" w:rsidRDefault="0047706C" w:rsidP="0047706C">
      <w:pPr>
        <w:pStyle w:val="EndNoteBibliography"/>
        <w:spacing w:after="0"/>
        <w:ind w:left="720" w:hanging="720"/>
      </w:pPr>
      <w:bookmarkStart w:id="6078" w:name="_ENREF_39"/>
      <w:r w:rsidRPr="0047706C">
        <w:t xml:space="preserve">Hyndman, R. J., &amp; Koehler, A. B. (2006). Another look at measures of forecast accuracy. </w:t>
      </w:r>
      <w:r w:rsidRPr="0047706C">
        <w:rPr>
          <w:i/>
        </w:rPr>
        <w:t>International Journal of Forecasting, 22</w:t>
      </w:r>
      <w:r w:rsidRPr="0047706C">
        <w:t xml:space="preserve">, 679-688. </w:t>
      </w:r>
      <w:bookmarkEnd w:id="6078"/>
    </w:p>
    <w:p w14:paraId="45ED235C" w14:textId="77777777" w:rsidR="0047706C" w:rsidRPr="0047706C" w:rsidRDefault="0047706C" w:rsidP="0047706C">
      <w:pPr>
        <w:pStyle w:val="EndNoteBibliography"/>
        <w:spacing w:after="0"/>
        <w:ind w:left="720" w:hanging="720"/>
      </w:pPr>
      <w:bookmarkStart w:id="6079" w:name="_ENREF_40"/>
      <w:r w:rsidRPr="0047706C">
        <w:t xml:space="preserve">Jose, V. R. R., &amp; Winkler, R. L. (2008). Simple robust averages of forecasts: Some empirical results. </w:t>
      </w:r>
      <w:r w:rsidRPr="0047706C">
        <w:rPr>
          <w:i/>
        </w:rPr>
        <w:t>International Journal of Forecasting, 24</w:t>
      </w:r>
      <w:r w:rsidRPr="0047706C">
        <w:t xml:space="preserve">(1), 163-169. </w:t>
      </w:r>
      <w:bookmarkEnd w:id="6079"/>
    </w:p>
    <w:p w14:paraId="42BD9CAB" w14:textId="61EA842D" w:rsidR="0047706C" w:rsidRPr="0047706C" w:rsidRDefault="0047706C" w:rsidP="0047706C">
      <w:pPr>
        <w:pStyle w:val="EndNoteBibliography"/>
        <w:spacing w:after="0"/>
        <w:ind w:left="720" w:hanging="720"/>
      </w:pPr>
      <w:bookmarkStart w:id="6080" w:name="_ENREF_41"/>
      <w:r w:rsidRPr="0047706C">
        <w:t xml:space="preserve">Lee, W. Y., Goodwin, P., Fildes, R., Nikolopoulos, K., &amp; Lawrence, M. (2007). Providing support for the use of analogies in demand forecasting tasks. </w:t>
      </w:r>
      <w:r w:rsidRPr="0047706C">
        <w:rPr>
          <w:i/>
        </w:rPr>
        <w:t>International Journal of Forecasting, 23</w:t>
      </w:r>
      <w:r w:rsidRPr="0047706C">
        <w:t xml:space="preserve">(3), 377-390. doi: </w:t>
      </w:r>
      <w:hyperlink r:id="rId29" w:history="1">
        <w:r w:rsidRPr="0047706C">
          <w:rPr>
            <w:rStyle w:val="Hyperlink"/>
          </w:rPr>
          <w:t>https://doi.org/10.1016/j.ijforecast.2007.02.006</w:t>
        </w:r>
        <w:bookmarkEnd w:id="6080"/>
      </w:hyperlink>
    </w:p>
    <w:p w14:paraId="725300E3" w14:textId="77777777" w:rsidR="0047706C" w:rsidRPr="0047706C" w:rsidRDefault="0047706C" w:rsidP="0047706C">
      <w:pPr>
        <w:pStyle w:val="EndNoteBibliography"/>
        <w:spacing w:after="0"/>
        <w:ind w:left="720" w:hanging="720"/>
      </w:pPr>
      <w:bookmarkStart w:id="6081" w:name="_ENREF_42"/>
      <w:r w:rsidRPr="0047706C">
        <w:t xml:space="preserve">Little, J. D. C. (1966). A Model of Adaptive Control of Promotional Spending. </w:t>
      </w:r>
      <w:r w:rsidRPr="0047706C">
        <w:rPr>
          <w:i/>
        </w:rPr>
        <w:t>Operations research, 14</w:t>
      </w:r>
      <w:r w:rsidRPr="0047706C">
        <w:t xml:space="preserve">(6). </w:t>
      </w:r>
      <w:bookmarkEnd w:id="6081"/>
    </w:p>
    <w:p w14:paraId="7BD095F9" w14:textId="77777777" w:rsidR="0047706C" w:rsidRPr="0047706C" w:rsidRDefault="0047706C" w:rsidP="0047706C">
      <w:pPr>
        <w:pStyle w:val="EndNoteBibliography"/>
        <w:spacing w:after="0"/>
        <w:ind w:left="720" w:hanging="720"/>
      </w:pPr>
      <w:bookmarkStart w:id="6082" w:name="_ENREF_43"/>
      <w:r w:rsidRPr="0047706C">
        <w:t>Loeb, W. (2015). Unrelenting Competition: The Biggest Retail Story of 2015, 2016</w:t>
      </w:r>
      <w:bookmarkEnd w:id="6082"/>
    </w:p>
    <w:p w14:paraId="4A2B9000" w14:textId="77777777" w:rsidR="0047706C" w:rsidRPr="0047706C" w:rsidRDefault="0047706C" w:rsidP="0047706C">
      <w:pPr>
        <w:pStyle w:val="EndNoteBibliography"/>
        <w:spacing w:after="0"/>
        <w:ind w:left="720" w:hanging="720"/>
      </w:pPr>
      <w:bookmarkStart w:id="6083" w:name="_ENREF_44"/>
      <w:r w:rsidRPr="0047706C">
        <w:t xml:space="preserve">Ma, S., &amp; Fildes, R. (2017). A retail store SKU promotions optimization model for category multi-period profit maximization. </w:t>
      </w:r>
      <w:r w:rsidRPr="0047706C">
        <w:rPr>
          <w:i/>
        </w:rPr>
        <w:t>European Journal of Operational Research, 260</w:t>
      </w:r>
      <w:r w:rsidRPr="0047706C">
        <w:t xml:space="preserve">(2), 680-692. </w:t>
      </w:r>
      <w:bookmarkEnd w:id="6083"/>
    </w:p>
    <w:p w14:paraId="2E079DF7" w14:textId="77777777" w:rsidR="0047706C" w:rsidRPr="0047706C" w:rsidRDefault="0047706C" w:rsidP="0047706C">
      <w:pPr>
        <w:pStyle w:val="EndNoteBibliography"/>
        <w:spacing w:after="0"/>
        <w:ind w:left="720" w:hanging="720"/>
      </w:pPr>
      <w:bookmarkStart w:id="6084" w:name="_ENREF_45"/>
      <w:r w:rsidRPr="0047706C">
        <w:t xml:space="preserve">Ma, S., Fildes, R., &amp; Huang, T. (2016). Demand forecasting with high dimensional data: The case of SKU retail sales forecasting with intra- and inter-category promotional information. </w:t>
      </w:r>
      <w:r w:rsidRPr="0047706C">
        <w:rPr>
          <w:i/>
        </w:rPr>
        <w:t>European Journal of Operational Research, 249</w:t>
      </w:r>
      <w:r w:rsidRPr="0047706C">
        <w:t xml:space="preserve">(1), 245-257. </w:t>
      </w:r>
      <w:bookmarkEnd w:id="6084"/>
    </w:p>
    <w:p w14:paraId="4913BF29" w14:textId="77777777" w:rsidR="0047706C" w:rsidRPr="0047706C" w:rsidRDefault="0047706C" w:rsidP="0047706C">
      <w:pPr>
        <w:pStyle w:val="EndNoteBibliography"/>
        <w:spacing w:after="0"/>
        <w:ind w:left="720" w:hanging="720"/>
      </w:pPr>
      <w:bookmarkStart w:id="6085" w:name="_ENREF_46"/>
      <w:r w:rsidRPr="0047706C">
        <w:t xml:space="preserve">Mace, S., &amp; Neslin, S. A. (2004). The determinants of pre- and postpromotion dips in sales of frequently purchased goods. </w:t>
      </w:r>
      <w:r w:rsidRPr="0047706C">
        <w:rPr>
          <w:i/>
        </w:rPr>
        <w:t>Journal of Marketing Research, XLI</w:t>
      </w:r>
      <w:r w:rsidRPr="0047706C">
        <w:t xml:space="preserve">, 339-350. </w:t>
      </w:r>
      <w:bookmarkEnd w:id="6085"/>
    </w:p>
    <w:p w14:paraId="25DF361B" w14:textId="77777777" w:rsidR="0047706C" w:rsidRPr="0047706C" w:rsidRDefault="0047706C" w:rsidP="0047706C">
      <w:pPr>
        <w:pStyle w:val="EndNoteBibliography"/>
        <w:spacing w:after="0"/>
        <w:ind w:left="720" w:hanging="720"/>
      </w:pPr>
      <w:bookmarkStart w:id="6086" w:name="_ENREF_47"/>
      <w:r w:rsidRPr="0047706C">
        <w:t xml:space="preserve">Mahajan, V., Bretschneider, S. I., &amp; Bradford, J. W. (1980). Feedback Approaches to Modeling Structural Shifts in Market Response. </w:t>
      </w:r>
      <w:r w:rsidRPr="0047706C">
        <w:rPr>
          <w:i/>
        </w:rPr>
        <w:t>Journal of Marketing, 44</w:t>
      </w:r>
      <w:r w:rsidRPr="0047706C">
        <w:t xml:space="preserve">, 71-80. </w:t>
      </w:r>
      <w:bookmarkEnd w:id="6086"/>
    </w:p>
    <w:p w14:paraId="3EDFDD18" w14:textId="77777777" w:rsidR="0047706C" w:rsidRPr="0047706C" w:rsidRDefault="0047706C" w:rsidP="0047706C">
      <w:pPr>
        <w:pStyle w:val="EndNoteBibliography"/>
        <w:spacing w:after="0"/>
        <w:ind w:left="720" w:hanging="720"/>
      </w:pPr>
      <w:bookmarkStart w:id="6087" w:name="_ENREF_48"/>
      <w:r w:rsidRPr="0047706C">
        <w:t xml:space="preserve">Martin, R., &amp; Kolassa, S. (2009). </w:t>
      </w:r>
      <w:r w:rsidRPr="0047706C">
        <w:rPr>
          <w:i/>
        </w:rPr>
        <w:t>Challenges of Automated Forecasting in Retail.</w:t>
      </w:r>
      <w:r w:rsidRPr="0047706C">
        <w:t xml:space="preserve"> Paper presented at the International Symposium on Forecasting, Hong Kong.</w:t>
      </w:r>
      <w:bookmarkEnd w:id="6087"/>
    </w:p>
    <w:p w14:paraId="3877BA98" w14:textId="72C8FAC1" w:rsidR="0047706C" w:rsidRPr="0047706C" w:rsidRDefault="0047706C" w:rsidP="0047706C">
      <w:pPr>
        <w:pStyle w:val="EndNoteBibliography"/>
        <w:spacing w:after="0"/>
        <w:ind w:left="720" w:hanging="720"/>
      </w:pPr>
      <w:bookmarkStart w:id="6088" w:name="_ENREF_49"/>
      <w:r w:rsidRPr="0047706C">
        <w:t xml:space="preserve">Meeran, S., Jahanbin, S., Goodwin, P., &amp; Quariguasi Frota Neto, J. (2017). When do changes in consumer preferences make forecasts from choice-based conjoint models unreliable? </w:t>
      </w:r>
      <w:r w:rsidRPr="0047706C">
        <w:rPr>
          <w:i/>
        </w:rPr>
        <w:t>European Journal of Operational Research, 258</w:t>
      </w:r>
      <w:r w:rsidRPr="0047706C">
        <w:t xml:space="preserve">(2), 512-524. doi: </w:t>
      </w:r>
      <w:hyperlink r:id="rId30" w:history="1">
        <w:r w:rsidRPr="0047706C">
          <w:rPr>
            <w:rStyle w:val="Hyperlink"/>
          </w:rPr>
          <w:t>https://doi.org/10.1016/j.ejor.2016.08.047</w:t>
        </w:r>
        <w:bookmarkEnd w:id="6088"/>
      </w:hyperlink>
    </w:p>
    <w:p w14:paraId="3DDB3EEB" w14:textId="77777777" w:rsidR="0047706C" w:rsidRPr="0047706C" w:rsidRDefault="0047706C" w:rsidP="0047706C">
      <w:pPr>
        <w:pStyle w:val="EndNoteBibliography"/>
        <w:spacing w:after="0"/>
        <w:ind w:left="720" w:hanging="720"/>
      </w:pPr>
      <w:bookmarkStart w:id="6089" w:name="_ENREF_50"/>
      <w:r w:rsidRPr="0047706C">
        <w:t xml:space="preserve">Moinpour, R., McCullough, J. M., &amp; MacLachlan, D. L. (1976). Time Changes in Perception: A Longitudinal Application of Multidimensional Scaling. </w:t>
      </w:r>
      <w:r w:rsidRPr="0047706C">
        <w:rPr>
          <w:i/>
        </w:rPr>
        <w:t>Journal of marketing research, 13</w:t>
      </w:r>
      <w:r w:rsidRPr="0047706C">
        <w:t xml:space="preserve">(3), 245-253. </w:t>
      </w:r>
      <w:bookmarkEnd w:id="6089"/>
    </w:p>
    <w:p w14:paraId="0A8AA440" w14:textId="77777777" w:rsidR="0047706C" w:rsidRPr="0047706C" w:rsidRDefault="0047706C" w:rsidP="0047706C">
      <w:pPr>
        <w:pStyle w:val="EndNoteBibliography"/>
        <w:spacing w:after="0"/>
        <w:ind w:left="720" w:hanging="720"/>
      </w:pPr>
      <w:bookmarkStart w:id="6090" w:name="_ENREF_51"/>
      <w:r w:rsidRPr="0047706C">
        <w:t xml:space="preserve">Monroe, K. B., &amp; Guiltinan, J. P. (1975). A Path-Analytic Exploration of Retail Patronage Influences. </w:t>
      </w:r>
      <w:r w:rsidRPr="0047706C">
        <w:rPr>
          <w:i/>
        </w:rPr>
        <w:t>The Journal of Consumer Research, 2</w:t>
      </w:r>
      <w:r w:rsidRPr="0047706C">
        <w:t xml:space="preserve">(1), 19-28. </w:t>
      </w:r>
      <w:bookmarkEnd w:id="6090"/>
    </w:p>
    <w:p w14:paraId="3DDC0660" w14:textId="77777777" w:rsidR="0047706C" w:rsidRPr="0047706C" w:rsidRDefault="0047706C" w:rsidP="0047706C">
      <w:pPr>
        <w:pStyle w:val="EndNoteBibliography"/>
        <w:spacing w:after="0"/>
        <w:ind w:left="720" w:hanging="720"/>
      </w:pPr>
      <w:bookmarkStart w:id="6091" w:name="_ENREF_52"/>
      <w:r w:rsidRPr="0047706C">
        <w:t xml:space="preserve">Morrison, D. G. (1966). Interpurchase  Time  and  Brand Loyalty. </w:t>
      </w:r>
      <w:r w:rsidRPr="0047706C">
        <w:rPr>
          <w:i/>
        </w:rPr>
        <w:t>Journal of Marketing Research, 3</w:t>
      </w:r>
      <w:r w:rsidRPr="0047706C">
        <w:t xml:space="preserve">. </w:t>
      </w:r>
      <w:bookmarkEnd w:id="6091"/>
    </w:p>
    <w:p w14:paraId="5D1F8C60" w14:textId="77777777" w:rsidR="0047706C" w:rsidRPr="0047706C" w:rsidRDefault="0047706C" w:rsidP="0047706C">
      <w:pPr>
        <w:pStyle w:val="EndNoteBibliography"/>
        <w:spacing w:after="0"/>
        <w:ind w:left="720" w:hanging="720"/>
      </w:pPr>
      <w:bookmarkStart w:id="6092" w:name="_ENREF_53"/>
      <w:r w:rsidRPr="0047706C">
        <w:lastRenderedPageBreak/>
        <w:t xml:space="preserve">Myers, J. G. (1971). The Sensitivity of Dynamic Time-Path Typologies. </w:t>
      </w:r>
      <w:r w:rsidRPr="0047706C">
        <w:rPr>
          <w:i/>
        </w:rPr>
        <w:t>Journal of marketing research, 8</w:t>
      </w:r>
      <w:r w:rsidRPr="0047706C">
        <w:t xml:space="preserve">(4), 472-479. </w:t>
      </w:r>
      <w:bookmarkEnd w:id="6092"/>
    </w:p>
    <w:p w14:paraId="5DDED614" w14:textId="77777777" w:rsidR="0047706C" w:rsidRPr="0047706C" w:rsidRDefault="0047706C" w:rsidP="0047706C">
      <w:pPr>
        <w:pStyle w:val="EndNoteBibliography"/>
        <w:spacing w:after="0"/>
        <w:ind w:left="720" w:hanging="720"/>
      </w:pPr>
      <w:bookmarkStart w:id="6093" w:name="_ENREF_54"/>
      <w:r w:rsidRPr="0047706C">
        <w:t xml:space="preserve">Myers, J. G., &amp; Nicosia, F. M. (1970). Time-Path Types: From Static to Dynamic Typologies. </w:t>
      </w:r>
      <w:r w:rsidRPr="0047706C">
        <w:rPr>
          <w:i/>
        </w:rPr>
        <w:t>Management Science, 16</w:t>
      </w:r>
      <w:r w:rsidRPr="0047706C">
        <w:t xml:space="preserve">(10), B584-B596. </w:t>
      </w:r>
      <w:bookmarkEnd w:id="6093"/>
    </w:p>
    <w:p w14:paraId="4633C09C" w14:textId="77777777" w:rsidR="0047706C" w:rsidRPr="0047706C" w:rsidRDefault="0047706C" w:rsidP="0047706C">
      <w:pPr>
        <w:pStyle w:val="EndNoteBibliography"/>
        <w:spacing w:after="0"/>
        <w:ind w:left="720" w:hanging="720"/>
      </w:pPr>
      <w:bookmarkStart w:id="6094" w:name="_ENREF_55"/>
      <w:r w:rsidRPr="0047706C">
        <w:t xml:space="preserve">Nijs, V. R., Dekimpe, M. G., Steenkamps, J.-B. E. M., &amp; Hanssens, D. M. (2001). The Category-Demand Effects of Price Promotions. </w:t>
      </w:r>
      <w:r w:rsidRPr="0047706C">
        <w:rPr>
          <w:i/>
        </w:rPr>
        <w:t>Marketing Science, 20</w:t>
      </w:r>
      <w:r w:rsidRPr="0047706C">
        <w:t xml:space="preserve">(1), 1-22. </w:t>
      </w:r>
      <w:bookmarkEnd w:id="6094"/>
    </w:p>
    <w:p w14:paraId="6DC8486B" w14:textId="77777777" w:rsidR="0047706C" w:rsidRPr="0047706C" w:rsidRDefault="0047706C" w:rsidP="0047706C">
      <w:pPr>
        <w:pStyle w:val="EndNoteBibliography"/>
        <w:spacing w:after="0"/>
        <w:ind w:left="720" w:hanging="720"/>
      </w:pPr>
      <w:bookmarkStart w:id="6095" w:name="_ENREF_56"/>
      <w:r w:rsidRPr="0047706C">
        <w:t xml:space="preserve">Nikolopoulos, K. (2010). Forecasting with quantitative methods: the impact of special events in time series. </w:t>
      </w:r>
      <w:r w:rsidRPr="0047706C">
        <w:rPr>
          <w:i/>
        </w:rPr>
        <w:t>Applied Economics, 42</w:t>
      </w:r>
      <w:r w:rsidRPr="0047706C">
        <w:t xml:space="preserve">, 947-955. </w:t>
      </w:r>
      <w:bookmarkEnd w:id="6095"/>
    </w:p>
    <w:p w14:paraId="7B5723EE" w14:textId="30932D2C" w:rsidR="0047706C" w:rsidRPr="0047706C" w:rsidRDefault="0047706C" w:rsidP="0047706C">
      <w:pPr>
        <w:pStyle w:val="EndNoteBibliography"/>
        <w:spacing w:after="0"/>
        <w:ind w:left="720" w:hanging="720"/>
      </w:pPr>
      <w:bookmarkStart w:id="6096" w:name="_ENREF_57"/>
      <w:r w:rsidRPr="0047706C">
        <w:t xml:space="preserve">OrderDynamics. (2015). Retailers and the Ghost Economy: The Haunting of Returns. </w:t>
      </w:r>
      <w:hyperlink r:id="rId31" w:history="1">
        <w:r w:rsidRPr="0047706C">
          <w:rPr>
            <w:rStyle w:val="Hyperlink"/>
          </w:rPr>
          <w:t>http://engage.dynamicaction.com/WS-2015-06-IHL-Ghost-Economy-Haunting-of-Returns-AR_LP.html</w:t>
        </w:r>
      </w:hyperlink>
      <w:r w:rsidRPr="0047706C">
        <w:t>.</w:t>
      </w:r>
      <w:bookmarkEnd w:id="6096"/>
    </w:p>
    <w:p w14:paraId="71ADA8DF" w14:textId="77777777" w:rsidR="0047706C" w:rsidRPr="0047706C" w:rsidRDefault="0047706C" w:rsidP="0047706C">
      <w:pPr>
        <w:pStyle w:val="EndNoteBibliography"/>
        <w:spacing w:after="0"/>
        <w:ind w:left="720" w:hanging="720"/>
      </w:pPr>
      <w:bookmarkStart w:id="6097" w:name="_ENREF_58"/>
      <w:r w:rsidRPr="0047706C">
        <w:t>Ouyang, Y. (2007). The effect of information sharing on supply chain stability and the bullwhip effect.</w:t>
      </w:r>
      <w:r w:rsidRPr="0047706C">
        <w:rPr>
          <w:i/>
        </w:rPr>
        <w:t xml:space="preserve"> European Journal of Operational Research, 182</w:t>
      </w:r>
      <w:r w:rsidRPr="0047706C">
        <w:t xml:space="preserve">, 1107-1121. </w:t>
      </w:r>
      <w:bookmarkEnd w:id="6097"/>
    </w:p>
    <w:p w14:paraId="31EAA32D" w14:textId="77777777" w:rsidR="0047706C" w:rsidRPr="0047706C" w:rsidRDefault="0047706C" w:rsidP="0047706C">
      <w:pPr>
        <w:pStyle w:val="EndNoteBibliography"/>
        <w:spacing w:after="0"/>
        <w:ind w:left="720" w:hanging="720"/>
      </w:pPr>
      <w:bookmarkStart w:id="6098" w:name="_ENREF_59"/>
      <w:r w:rsidRPr="0047706C">
        <w:t xml:space="preserve">Pesaran, H. M., &amp; Timmermann, A. (2005). Small sample properties of forecasts from autoregressive models under structural breaks. </w:t>
      </w:r>
      <w:r w:rsidRPr="0047706C">
        <w:rPr>
          <w:i/>
        </w:rPr>
        <w:t>Journal of econometrics, 129</w:t>
      </w:r>
      <w:r w:rsidRPr="0047706C">
        <w:t>(1-2), 183-217. doi: DOI: 10.1016/j.jeconom.2004.09.007</w:t>
      </w:r>
      <w:bookmarkEnd w:id="6098"/>
    </w:p>
    <w:p w14:paraId="63056E17" w14:textId="77777777" w:rsidR="0047706C" w:rsidRPr="0047706C" w:rsidRDefault="0047706C" w:rsidP="0047706C">
      <w:pPr>
        <w:pStyle w:val="EndNoteBibliography"/>
        <w:spacing w:after="0"/>
        <w:ind w:left="720" w:hanging="720"/>
      </w:pPr>
      <w:bookmarkStart w:id="6099" w:name="_ENREF_60"/>
      <w:r w:rsidRPr="0047706C">
        <w:t xml:space="preserve">Pesaran, H. M., &amp; Timmermann, A. (2007). Selection of estimation window in the presence of breaks. </w:t>
      </w:r>
      <w:r w:rsidRPr="0047706C">
        <w:rPr>
          <w:i/>
        </w:rPr>
        <w:t>Journal of Econometrics, 137</w:t>
      </w:r>
      <w:r w:rsidRPr="0047706C">
        <w:t xml:space="preserve">, 134-161. </w:t>
      </w:r>
      <w:bookmarkEnd w:id="6099"/>
    </w:p>
    <w:p w14:paraId="266FEDC4" w14:textId="77777777" w:rsidR="0047706C" w:rsidRPr="0047706C" w:rsidRDefault="0047706C" w:rsidP="0047706C">
      <w:pPr>
        <w:pStyle w:val="EndNoteBibliography"/>
        <w:spacing w:after="0"/>
        <w:ind w:left="720" w:hanging="720"/>
      </w:pPr>
      <w:bookmarkStart w:id="6100" w:name="_ENREF_61"/>
      <w:r w:rsidRPr="0047706C">
        <w:t xml:space="preserve">Pesaran, M. H., &amp; Pick, A. (2011). Forecast Combination Across Estimation Windows. </w:t>
      </w:r>
      <w:r w:rsidRPr="0047706C">
        <w:rPr>
          <w:i/>
        </w:rPr>
        <w:t>Journal of Business &amp; Economic Statistics, 29</w:t>
      </w:r>
      <w:r w:rsidRPr="0047706C">
        <w:t>(2), 307-318. doi: 10.1198/jbes.2010.09018</w:t>
      </w:r>
      <w:bookmarkEnd w:id="6100"/>
    </w:p>
    <w:p w14:paraId="5CE6CD82" w14:textId="77777777" w:rsidR="0047706C" w:rsidRPr="0047706C" w:rsidRDefault="0047706C" w:rsidP="0047706C">
      <w:pPr>
        <w:pStyle w:val="EndNoteBibliography"/>
        <w:spacing w:after="0"/>
        <w:ind w:left="720" w:hanging="720"/>
      </w:pPr>
      <w:bookmarkStart w:id="6101" w:name="_ENREF_62"/>
      <w:r w:rsidRPr="0047706C">
        <w:t xml:space="preserve">Pesaran, M. H., Schuermann, T., &amp; Smith, L. V. (2009). Forecasting Economic and Financial Variables with Global VARs. </w:t>
      </w:r>
      <w:r w:rsidRPr="0047706C">
        <w:rPr>
          <w:i/>
        </w:rPr>
        <w:t>International Journal of Forecasting, 25</w:t>
      </w:r>
      <w:r w:rsidRPr="0047706C">
        <w:t xml:space="preserve">, 642-675. </w:t>
      </w:r>
      <w:bookmarkEnd w:id="6101"/>
    </w:p>
    <w:p w14:paraId="104D8498" w14:textId="1EDAD68C" w:rsidR="0047706C" w:rsidRPr="0047706C" w:rsidRDefault="0047706C" w:rsidP="0047706C">
      <w:pPr>
        <w:pStyle w:val="EndNoteBibliography"/>
        <w:spacing w:after="0"/>
        <w:ind w:left="720" w:hanging="720"/>
      </w:pPr>
      <w:bookmarkStart w:id="6102" w:name="_ENREF_63"/>
      <w:r w:rsidRPr="0047706C">
        <w:t xml:space="preserve">Petropoulos, F., Fildes, R., &amp; Goodwin, P. (2016). Do ‘big losses’ in judgmental adjustments to statistical forecasts affect experts’ behaviour? </w:t>
      </w:r>
      <w:r w:rsidRPr="0047706C">
        <w:rPr>
          <w:i/>
        </w:rPr>
        <w:t>European Journal of Operational Research, 249</w:t>
      </w:r>
      <w:r w:rsidRPr="0047706C">
        <w:t xml:space="preserve">(3), 842-852. doi: </w:t>
      </w:r>
      <w:hyperlink r:id="rId32" w:history="1">
        <w:r w:rsidRPr="0047706C">
          <w:rPr>
            <w:rStyle w:val="Hyperlink"/>
          </w:rPr>
          <w:t>https://doi.org/10.1016/j.ejor.2015.06.002</w:t>
        </w:r>
        <w:bookmarkEnd w:id="6102"/>
      </w:hyperlink>
    </w:p>
    <w:p w14:paraId="001B5061" w14:textId="2AC1B33A" w:rsidR="0047706C" w:rsidRPr="0047706C" w:rsidRDefault="0047706C" w:rsidP="0047706C">
      <w:pPr>
        <w:pStyle w:val="EndNoteBibliography"/>
        <w:spacing w:after="0"/>
        <w:ind w:left="720" w:hanging="720"/>
      </w:pPr>
      <w:bookmarkStart w:id="6103" w:name="_ENREF_64"/>
      <w:r w:rsidRPr="0047706C">
        <w:t xml:space="preserve">Petropoulos, F., Makridakis, S., Assimakopoulos, V., &amp; Nikolopoulos, K. (2014). ‘Horses for Courses’ in demand forecasting. </w:t>
      </w:r>
      <w:r w:rsidRPr="0047706C">
        <w:rPr>
          <w:i/>
        </w:rPr>
        <w:t>European Journal of Operational Research, 237</w:t>
      </w:r>
      <w:r w:rsidRPr="0047706C">
        <w:t xml:space="preserve">(1), 152-163. doi: </w:t>
      </w:r>
      <w:hyperlink r:id="rId33" w:history="1">
        <w:r w:rsidRPr="0047706C">
          <w:rPr>
            <w:rStyle w:val="Hyperlink"/>
          </w:rPr>
          <w:t>http://dx.doi.org/10.1016/j.ejor.2014.02.036</w:t>
        </w:r>
        <w:bookmarkEnd w:id="6103"/>
      </w:hyperlink>
    </w:p>
    <w:p w14:paraId="0F9793A8" w14:textId="77777777" w:rsidR="0047706C" w:rsidRPr="0047706C" w:rsidRDefault="0047706C" w:rsidP="0047706C">
      <w:pPr>
        <w:pStyle w:val="EndNoteBibliography"/>
        <w:spacing w:after="0"/>
        <w:ind w:left="720" w:hanging="720"/>
      </w:pPr>
      <w:bookmarkStart w:id="6104" w:name="_ENREF_65"/>
      <w:r w:rsidRPr="0047706C">
        <w:t xml:space="preserve">Sodhi, M. S., &amp; Tang, C. S. (2011). The incremental bullwhip effect of operational deviations in an arborescent supply chain with requirements planning. </w:t>
      </w:r>
      <w:r w:rsidRPr="0047706C">
        <w:rPr>
          <w:i/>
        </w:rPr>
        <w:t>European Journal of Operational Research, 215</w:t>
      </w:r>
      <w:r w:rsidRPr="0047706C">
        <w:t xml:space="preserve">, 374-382. </w:t>
      </w:r>
      <w:bookmarkEnd w:id="6104"/>
    </w:p>
    <w:p w14:paraId="6E844A31" w14:textId="77777777" w:rsidR="0047706C" w:rsidRPr="0047706C" w:rsidRDefault="0047706C" w:rsidP="0047706C">
      <w:pPr>
        <w:pStyle w:val="EndNoteBibliography"/>
        <w:spacing w:after="0"/>
        <w:ind w:left="720" w:hanging="720"/>
      </w:pPr>
      <w:bookmarkStart w:id="6105" w:name="_ENREF_66"/>
      <w:r w:rsidRPr="0047706C">
        <w:t xml:space="preserve">Song, H., &amp; Witt, S. F. (2003). Tourism Forecasting: The General-to-Specific Approach. </w:t>
      </w:r>
      <w:r w:rsidRPr="0047706C">
        <w:rPr>
          <w:i/>
        </w:rPr>
        <w:t>Journal of Travel Research, 42</w:t>
      </w:r>
      <w:r w:rsidRPr="0047706C">
        <w:t xml:space="preserve">, 65-74. </w:t>
      </w:r>
      <w:bookmarkEnd w:id="6105"/>
    </w:p>
    <w:p w14:paraId="1C2973BD" w14:textId="77777777" w:rsidR="0047706C" w:rsidRPr="0047706C" w:rsidRDefault="0047706C" w:rsidP="0047706C">
      <w:pPr>
        <w:pStyle w:val="EndNoteBibliography"/>
        <w:spacing w:after="0"/>
        <w:ind w:left="720" w:hanging="720"/>
      </w:pPr>
      <w:bookmarkStart w:id="6106" w:name="_ENREF_67"/>
      <w:r w:rsidRPr="0047706C">
        <w:t xml:space="preserve">Tashman, L. J. (2000). Out-of-sample tests of forecasting accuracy: an analysis and review </w:t>
      </w:r>
      <w:r w:rsidRPr="0047706C">
        <w:rPr>
          <w:i/>
        </w:rPr>
        <w:t>International Journal of Forecasting, 16</w:t>
      </w:r>
      <w:r w:rsidRPr="0047706C">
        <w:t xml:space="preserve">(4). </w:t>
      </w:r>
      <w:bookmarkEnd w:id="6106"/>
    </w:p>
    <w:p w14:paraId="55A9F7EA" w14:textId="77777777" w:rsidR="0047706C" w:rsidRPr="0047706C" w:rsidRDefault="0047706C" w:rsidP="0047706C">
      <w:pPr>
        <w:pStyle w:val="EndNoteBibliography"/>
        <w:spacing w:after="0"/>
        <w:ind w:left="720" w:hanging="720"/>
      </w:pPr>
      <w:bookmarkStart w:id="6107" w:name="_ENREF_68"/>
      <w:r w:rsidRPr="0047706C">
        <w:t xml:space="preserve">Tibshirani, R. (1996). Regression Shrinkage and Selection via the Lasso. </w:t>
      </w:r>
      <w:r w:rsidRPr="0047706C">
        <w:rPr>
          <w:i/>
        </w:rPr>
        <w:t>Journal of the Royal Statistical Society. Series B (Methodological), 58</w:t>
      </w:r>
      <w:r w:rsidRPr="0047706C">
        <w:t xml:space="preserve">(1), 267-288. </w:t>
      </w:r>
      <w:bookmarkEnd w:id="6107"/>
    </w:p>
    <w:p w14:paraId="629AE588" w14:textId="77777777" w:rsidR="0047706C" w:rsidRPr="0047706C" w:rsidRDefault="0047706C" w:rsidP="0047706C">
      <w:pPr>
        <w:pStyle w:val="EndNoteBibliography"/>
        <w:spacing w:after="0"/>
        <w:ind w:left="720" w:hanging="720"/>
      </w:pPr>
      <w:bookmarkStart w:id="6108" w:name="_ENREF_69"/>
      <w:r w:rsidRPr="0047706C">
        <w:t xml:space="preserve">Trusov, M., Bodapati, A. V., &amp; Cooper, L. G. (2006). Retailer Promotion Planning: Improving Forecasting Accuracy And Interpretability. </w:t>
      </w:r>
      <w:r w:rsidRPr="0047706C">
        <w:rPr>
          <w:i/>
        </w:rPr>
        <w:t>Journal of Interactive Marketing, 20</w:t>
      </w:r>
      <w:r w:rsidRPr="0047706C">
        <w:t xml:space="preserve">(3-4), 71-81. </w:t>
      </w:r>
      <w:bookmarkEnd w:id="6108"/>
    </w:p>
    <w:p w14:paraId="08E1044F" w14:textId="77777777" w:rsidR="0047706C" w:rsidRPr="0047706C" w:rsidRDefault="0047706C" w:rsidP="0047706C">
      <w:pPr>
        <w:pStyle w:val="EndNoteBibliography"/>
        <w:spacing w:after="0"/>
        <w:ind w:left="720" w:hanging="720"/>
      </w:pPr>
      <w:bookmarkStart w:id="6109" w:name="_ENREF_70"/>
      <w:r w:rsidRPr="0047706C">
        <w:t xml:space="preserve">Van Heerde, H. J., Gupta, S., &amp; Wittink, D. R. (2003). Is 75% of the Sales Promotion Bump Due to Brand Switching? No, Only 33% Is. </w:t>
      </w:r>
      <w:r w:rsidRPr="0047706C">
        <w:rPr>
          <w:i/>
        </w:rPr>
        <w:t>Journal of Marketing Research, XL</w:t>
      </w:r>
      <w:r w:rsidRPr="0047706C">
        <w:t xml:space="preserve">, 481-491. </w:t>
      </w:r>
      <w:bookmarkEnd w:id="6109"/>
    </w:p>
    <w:p w14:paraId="740F38ED" w14:textId="77777777" w:rsidR="0047706C" w:rsidRPr="0047706C" w:rsidRDefault="0047706C" w:rsidP="0047706C">
      <w:pPr>
        <w:pStyle w:val="EndNoteBibliography"/>
        <w:spacing w:after="0"/>
        <w:ind w:left="720" w:hanging="720"/>
      </w:pPr>
      <w:bookmarkStart w:id="6110" w:name="_ENREF_71"/>
      <w:r w:rsidRPr="0047706C">
        <w:t xml:space="preserve">Van Heerde, H. J., Srinivasan, S., &amp; Dekimpe, M. G. (2008). Decomposing the Demand for a Pioneering Innovation. </w:t>
      </w:r>
      <w:r w:rsidRPr="0047706C">
        <w:rPr>
          <w:i/>
        </w:rPr>
        <w:t>Working paer, University of Waikato, Department of Marketing</w:t>
      </w:r>
      <w:r w:rsidRPr="0047706C">
        <w:t xml:space="preserve">. </w:t>
      </w:r>
      <w:bookmarkEnd w:id="6110"/>
    </w:p>
    <w:p w14:paraId="51650145" w14:textId="77777777" w:rsidR="0047706C" w:rsidRPr="0047706C" w:rsidRDefault="0047706C" w:rsidP="0047706C">
      <w:pPr>
        <w:pStyle w:val="EndNoteBibliography"/>
        <w:spacing w:after="0"/>
        <w:ind w:left="720" w:hanging="720"/>
      </w:pPr>
      <w:bookmarkStart w:id="6111" w:name="_ENREF_72"/>
      <w:r w:rsidRPr="0047706C">
        <w:t xml:space="preserve">Wedel, M., &amp; Zhang, J. (2004). Analyzing brand competition across subcategories. </w:t>
      </w:r>
      <w:r w:rsidRPr="0047706C">
        <w:rPr>
          <w:i/>
        </w:rPr>
        <w:t>Journal of Marketing Research, 41</w:t>
      </w:r>
      <w:r w:rsidRPr="0047706C">
        <w:t xml:space="preserve">(4), 448-456. </w:t>
      </w:r>
      <w:bookmarkEnd w:id="6111"/>
    </w:p>
    <w:p w14:paraId="5C550946" w14:textId="77777777" w:rsidR="0047706C" w:rsidRPr="0047706C" w:rsidRDefault="0047706C" w:rsidP="0047706C">
      <w:pPr>
        <w:pStyle w:val="EndNoteBibliography"/>
        <w:spacing w:after="0"/>
        <w:ind w:left="720" w:hanging="720"/>
      </w:pPr>
      <w:bookmarkStart w:id="6112" w:name="_ENREF_73"/>
      <w:r w:rsidRPr="0047706C">
        <w:lastRenderedPageBreak/>
        <w:t xml:space="preserve">Wichern, D. W., &amp; Jones, R. H. (1977). Assessing the Impact of Market Disturbances Using Intervention Analysis. </w:t>
      </w:r>
      <w:r w:rsidRPr="0047706C">
        <w:rPr>
          <w:i/>
        </w:rPr>
        <w:t>Management Science, 24</w:t>
      </w:r>
      <w:r w:rsidRPr="0047706C">
        <w:t xml:space="preserve">(3), 329-337. </w:t>
      </w:r>
      <w:bookmarkEnd w:id="6112"/>
    </w:p>
    <w:p w14:paraId="092A712F" w14:textId="77777777" w:rsidR="0047706C" w:rsidRPr="0047706C" w:rsidRDefault="0047706C" w:rsidP="0047706C">
      <w:pPr>
        <w:pStyle w:val="EndNoteBibliography"/>
        <w:spacing w:after="0"/>
        <w:ind w:left="720" w:hanging="720"/>
      </w:pPr>
      <w:bookmarkStart w:id="6113" w:name="_ENREF_74"/>
      <w:r w:rsidRPr="0047706C">
        <w:t xml:space="preserve">Wildt, A. R. (1976). The empirical investigation of time dependent parameter variation in marketing models. In E. proceedings (Ed.), </w:t>
      </w:r>
      <w:r w:rsidRPr="0047706C">
        <w:rPr>
          <w:i/>
        </w:rPr>
        <w:t>American Marketing Association</w:t>
      </w:r>
      <w:r w:rsidRPr="0047706C">
        <w:t xml:space="preserve"> (pp. 466-472).</w:t>
      </w:r>
      <w:bookmarkEnd w:id="6113"/>
    </w:p>
    <w:p w14:paraId="36671037" w14:textId="77777777" w:rsidR="0047706C" w:rsidRPr="0047706C" w:rsidRDefault="0047706C" w:rsidP="0047706C">
      <w:pPr>
        <w:pStyle w:val="EndNoteBibliography"/>
        <w:spacing w:after="0"/>
        <w:ind w:left="720" w:hanging="720"/>
      </w:pPr>
      <w:bookmarkStart w:id="6114" w:name="_ENREF_75"/>
      <w:r w:rsidRPr="0047706C">
        <w:t xml:space="preserve">Wildt, A. R., &amp; Winer, R. S. (1983). Modeling and Estimation in Changing Market Environments. </w:t>
      </w:r>
      <w:r w:rsidRPr="0047706C">
        <w:rPr>
          <w:i/>
        </w:rPr>
        <w:t>The Journal of Business, 56</w:t>
      </w:r>
      <w:r w:rsidRPr="0047706C">
        <w:t xml:space="preserve">(3). </w:t>
      </w:r>
      <w:bookmarkEnd w:id="6114"/>
    </w:p>
    <w:p w14:paraId="48AF279C" w14:textId="77777777" w:rsidR="0047706C" w:rsidRPr="0047706C" w:rsidRDefault="0047706C" w:rsidP="0047706C">
      <w:pPr>
        <w:pStyle w:val="EndNoteBibliography"/>
        <w:spacing w:after="0"/>
        <w:ind w:left="720" w:hanging="720"/>
      </w:pPr>
      <w:bookmarkStart w:id="6115" w:name="_ENREF_76"/>
      <w:r w:rsidRPr="0047706C">
        <w:t xml:space="preserve">Winer, R. S. (1979). An Analysis of the Time-varying Effects of Advertising: The Case of Lydia Pinkham. </w:t>
      </w:r>
      <w:r w:rsidRPr="0047706C">
        <w:rPr>
          <w:i/>
        </w:rPr>
        <w:t>The Journal of Business, 52</w:t>
      </w:r>
      <w:r w:rsidRPr="0047706C">
        <w:t xml:space="preserve">(4). </w:t>
      </w:r>
      <w:bookmarkEnd w:id="6115"/>
    </w:p>
    <w:p w14:paraId="31B12AFA" w14:textId="77777777" w:rsidR="0047706C" w:rsidRPr="0047706C" w:rsidRDefault="0047706C" w:rsidP="0047706C">
      <w:pPr>
        <w:pStyle w:val="EndNoteBibliography"/>
        <w:ind w:left="720" w:hanging="720"/>
      </w:pPr>
      <w:bookmarkStart w:id="6116" w:name="_ENREF_77"/>
      <w:r w:rsidRPr="0047706C">
        <w:t xml:space="preserve">Wittink, D., Addona, M., Hawkes, W., &amp; Porter, J. (1988). </w:t>
      </w:r>
      <w:r w:rsidRPr="0047706C">
        <w:rPr>
          <w:i/>
        </w:rPr>
        <w:t>SCAN*PRO: the estimation, validation and use of promotional effects based on scanner data</w:t>
      </w:r>
      <w:r w:rsidRPr="0047706C">
        <w:t xml:space="preserve">. Internal paper. Internal Paper. Cornell University.  </w:t>
      </w:r>
      <w:bookmarkEnd w:id="6116"/>
    </w:p>
    <w:p w14:paraId="239D161A" w14:textId="503C3B06" w:rsidR="004617F2" w:rsidRPr="000B121E" w:rsidRDefault="004617F2" w:rsidP="000B121E">
      <w:pPr>
        <w:shd w:val="clear" w:color="auto" w:fill="FFFFFF" w:themeFill="background1"/>
        <w:spacing w:after="0" w:line="360" w:lineRule="auto"/>
        <w:rPr>
          <w:color w:val="000000" w:themeColor="text1"/>
          <w:szCs w:val="24"/>
        </w:rPr>
      </w:pPr>
      <w:r w:rsidRPr="000B121E">
        <w:rPr>
          <w:color w:val="000000" w:themeColor="text1"/>
          <w:szCs w:val="24"/>
        </w:rPr>
        <w:fldChar w:fldCharType="end"/>
      </w:r>
      <w:commentRangeEnd w:id="6038"/>
      <w:commentRangeEnd w:id="6039"/>
      <w:r w:rsidR="00FE39BA">
        <w:rPr>
          <w:rStyle w:val="CommentReference"/>
        </w:rPr>
        <w:commentReference w:id="6038"/>
      </w:r>
      <w:r w:rsidR="00FE39BA">
        <w:rPr>
          <w:rStyle w:val="CommentReference"/>
        </w:rPr>
        <w:commentReference w:id="6039"/>
      </w:r>
    </w:p>
    <w:p w14:paraId="5C659F89" w14:textId="6EF4856D" w:rsidR="007C4CAA" w:rsidRPr="000B121E" w:rsidRDefault="004C19CC" w:rsidP="000B121E">
      <w:pPr>
        <w:shd w:val="clear" w:color="auto" w:fill="FFFFFF" w:themeFill="background1"/>
        <w:rPr>
          <w:color w:val="000000" w:themeColor="text1"/>
        </w:rPr>
      </w:pPr>
      <w:r>
        <w:rPr>
          <w:color w:val="000000" w:themeColor="text1"/>
        </w:rPr>
        <w:t xml:space="preserve"> </w:t>
      </w:r>
    </w:p>
    <w:sectPr w:rsidR="007C4CAA" w:rsidRPr="000B121E" w:rsidSect="00B1292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Soopramanien, Didier" w:date="2017-09-06T20:30:00Z" w:initials="SD">
    <w:p w14:paraId="15C39197" w14:textId="77777777" w:rsidR="006854B7" w:rsidRDefault="006854B7" w:rsidP="004617F2">
      <w:pPr>
        <w:pStyle w:val="CommentText"/>
      </w:pPr>
      <w:r>
        <w:rPr>
          <w:rStyle w:val="CommentReference"/>
        </w:rPr>
        <w:annotationRef/>
      </w:r>
      <w:r>
        <w:t>When we have three authors we do not use two authors and then et al for the third one. Need to check referencing,</w:t>
      </w:r>
    </w:p>
  </w:comment>
  <w:comment w:id="30" w:author="tao huang" w:date="2017-09-17T11:15:00Z" w:initials="th">
    <w:p w14:paraId="0AB50202" w14:textId="77777777" w:rsidR="006854B7" w:rsidRDefault="006854B7" w:rsidP="004617F2">
      <w:pPr>
        <w:pStyle w:val="CommentText"/>
      </w:pPr>
      <w:r>
        <w:rPr>
          <w:rStyle w:val="CommentReference"/>
        </w:rPr>
        <w:annotationRef/>
      </w:r>
      <w:r>
        <w:t>revised</w:t>
      </w:r>
    </w:p>
  </w:comment>
  <w:comment w:id="32" w:author="Soopramanien, Didier" w:date="2017-10-24T10:03:00Z" w:initials="SD">
    <w:p w14:paraId="5D1ACA63" w14:textId="77777777" w:rsidR="006854B7" w:rsidRDefault="006854B7" w:rsidP="004617F2">
      <w:pPr>
        <w:pStyle w:val="CommentText"/>
      </w:pPr>
      <w:r>
        <w:rPr>
          <w:rStyle w:val="CommentReference"/>
        </w:rPr>
        <w:annotationRef/>
      </w:r>
      <w:r>
        <w:t xml:space="preserve">we need to check whether to use present tense or past tense </w:t>
      </w:r>
    </w:p>
  </w:comment>
  <w:comment w:id="66" w:author="Fildes, Robert" w:date="2017-12-12T15:14:00Z" w:initials="FR">
    <w:p w14:paraId="00CC2217" w14:textId="77777777" w:rsidR="006854B7" w:rsidRDefault="006854B7" w:rsidP="00A513D7">
      <w:pPr>
        <w:pStyle w:val="CommentText"/>
      </w:pPr>
      <w:r>
        <w:rPr>
          <w:rStyle w:val="CommentReference"/>
        </w:rPr>
        <w:annotationRef/>
      </w:r>
      <w:r>
        <w:t xml:space="preserve">Not all </w:t>
      </w:r>
    </w:p>
    <w:p w14:paraId="32446B14" w14:textId="77777777" w:rsidR="006854B7" w:rsidRDefault="006854B7" w:rsidP="00A513D7">
      <w:pPr>
        <w:pStyle w:val="CommentText"/>
      </w:pPr>
    </w:p>
    <w:p w14:paraId="05CCA3E1" w14:textId="77777777" w:rsidR="006854B7" w:rsidRDefault="006854B7" w:rsidP="00A513D7">
      <w:pPr>
        <w:pStyle w:val="CommentText"/>
      </w:pPr>
      <w:r>
        <w:t>I suggest this is put into the first para of this section and deleted here as shown</w:t>
      </w:r>
    </w:p>
  </w:comment>
  <w:comment w:id="69" w:author="Fildes, Robert" w:date="2017-12-12T14:51:00Z" w:initials="FR">
    <w:p w14:paraId="0B2C5828" w14:textId="5C40E142" w:rsidR="006854B7" w:rsidRDefault="006854B7">
      <w:pPr>
        <w:pStyle w:val="CommentText"/>
      </w:pPr>
      <w:r>
        <w:rPr>
          <w:rStyle w:val="CommentReference"/>
        </w:rPr>
        <w:annotationRef/>
      </w:r>
      <w:r>
        <w:t>propose seems to overstate the new methods introduced</w:t>
      </w:r>
    </w:p>
  </w:comment>
  <w:comment w:id="88" w:author="Soopramanien, Didier" w:date="2017-09-08T10:28:00Z" w:initials="SD">
    <w:p w14:paraId="3A6B2A6A" w14:textId="77777777" w:rsidR="006854B7" w:rsidRDefault="006854B7" w:rsidP="004617F2">
      <w:pPr>
        <w:pStyle w:val="CommentText"/>
      </w:pPr>
      <w:r>
        <w:rPr>
          <w:rStyle w:val="CommentReference"/>
        </w:rPr>
        <w:annotationRef/>
      </w:r>
      <w:r>
        <w:t>To be revised when we have finalised the sections</w:t>
      </w:r>
    </w:p>
  </w:comment>
  <w:comment w:id="117" w:author="Fildes, Robert" w:date="2017-12-12T15:02:00Z" w:initials="FR">
    <w:p w14:paraId="234AF868" w14:textId="3E1E754D" w:rsidR="006854B7" w:rsidRDefault="006854B7">
      <w:pPr>
        <w:pStyle w:val="CommentText"/>
      </w:pPr>
      <w:r>
        <w:rPr>
          <w:rStyle w:val="CommentReference"/>
        </w:rPr>
        <w:annotationRef/>
      </w:r>
      <w:r>
        <w:t>Could be:</w:t>
      </w:r>
    </w:p>
    <w:p w14:paraId="3186D2C1" w14:textId="6B15433C" w:rsidR="006854B7" w:rsidRDefault="006854B7">
      <w:pPr>
        <w:pStyle w:val="CommentText"/>
        <w:rPr>
          <w:rFonts w:ascii="Segoe UI" w:hAnsi="Segoe UI" w:cs="Segoe UI"/>
          <w:sz w:val="18"/>
          <w:szCs w:val="18"/>
        </w:rPr>
      </w:pPr>
      <w:r>
        <w:rPr>
          <w:rFonts w:ascii="Segoe UI" w:hAnsi="Segoe UI" w:cs="Segoe UI"/>
          <w:sz w:val="18"/>
          <w:szCs w:val="18"/>
        </w:rPr>
        <w:t xml:space="preserve">Petropoulos, F., et al. (2016). "Do 'big losses' in judgmental adjustments to statistical forecasts affect experts' behaviour?" </w:t>
      </w:r>
      <w:r>
        <w:rPr>
          <w:rFonts w:ascii="Segoe UI" w:hAnsi="Segoe UI" w:cs="Segoe UI"/>
          <w:sz w:val="18"/>
          <w:szCs w:val="18"/>
          <w:u w:val="single"/>
        </w:rPr>
        <w:t>European Journal of Operational Research</w:t>
      </w:r>
      <w:r>
        <w:rPr>
          <w:rFonts w:ascii="Segoe UI" w:hAnsi="Segoe UI" w:cs="Segoe UI"/>
          <w:sz w:val="18"/>
          <w:szCs w:val="18"/>
        </w:rPr>
        <w:t xml:space="preserve"> </w:t>
      </w:r>
      <w:r>
        <w:rPr>
          <w:rFonts w:ascii="Segoe UI" w:hAnsi="Segoe UI" w:cs="Segoe UI"/>
          <w:b/>
          <w:bCs/>
          <w:sz w:val="18"/>
          <w:szCs w:val="18"/>
        </w:rPr>
        <w:t>249</w:t>
      </w:r>
      <w:r>
        <w:rPr>
          <w:rFonts w:ascii="Segoe UI" w:hAnsi="Segoe UI" w:cs="Segoe UI"/>
          <w:sz w:val="18"/>
          <w:szCs w:val="18"/>
        </w:rPr>
        <w:t>(3): 842-852.</w:t>
      </w:r>
    </w:p>
    <w:p w14:paraId="29C14E8F" w14:textId="2FAF44EE" w:rsidR="006854B7" w:rsidRDefault="006854B7">
      <w:pPr>
        <w:pStyle w:val="CommentText"/>
        <w:rPr>
          <w:rFonts w:ascii="Segoe UI" w:hAnsi="Segoe UI" w:cs="Segoe UI"/>
          <w:sz w:val="18"/>
          <w:szCs w:val="18"/>
        </w:rPr>
      </w:pPr>
    </w:p>
    <w:p w14:paraId="71F41F59" w14:textId="18D0D7EE" w:rsidR="006854B7" w:rsidRDefault="006854B7">
      <w:pPr>
        <w:pStyle w:val="CommentText"/>
      </w:pPr>
      <w:r>
        <w:rPr>
          <w:rFonts w:ascii="Segoe UI" w:hAnsi="Segoe UI" w:cs="Segoe UI"/>
          <w:sz w:val="18"/>
          <w:szCs w:val="18"/>
        </w:rPr>
        <w:t xml:space="preserve">Orprobably better, Lee, W. Y., et al. (2007). "Providing support for the use of analogies in demand forecasting tasks." </w:t>
      </w:r>
      <w:r>
        <w:rPr>
          <w:rFonts w:ascii="Segoe UI" w:hAnsi="Segoe UI" w:cs="Segoe UI"/>
          <w:sz w:val="18"/>
          <w:szCs w:val="18"/>
          <w:u w:val="single"/>
        </w:rPr>
        <w:t>International Journal of Forecasting</w:t>
      </w:r>
      <w:r>
        <w:rPr>
          <w:rFonts w:ascii="Segoe UI" w:hAnsi="Segoe UI" w:cs="Segoe UI"/>
          <w:sz w:val="18"/>
          <w:szCs w:val="18"/>
        </w:rPr>
        <w:t xml:space="preserve"> </w:t>
      </w:r>
      <w:r>
        <w:rPr>
          <w:rFonts w:ascii="Segoe UI" w:hAnsi="Segoe UI" w:cs="Segoe UI"/>
          <w:b/>
          <w:bCs/>
          <w:sz w:val="18"/>
          <w:szCs w:val="18"/>
        </w:rPr>
        <w:t>23</w:t>
      </w:r>
      <w:r>
        <w:rPr>
          <w:rFonts w:ascii="Segoe UI" w:hAnsi="Segoe UI" w:cs="Segoe UI"/>
          <w:sz w:val="18"/>
          <w:szCs w:val="18"/>
        </w:rPr>
        <w:t>(3): 377-390. Lee</w:t>
      </w:r>
    </w:p>
  </w:comment>
  <w:comment w:id="149" w:author="Soopramanien, Didier" w:date="2017-10-24T10:10:00Z" w:initials="SD">
    <w:p w14:paraId="013F98B1" w14:textId="77777777" w:rsidR="006854B7" w:rsidRDefault="006854B7" w:rsidP="004617F2">
      <w:pPr>
        <w:pStyle w:val="CommentText"/>
      </w:pPr>
      <w:r>
        <w:rPr>
          <w:rStyle w:val="CommentReference"/>
        </w:rPr>
        <w:annotationRef/>
      </w:r>
      <w:r>
        <w:t>If this is a section or sub section it needs to be numbered?</w:t>
      </w:r>
    </w:p>
  </w:comment>
  <w:comment w:id="150" w:author="Huang T  Dr (Surrey Business Schl)" w:date="2017-10-31T13:35:00Z" w:initials="HTD(BS">
    <w:p w14:paraId="7FD1670F" w14:textId="77777777" w:rsidR="006854B7" w:rsidRDefault="006854B7" w:rsidP="004617F2">
      <w:pPr>
        <w:pStyle w:val="CommentText"/>
      </w:pPr>
      <w:r>
        <w:rPr>
          <w:rStyle w:val="CommentReference"/>
        </w:rPr>
        <w:annotationRef/>
      </w:r>
      <w:r>
        <w:t>Revised</w:t>
      </w:r>
    </w:p>
  </w:comment>
  <w:comment w:id="191" w:author="Fildes, Robert" w:date="2017-12-12T15:14:00Z" w:initials="FR">
    <w:p w14:paraId="394423ED" w14:textId="77777777" w:rsidR="006854B7" w:rsidRDefault="006854B7" w:rsidP="00D5657C">
      <w:pPr>
        <w:pStyle w:val="CommentText"/>
      </w:pPr>
      <w:r>
        <w:rPr>
          <w:rStyle w:val="CommentReference"/>
        </w:rPr>
        <w:annotationRef/>
      </w:r>
      <w:r>
        <w:t>Include just a couple of key refs. What about the latest Castle Hendry in the IJF?</w:t>
      </w:r>
    </w:p>
  </w:comment>
  <w:comment w:id="196" w:author="Fildes, Robert" w:date="2017-12-12T15:17:00Z" w:initials="FR">
    <w:p w14:paraId="6262CE1F" w14:textId="34AFEBE5" w:rsidR="006854B7" w:rsidRDefault="006854B7">
      <w:pPr>
        <w:pStyle w:val="CommentText"/>
      </w:pPr>
      <w:r>
        <w:rPr>
          <w:rStyle w:val="CommentReference"/>
        </w:rPr>
        <w:annotationRef/>
      </w:r>
      <w:r>
        <w:t>Use one</w:t>
      </w:r>
    </w:p>
  </w:comment>
  <w:comment w:id="202" w:author="Fildes, Robert" w:date="2017-12-12T15:14:00Z" w:initials="FR">
    <w:p w14:paraId="06230ECC" w14:textId="77777777" w:rsidR="006854B7" w:rsidRDefault="006854B7" w:rsidP="00D5657C">
      <w:pPr>
        <w:pStyle w:val="CommentText"/>
      </w:pPr>
      <w:r>
        <w:rPr>
          <w:rStyle w:val="CommentReference"/>
        </w:rPr>
        <w:annotationRef/>
      </w:r>
      <w:r>
        <w:t xml:space="preserve">Not all </w:t>
      </w:r>
    </w:p>
    <w:p w14:paraId="09FB5778" w14:textId="77777777" w:rsidR="006854B7" w:rsidRDefault="006854B7" w:rsidP="00D5657C">
      <w:pPr>
        <w:pStyle w:val="CommentText"/>
      </w:pPr>
    </w:p>
    <w:p w14:paraId="0A574248" w14:textId="77777777" w:rsidR="006854B7" w:rsidRDefault="006854B7" w:rsidP="00D5657C">
      <w:pPr>
        <w:pStyle w:val="CommentText"/>
      </w:pPr>
      <w:r>
        <w:t>I suggest this is put into the first para of this section and deleted here as shown</w:t>
      </w:r>
    </w:p>
  </w:comment>
  <w:comment w:id="238" w:author="Fildes, Robert" w:date="2017-12-12T15:14:00Z" w:initials="FR">
    <w:p w14:paraId="66A4534F" w14:textId="337B6B9F" w:rsidR="006854B7" w:rsidRDefault="006854B7">
      <w:pPr>
        <w:pStyle w:val="CommentText"/>
      </w:pPr>
      <w:r>
        <w:rPr>
          <w:rStyle w:val="CommentReference"/>
        </w:rPr>
        <w:annotationRef/>
      </w:r>
      <w:r>
        <w:t>Include just a couple of key refs. What about the latest Castle Hendry in the IJF?</w:t>
      </w:r>
    </w:p>
  </w:comment>
  <w:comment w:id="241" w:author="Fildes, Robert" w:date="2017-12-12T15:14:00Z" w:initials="FR">
    <w:p w14:paraId="4991B7D7" w14:textId="2211CE03" w:rsidR="006854B7" w:rsidRDefault="006854B7">
      <w:pPr>
        <w:pStyle w:val="CommentText"/>
      </w:pPr>
      <w:r>
        <w:rPr>
          <w:rStyle w:val="CommentReference"/>
        </w:rPr>
        <w:annotationRef/>
      </w:r>
      <w:r>
        <w:t xml:space="preserve">Not all </w:t>
      </w:r>
    </w:p>
    <w:p w14:paraId="20190F73" w14:textId="4C346422" w:rsidR="006854B7" w:rsidRDefault="006854B7">
      <w:pPr>
        <w:pStyle w:val="CommentText"/>
      </w:pPr>
    </w:p>
    <w:p w14:paraId="10F2564E" w14:textId="7EB451B9" w:rsidR="006854B7" w:rsidRDefault="006854B7">
      <w:pPr>
        <w:pStyle w:val="CommentText"/>
      </w:pPr>
      <w:r>
        <w:t>I suggest this is put into the first para of this section and deleted here as shown</w:t>
      </w:r>
    </w:p>
  </w:comment>
  <w:comment w:id="289" w:author="Fildes, Robert" w:date="2017-12-12T15:27:00Z" w:initials="FR">
    <w:p w14:paraId="07431690" w14:textId="21356C39" w:rsidR="006854B7" w:rsidRPr="00F2383B" w:rsidRDefault="006854B7">
      <w:pPr>
        <w:pStyle w:val="CommentText"/>
        <w:rPr>
          <w:i/>
        </w:rPr>
      </w:pPr>
      <w:r>
        <w:rPr>
          <w:rStyle w:val="CommentReference"/>
        </w:rPr>
        <w:annotationRef/>
      </w:r>
      <w:r>
        <w:rPr>
          <w:i/>
        </w:rPr>
        <w:t>E in itals and elsewhere below.</w:t>
      </w:r>
    </w:p>
  </w:comment>
  <w:comment w:id="342" w:author="Soopramanien, Didier" w:date="2017-10-25T21:07:00Z" w:initials="SD">
    <w:p w14:paraId="334C4B70" w14:textId="77777777" w:rsidR="006854B7" w:rsidRDefault="006854B7" w:rsidP="00EC7747">
      <w:pPr>
        <w:pStyle w:val="CommentText"/>
      </w:pPr>
      <w:r>
        <w:rPr>
          <w:rStyle w:val="CommentReference"/>
        </w:rPr>
        <w:annotationRef/>
      </w:r>
      <w:r>
        <w:t>Describe calendar effect for other people</w:t>
      </w:r>
    </w:p>
    <w:p w14:paraId="10F6D1DF" w14:textId="77777777" w:rsidR="006854B7" w:rsidRDefault="006854B7" w:rsidP="00EC7747">
      <w:pPr>
        <w:pStyle w:val="CommentText"/>
      </w:pPr>
    </w:p>
  </w:comment>
  <w:comment w:id="353" w:author="Soopramanien, Didier" w:date="2017-09-08T14:35:00Z" w:initials="SD">
    <w:p w14:paraId="3B49AB72" w14:textId="77777777" w:rsidR="006854B7" w:rsidRDefault="006854B7" w:rsidP="004617F2">
      <w:pPr>
        <w:pStyle w:val="CommentText"/>
      </w:pPr>
      <w:r>
        <w:rPr>
          <w:rStyle w:val="CommentReference"/>
        </w:rPr>
        <w:annotationRef/>
      </w:r>
      <w:r>
        <w:t>We still need a short but intuitive explanation of the 10 fold validation and then we can say more detailed explanation can be found in….</w:t>
      </w:r>
    </w:p>
  </w:comment>
  <w:comment w:id="354" w:author="tao huang" w:date="2017-09-17T11:04:00Z" w:initials="th">
    <w:p w14:paraId="14431274" w14:textId="77777777" w:rsidR="006854B7" w:rsidRDefault="006854B7" w:rsidP="004617F2">
      <w:pPr>
        <w:pStyle w:val="CommentText"/>
      </w:pPr>
      <w:r>
        <w:rPr>
          <w:rStyle w:val="CommentReference"/>
        </w:rPr>
        <w:annotationRef/>
      </w:r>
      <w:r>
        <w:t>added</w:t>
      </w:r>
    </w:p>
  </w:comment>
  <w:comment w:id="403" w:author="Fildes, Robert" w:date="2017-12-12T15:38:00Z" w:initials="FR">
    <w:p w14:paraId="50210583" w14:textId="218781E1" w:rsidR="006854B7" w:rsidRPr="00562BFA" w:rsidRDefault="006854B7">
      <w:pPr>
        <w:pStyle w:val="CommentText"/>
        <w:rPr>
          <w:i/>
        </w:rPr>
      </w:pPr>
      <w:r>
        <w:rPr>
          <w:rStyle w:val="CommentReference"/>
        </w:rPr>
        <w:annotationRef/>
      </w:r>
      <w:r>
        <w:t xml:space="preserve">see my comment about itals for </w:t>
      </w:r>
      <w:r>
        <w:rPr>
          <w:i/>
        </w:rPr>
        <w:t>MSE</w:t>
      </w:r>
    </w:p>
  </w:comment>
  <w:comment w:id="1514" w:author="Soopramanien, Didier" w:date="2017-10-25T21:18:00Z" w:initials="SD">
    <w:p w14:paraId="6C279E0A" w14:textId="77777777" w:rsidR="006854B7" w:rsidRDefault="006854B7" w:rsidP="004617F2">
      <w:pPr>
        <w:pStyle w:val="CommentText"/>
      </w:pPr>
      <w:r>
        <w:rPr>
          <w:rStyle w:val="CommentReference"/>
        </w:rPr>
        <w:annotationRef/>
      </w:r>
      <w:r>
        <w:t>We need a sentence here that says why for example that matters that we test for when the SKU is promoted or not</w:t>
      </w:r>
    </w:p>
  </w:comment>
  <w:comment w:id="1515" w:author="Huang T  Dr (Surrey Business Schl)" w:date="2017-10-31T13:41:00Z" w:initials="HTD(BS">
    <w:p w14:paraId="46E6E4C9" w14:textId="77777777" w:rsidR="006854B7" w:rsidRDefault="006854B7" w:rsidP="004617F2">
      <w:pPr>
        <w:pStyle w:val="CommentText"/>
      </w:pPr>
      <w:r>
        <w:rPr>
          <w:rStyle w:val="CommentReference"/>
        </w:rPr>
        <w:annotationRef/>
      </w:r>
      <w:r>
        <w:t>added</w:t>
      </w:r>
    </w:p>
  </w:comment>
  <w:comment w:id="1524" w:author="Soopramanien, Didier" w:date="2017-10-25T21:19:00Z" w:initials="SD">
    <w:p w14:paraId="22E3D64D" w14:textId="77777777" w:rsidR="006854B7" w:rsidRDefault="006854B7" w:rsidP="004617F2">
      <w:pPr>
        <w:pStyle w:val="CommentText"/>
      </w:pPr>
      <w:r>
        <w:rPr>
          <w:rStyle w:val="CommentReference"/>
        </w:rPr>
        <w:annotationRef/>
      </w:r>
      <w:r>
        <w:t>Or do we actually mean to say similar to the results in table 2</w:t>
      </w:r>
    </w:p>
  </w:comment>
  <w:comment w:id="1631" w:author="Fildes, Robert" w:date="2017-12-12T15:53:00Z" w:initials="FR">
    <w:p w14:paraId="577FFE5E" w14:textId="1DC08339" w:rsidR="006854B7" w:rsidRDefault="006854B7">
      <w:pPr>
        <w:pStyle w:val="CommentText"/>
      </w:pPr>
      <w:r>
        <w:rPr>
          <w:rStyle w:val="CommentReference"/>
        </w:rPr>
        <w:annotationRef/>
      </w:r>
      <w:r>
        <w:t>Please check – it needed to be simplifed</w:t>
      </w:r>
    </w:p>
  </w:comment>
  <w:comment w:id="1646" w:author="Fildes, Robert" w:date="2017-12-12T15:56:00Z" w:initials="FR">
    <w:p w14:paraId="38D9D3BF" w14:textId="256960C2" w:rsidR="006854B7" w:rsidRDefault="006854B7">
      <w:pPr>
        <w:pStyle w:val="CommentText"/>
      </w:pPr>
      <w:r>
        <w:rPr>
          <w:rStyle w:val="CommentReference"/>
        </w:rPr>
        <w:annotationRef/>
      </w:r>
      <w:r>
        <w:t>Do we just want to include 8 periods and comment on the rest. Is there any substantial diffierences/</w:t>
      </w:r>
    </w:p>
  </w:comment>
  <w:comment w:id="1752" w:author="Fildes, Robert" w:date="2017-12-12T15:54:00Z" w:initials="FR">
    <w:p w14:paraId="656C9CF5" w14:textId="2981CF5B" w:rsidR="006854B7" w:rsidRDefault="006854B7">
      <w:pPr>
        <w:pStyle w:val="CommentText"/>
      </w:pPr>
      <w:r>
        <w:rPr>
          <w:rStyle w:val="CommentReference"/>
        </w:rPr>
        <w:annotationRef/>
      </w:r>
      <w:r>
        <w:t>4?</w:t>
      </w:r>
    </w:p>
  </w:comment>
  <w:comment w:id="1998" w:author="Fildes, Robert" w:date="2017-12-12T15:59:00Z" w:initials="FR">
    <w:p w14:paraId="4D0E1589" w14:textId="5478F172" w:rsidR="006854B7" w:rsidRDefault="006854B7">
      <w:pPr>
        <w:pStyle w:val="CommentText"/>
      </w:pPr>
      <w:r>
        <w:rPr>
          <w:rStyle w:val="CommentReference"/>
        </w:rPr>
        <w:annotationRef/>
      </w:r>
      <w:r>
        <w:t>Let’s look at the best cases!</w:t>
      </w:r>
    </w:p>
  </w:comment>
  <w:comment w:id="2012" w:author="Fildes, Robert" w:date="2017-12-12T16:01:00Z" w:initials="FR">
    <w:p w14:paraId="5EDAFF8B" w14:textId="41CB5DAC" w:rsidR="006854B7" w:rsidRDefault="006854B7">
      <w:pPr>
        <w:pStyle w:val="CommentText"/>
      </w:pPr>
      <w:r>
        <w:rPr>
          <w:rStyle w:val="CommentReference"/>
        </w:rPr>
        <w:annotationRef/>
      </w:r>
      <w:r>
        <w:t>Better – also include ADL-Intra as a numberator and put into %s?</w:t>
      </w:r>
    </w:p>
  </w:comment>
  <w:comment w:id="2979" w:author="Fildes, Robert" w:date="2017-12-12T16:02:00Z" w:initials="FR">
    <w:p w14:paraId="390469B9" w14:textId="5E90A5C1" w:rsidR="006854B7" w:rsidRDefault="006854B7">
      <w:pPr>
        <w:pStyle w:val="CommentText"/>
      </w:pPr>
      <w:r>
        <w:rPr>
          <w:rStyle w:val="CommentReference"/>
        </w:rPr>
        <w:annotationRef/>
      </w:r>
      <w:r>
        <w:t>Simplify – perhaps use 10  illustrative categoris?</w:t>
      </w:r>
    </w:p>
  </w:comment>
  <w:comment w:id="3008" w:author="Fildes, Robert" w:date="2017-12-12T16:06:00Z" w:initials="FR">
    <w:p w14:paraId="07F2F895" w14:textId="57D5B9D0" w:rsidR="006854B7" w:rsidRDefault="006854B7">
      <w:pPr>
        <w:pStyle w:val="CommentText"/>
      </w:pPr>
      <w:r>
        <w:rPr>
          <w:rStyle w:val="CommentReference"/>
        </w:rPr>
        <w:annotationRef/>
      </w:r>
      <w:r>
        <w:t xml:space="preserve"> By SKU by Category</w:t>
      </w:r>
    </w:p>
  </w:comment>
  <w:comment w:id="3012" w:author="Soopramanien, Didier" w:date="2017-09-09T13:31:00Z" w:initials="SD">
    <w:p w14:paraId="19A1154D" w14:textId="77777777" w:rsidR="006854B7" w:rsidRDefault="006854B7" w:rsidP="004617F2">
      <w:pPr>
        <w:pStyle w:val="CommentText"/>
      </w:pPr>
      <w:r>
        <w:rPr>
          <w:rStyle w:val="CommentReference"/>
        </w:rPr>
        <w:annotationRef/>
      </w:r>
      <w:r>
        <w:t>The rationale for the merged model needs more explanation or justification I feel.</w:t>
      </w:r>
    </w:p>
  </w:comment>
  <w:comment w:id="3013" w:author="tao huang" w:date="2017-09-17T10:51:00Z" w:initials="th">
    <w:p w14:paraId="53BAEFD5" w14:textId="77777777" w:rsidR="006854B7" w:rsidRDefault="006854B7" w:rsidP="004617F2">
      <w:pPr>
        <w:pStyle w:val="CommentText"/>
      </w:pPr>
      <w:r>
        <w:rPr>
          <w:rStyle w:val="CommentReference"/>
        </w:rPr>
        <w:annotationRef/>
      </w:r>
      <w:r>
        <w:t>Revised: IC only has moderate performance because the correction gets submerged by high sales in the promotion period, however it has good performance when there is no promotion. Thus what we do is to complement the IC method for the promoted period using the EWC method.</w:t>
      </w:r>
    </w:p>
  </w:comment>
  <w:comment w:id="3058" w:author="Soopramanien, Didier" w:date="2017-10-26T10:23:00Z" w:initials="SD">
    <w:p w14:paraId="458F9572" w14:textId="77777777" w:rsidR="006854B7" w:rsidRDefault="006854B7" w:rsidP="004617F2">
      <w:pPr>
        <w:pStyle w:val="CommentText"/>
      </w:pPr>
      <w:r>
        <w:rPr>
          <w:rStyle w:val="CommentReference"/>
        </w:rPr>
        <w:annotationRef/>
      </w:r>
      <w:r>
        <w:t xml:space="preserve">I do not understand that sentence </w:t>
      </w:r>
    </w:p>
  </w:comment>
  <w:comment w:id="3059" w:author="Huang T  Dr (Surrey Business Schl)" w:date="2017-10-31T13:43:00Z" w:initials="HTD(BS">
    <w:p w14:paraId="306512CD" w14:textId="77777777" w:rsidR="006854B7" w:rsidRDefault="006854B7" w:rsidP="004617F2">
      <w:pPr>
        <w:pStyle w:val="CommentText"/>
      </w:pPr>
      <w:r>
        <w:rPr>
          <w:rStyle w:val="CommentReference"/>
        </w:rPr>
        <w:annotationRef/>
      </w:r>
      <w:r>
        <w:t>revised</w:t>
      </w:r>
    </w:p>
  </w:comment>
  <w:comment w:id="3069" w:author="Fildes, Robert" w:date="2017-12-13T16:06:00Z" w:initials="FR">
    <w:p w14:paraId="0C8CAFA1" w14:textId="4E435774" w:rsidR="006854B7" w:rsidRDefault="006854B7">
      <w:pPr>
        <w:pStyle w:val="CommentText"/>
      </w:pPr>
      <w:r>
        <w:rPr>
          <w:rStyle w:val="CommentReference"/>
        </w:rPr>
        <w:annotationRef/>
      </w:r>
      <w:r>
        <w:t xml:space="preserve">Not sure about the labelling – also factor 1. What does kurtosis and skewness mean. Highly promoted/ but that is measured by factor 1. Perhaps include as suggested </w:t>
      </w:r>
    </w:p>
    <w:p w14:paraId="087EEC6A" w14:textId="0D6D3CA5" w:rsidR="006854B7" w:rsidRDefault="006854B7">
      <w:pPr>
        <w:pStyle w:val="CommentText"/>
      </w:pPr>
    </w:p>
    <w:p w14:paraId="32BC384B" w14:textId="25B4375E" w:rsidR="006854B7" w:rsidRDefault="006854B7">
      <w:pPr>
        <w:pStyle w:val="CommentText"/>
      </w:pPr>
      <w:r>
        <w:t>Is the model estimated across categories or across skus.</w:t>
      </w:r>
    </w:p>
  </w:comment>
  <w:comment w:id="3254" w:author="Fildes, Robert" w:date="2017-12-12T16:13:00Z" w:initials="FR">
    <w:p w14:paraId="6E12EE12" w14:textId="04D65E3F" w:rsidR="006854B7" w:rsidRDefault="006854B7">
      <w:pPr>
        <w:pStyle w:val="CommentText"/>
      </w:pPr>
      <w:r>
        <w:rPr>
          <w:rStyle w:val="CommentReference"/>
        </w:rPr>
        <w:annotationRef/>
      </w:r>
      <w:r>
        <w:t>I wonder whether we can find a better characterisation – promotional variation?</w:t>
      </w:r>
    </w:p>
  </w:comment>
  <w:comment w:id="3261" w:author="Fildes, Robert" w:date="2017-12-12T16:12:00Z" w:initials="FR">
    <w:p w14:paraId="03CE2852" w14:textId="4C45EE15" w:rsidR="006854B7" w:rsidRDefault="006854B7">
      <w:pPr>
        <w:pStyle w:val="CommentText"/>
      </w:pPr>
      <w:r>
        <w:rPr>
          <w:rStyle w:val="CommentReference"/>
        </w:rPr>
        <w:annotationRef/>
      </w:r>
      <w:r>
        <w:t>multiply the coefficients by 10*10</w:t>
      </w:r>
    </w:p>
  </w:comment>
  <w:comment w:id="4800" w:author="Fildes, Robert" w:date="2017-12-12T16:25:00Z" w:initials="FR">
    <w:p w14:paraId="3DE9C5C9" w14:textId="5285EF59" w:rsidR="006854B7" w:rsidRDefault="006854B7">
      <w:pPr>
        <w:pStyle w:val="CommentText"/>
      </w:pPr>
      <w:r>
        <w:rPr>
          <w:rStyle w:val="CommentReference"/>
        </w:rPr>
        <w:annotationRef/>
      </w:r>
      <w:r>
        <w:t>change scale</w:t>
      </w:r>
    </w:p>
  </w:comment>
  <w:comment w:id="4823" w:author="Soopramanien, Didier" w:date="2017-10-26T14:36:00Z" w:initials="SD">
    <w:p w14:paraId="308F1AE4" w14:textId="77777777" w:rsidR="006854B7" w:rsidRDefault="006854B7" w:rsidP="004617F2">
      <w:pPr>
        <w:pStyle w:val="CommentText"/>
      </w:pPr>
      <w:r>
        <w:rPr>
          <w:rStyle w:val="CommentReference"/>
        </w:rPr>
        <w:annotationRef/>
      </w:r>
      <w:r>
        <w:t>This needs more attention I feel as it seems to me to be quite important; why do our model tend to better when there is a lot of ramdomness?</w:t>
      </w:r>
    </w:p>
  </w:comment>
  <w:comment w:id="4824" w:author="tao huang" w:date="2017-11-14T18:11:00Z" w:initials="th">
    <w:p w14:paraId="7D075D30" w14:textId="77777777" w:rsidR="006854B7" w:rsidRDefault="006854B7" w:rsidP="004617F2">
      <w:pPr>
        <w:pStyle w:val="CommentText"/>
      </w:pPr>
      <w:r>
        <w:rPr>
          <w:rStyle w:val="CommentReference"/>
        </w:rPr>
        <w:annotationRef/>
      </w:r>
      <w:r>
        <w:t>This is be cause randomness and trend are heavily related. I think it is not surprising that the structural break models do better for the SKUs with ‘trend’ as these SKUs are those subject to more heavy structural shift (though we did include a trend variable to accout for the linear trend).</w:t>
      </w:r>
    </w:p>
  </w:comment>
  <w:comment w:id="4853" w:author="Fildes, Robert" w:date="2017-12-12T16:19:00Z" w:initials="FR">
    <w:p w14:paraId="1D8E28A5" w14:textId="37973037" w:rsidR="006854B7" w:rsidRDefault="006854B7">
      <w:pPr>
        <w:pStyle w:val="CommentText"/>
      </w:pPr>
      <w:r>
        <w:rPr>
          <w:rStyle w:val="CommentReference"/>
        </w:rPr>
        <w:annotationRef/>
      </w:r>
      <w:r>
        <w:t>Promotional variation?</w:t>
      </w:r>
    </w:p>
  </w:comment>
  <w:comment w:id="4864" w:author="Soopramanien, Didier" w:date="2017-10-26T14:36:00Z" w:initials="SD">
    <w:p w14:paraId="1C54C7D1" w14:textId="77777777" w:rsidR="006854B7" w:rsidRDefault="006854B7" w:rsidP="00464E3F">
      <w:pPr>
        <w:pStyle w:val="CommentText"/>
      </w:pPr>
      <w:r>
        <w:rPr>
          <w:rStyle w:val="CommentReference"/>
        </w:rPr>
        <w:annotationRef/>
      </w:r>
      <w:r>
        <w:t>This needs more attention I feel as it seems to me to be quite important; why do our model tend to better when there is a lot of ramdomness?</w:t>
      </w:r>
    </w:p>
  </w:comment>
  <w:comment w:id="4874" w:author="Fildes, Robert" w:date="2017-12-13T16:03:00Z" w:initials="FR">
    <w:p w14:paraId="646676FF" w14:textId="61410333" w:rsidR="006854B7" w:rsidRDefault="006854B7">
      <w:pPr>
        <w:pStyle w:val="CommentText"/>
      </w:pPr>
      <w:r>
        <w:rPr>
          <w:rStyle w:val="CommentReference"/>
        </w:rPr>
        <w:annotationRef/>
      </w:r>
      <w:r>
        <w:t>Table 8 probably goes in here.</w:t>
      </w:r>
    </w:p>
    <w:p w14:paraId="1624AA20" w14:textId="78E06F8E" w:rsidR="006854B7" w:rsidRDefault="006854B7">
      <w:pPr>
        <w:pStyle w:val="CommentText"/>
      </w:pPr>
    </w:p>
    <w:p w14:paraId="5524947E" w14:textId="7E9C114D" w:rsidR="006854B7" w:rsidRDefault="006854B7">
      <w:pPr>
        <w:pStyle w:val="CommentText"/>
      </w:pPr>
      <w:r>
        <w:t>We also need to consider a model of the difference between EWC and IC</w:t>
      </w:r>
    </w:p>
  </w:comment>
  <w:comment w:id="4878" w:author="Fildes, Robert" w:date="2017-12-12T16:33:00Z" w:initials="FR">
    <w:p w14:paraId="4E478E64" w14:textId="77777777" w:rsidR="006854B7" w:rsidRDefault="006854B7" w:rsidP="000E0F6C">
      <w:pPr>
        <w:pStyle w:val="CommentText"/>
      </w:pPr>
      <w:r>
        <w:rPr>
          <w:rStyle w:val="CommentReference"/>
        </w:rPr>
        <w:annotationRef/>
      </w:r>
      <w:r>
        <w:t>This needs top be earlier and probably just showing the promoted periods.</w:t>
      </w:r>
    </w:p>
  </w:comment>
  <w:comment w:id="5344" w:author="Fildes, Robert" w:date="2017-12-12T16:39:00Z" w:initials="FR">
    <w:p w14:paraId="40074EF3" w14:textId="53527119" w:rsidR="006854B7" w:rsidRDefault="006854B7">
      <w:pPr>
        <w:pStyle w:val="CommentText"/>
      </w:pPr>
      <w:r>
        <w:rPr>
          <w:rStyle w:val="CommentReference"/>
        </w:rPr>
        <w:annotationRef/>
      </w:r>
      <w:r>
        <w:t>Use relative figures. Just average these two to .18%. Just focus on promotional periods?</w:t>
      </w:r>
    </w:p>
  </w:comment>
  <w:comment w:id="5357" w:author="Soopramanien, Didier" w:date="2017-09-09T13:38:00Z" w:initials="SD">
    <w:p w14:paraId="1E8EFBC4" w14:textId="77777777" w:rsidR="006854B7" w:rsidRDefault="006854B7" w:rsidP="004617F2">
      <w:pPr>
        <w:pStyle w:val="CommentText"/>
      </w:pPr>
      <w:r>
        <w:rPr>
          <w:rStyle w:val="CommentReference"/>
        </w:rPr>
        <w:annotationRef/>
      </w:r>
      <w:r>
        <w:t>What does that mean promotional information cannot be accessed??? Surely retailers have the data or they have control over the marketing activities or do we mean marketing activities that have not been used before????</w:t>
      </w:r>
    </w:p>
  </w:comment>
  <w:comment w:id="5358" w:author="tao huang" w:date="2017-09-17T10:50:00Z" w:initials="th">
    <w:p w14:paraId="6E5D5575" w14:textId="77777777" w:rsidR="006854B7" w:rsidRDefault="006854B7" w:rsidP="004617F2">
      <w:pPr>
        <w:pStyle w:val="CommentText"/>
      </w:pPr>
      <w:r>
        <w:rPr>
          <w:rStyle w:val="CommentReference"/>
        </w:rPr>
        <w:annotationRef/>
      </w:r>
      <w:r>
        <w:t>There is a stream of papers (like this reference, and another recently accepted by EJOR) saying in many occasions retailers do not share information with manufacturers- though I think this should be occasional.</w:t>
      </w:r>
    </w:p>
  </w:comment>
  <w:comment w:id="5364" w:author="Fildes, Robert" w:date="2017-12-12T16:33:00Z" w:initials="FR">
    <w:p w14:paraId="4A81B502" w14:textId="5A3BF1C2" w:rsidR="006854B7" w:rsidRDefault="006854B7">
      <w:pPr>
        <w:pStyle w:val="CommentText"/>
      </w:pPr>
      <w:r>
        <w:rPr>
          <w:rStyle w:val="CommentReference"/>
        </w:rPr>
        <w:annotationRef/>
      </w:r>
      <w:r>
        <w:t>This needs top be earlier and probably just showing the promoted periods.</w:t>
      </w:r>
    </w:p>
  </w:comment>
  <w:comment w:id="6012" w:author="Soopramanien, Didier" w:date="2017-09-09T13:41:00Z" w:initials="SD">
    <w:p w14:paraId="0DA45FBF" w14:textId="77777777" w:rsidR="006854B7" w:rsidRDefault="006854B7" w:rsidP="004617F2">
      <w:pPr>
        <w:pStyle w:val="CommentText"/>
      </w:pPr>
      <w:r>
        <w:rPr>
          <w:rStyle w:val="CommentReference"/>
        </w:rPr>
        <w:annotationRef/>
      </w:r>
      <w:r>
        <w:t>A more general question of whether EJOR wants us to use past tense when we refer to previous work or present tense.</w:t>
      </w:r>
    </w:p>
    <w:p w14:paraId="75F9C7C6" w14:textId="77777777" w:rsidR="006854B7" w:rsidRDefault="006854B7" w:rsidP="004617F2">
      <w:pPr>
        <w:pStyle w:val="CommentText"/>
      </w:pPr>
    </w:p>
    <w:p w14:paraId="0A71E946" w14:textId="77777777" w:rsidR="006854B7" w:rsidRDefault="006854B7" w:rsidP="004617F2">
      <w:pPr>
        <w:pStyle w:val="CommentText"/>
      </w:pPr>
    </w:p>
    <w:p w14:paraId="4F0EDD19" w14:textId="77777777" w:rsidR="006854B7" w:rsidRDefault="006854B7" w:rsidP="004617F2">
      <w:pPr>
        <w:pStyle w:val="CommentText"/>
      </w:pPr>
    </w:p>
  </w:comment>
  <w:comment w:id="6013" w:author="tao huang" w:date="2017-09-17T10:50:00Z" w:initials="th">
    <w:p w14:paraId="0844EA8B" w14:textId="77777777" w:rsidR="006854B7" w:rsidRDefault="006854B7" w:rsidP="004617F2">
      <w:pPr>
        <w:pStyle w:val="CommentText"/>
      </w:pPr>
      <w:r>
        <w:rPr>
          <w:rStyle w:val="CommentReference"/>
        </w:rPr>
        <w:annotationRef/>
      </w:r>
      <w:r>
        <w:t>Previous EJOR papers use mixed tense- I think we stick to the present tense.</w:t>
      </w:r>
    </w:p>
  </w:comment>
  <w:comment w:id="6036" w:author="Soopramanien, Didier" w:date="2017-09-08T20:40:00Z" w:initials="SD">
    <w:p w14:paraId="56E67D88" w14:textId="77777777" w:rsidR="006854B7" w:rsidRDefault="006854B7" w:rsidP="004617F2">
      <w:pPr>
        <w:pStyle w:val="CommentText"/>
      </w:pPr>
      <w:r>
        <w:rPr>
          <w:rStyle w:val="CommentReference"/>
        </w:rPr>
        <w:annotationRef/>
      </w:r>
      <w:r>
        <w:t>Do we need to show the test results for all or for some here not sure?</w:t>
      </w:r>
    </w:p>
  </w:comment>
  <w:comment w:id="6037" w:author="黄韬" w:date="2017-09-11T16:27:00Z" w:initials="黄韬">
    <w:p w14:paraId="636ABC98" w14:textId="77777777" w:rsidR="006854B7" w:rsidRDefault="006854B7" w:rsidP="004617F2">
      <w:pPr>
        <w:pStyle w:val="CommentText"/>
      </w:pPr>
      <w:r>
        <w:rPr>
          <w:rStyle w:val="CommentReference"/>
        </w:rPr>
        <w:annotationRef/>
      </w:r>
      <w:r>
        <w:t>This is how we try to detect the structural break without assuming that we know any possible break data (in fact we test every possible date/week)- so I thought we may need this- but perhaps we can cut the figure if in the end there is no space.</w:t>
      </w:r>
    </w:p>
  </w:comment>
  <w:comment w:id="6038" w:author="Fildes, Robert" w:date="2017-12-12T16:45:00Z" w:initials="FR">
    <w:p w14:paraId="4CBA1F2C" w14:textId="3AC8C973" w:rsidR="006854B7" w:rsidRDefault="006854B7">
      <w:pPr>
        <w:pStyle w:val="CommentText"/>
      </w:pPr>
      <w:r>
        <w:rPr>
          <w:rStyle w:val="CommentReference"/>
        </w:rPr>
        <w:annotationRef/>
      </w:r>
      <w:r>
        <w:t>delete</w:t>
      </w:r>
    </w:p>
  </w:comment>
  <w:comment w:id="6039" w:author="Fildes, Robert" w:date="2017-12-12T16:44:00Z" w:initials="FR">
    <w:p w14:paraId="1896E33D" w14:textId="63BE61BE" w:rsidR="006854B7" w:rsidRDefault="006854B7">
      <w:pPr>
        <w:pStyle w:val="CommentText"/>
      </w:pPr>
      <w:r>
        <w:rPr>
          <w:rStyle w:val="CommentReference"/>
        </w:rPr>
        <w:annotationRef/>
      </w:r>
      <w:r>
        <w:t>Note inconsistent use of caps. Check the journal reference 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C39197" w15:done="1"/>
  <w15:commentEx w15:paraId="0AB50202" w15:paraIdParent="15C39197" w15:done="1"/>
  <w15:commentEx w15:paraId="5D1ACA63" w15:done="1"/>
  <w15:commentEx w15:paraId="05CCA3E1" w15:done="0"/>
  <w15:commentEx w15:paraId="0B2C5828" w15:done="1"/>
  <w15:commentEx w15:paraId="3A6B2A6A" w15:done="1"/>
  <w15:commentEx w15:paraId="71F41F59" w15:done="0"/>
  <w15:commentEx w15:paraId="013F98B1" w15:done="1"/>
  <w15:commentEx w15:paraId="7FD1670F" w15:paraIdParent="013F98B1" w15:done="1"/>
  <w15:commentEx w15:paraId="394423ED" w15:done="0"/>
  <w15:commentEx w15:paraId="6262CE1F" w15:done="0"/>
  <w15:commentEx w15:paraId="0A574248" w15:done="0"/>
  <w15:commentEx w15:paraId="66A4534F" w15:done="0"/>
  <w15:commentEx w15:paraId="10F2564E" w15:done="0"/>
  <w15:commentEx w15:paraId="07431690" w15:done="1"/>
  <w15:commentEx w15:paraId="10F6D1DF" w15:done="1"/>
  <w15:commentEx w15:paraId="3B49AB72" w15:done="1"/>
  <w15:commentEx w15:paraId="14431274" w15:paraIdParent="3B49AB72" w15:done="1"/>
  <w15:commentEx w15:paraId="50210583" w15:done="0"/>
  <w15:commentEx w15:paraId="6C279E0A" w15:done="1"/>
  <w15:commentEx w15:paraId="46E6E4C9" w15:paraIdParent="6C279E0A" w15:done="1"/>
  <w15:commentEx w15:paraId="22E3D64D" w15:done="1"/>
  <w15:commentEx w15:paraId="577FFE5E" w15:done="0"/>
  <w15:commentEx w15:paraId="38D9D3BF" w15:done="0"/>
  <w15:commentEx w15:paraId="656C9CF5" w15:done="0"/>
  <w15:commentEx w15:paraId="4D0E1589" w15:done="0"/>
  <w15:commentEx w15:paraId="5EDAFF8B" w15:done="0"/>
  <w15:commentEx w15:paraId="390469B9" w15:done="0"/>
  <w15:commentEx w15:paraId="07F2F895" w15:done="0"/>
  <w15:commentEx w15:paraId="19A1154D" w15:done="1"/>
  <w15:commentEx w15:paraId="53BAEFD5" w15:paraIdParent="19A1154D" w15:done="1"/>
  <w15:commentEx w15:paraId="458F9572" w15:done="1"/>
  <w15:commentEx w15:paraId="306512CD" w15:paraIdParent="458F9572" w15:done="1"/>
  <w15:commentEx w15:paraId="32BC384B" w15:done="0"/>
  <w15:commentEx w15:paraId="6E12EE12" w15:done="0"/>
  <w15:commentEx w15:paraId="03CE2852" w15:done="0"/>
  <w15:commentEx w15:paraId="3DE9C5C9" w15:done="1"/>
  <w15:commentEx w15:paraId="308F1AE4" w15:done="0"/>
  <w15:commentEx w15:paraId="7D075D30" w15:paraIdParent="308F1AE4" w15:done="0"/>
  <w15:commentEx w15:paraId="1D8E28A5" w15:done="0"/>
  <w15:commentEx w15:paraId="1C54C7D1" w15:done="0"/>
  <w15:commentEx w15:paraId="5524947E" w15:done="1"/>
  <w15:commentEx w15:paraId="4E478E64" w15:done="0"/>
  <w15:commentEx w15:paraId="40074EF3" w15:done="0"/>
  <w15:commentEx w15:paraId="1E8EFBC4" w15:done="1"/>
  <w15:commentEx w15:paraId="6E5D5575" w15:paraIdParent="1E8EFBC4" w15:done="1"/>
  <w15:commentEx w15:paraId="4A81B502" w15:done="0"/>
  <w15:commentEx w15:paraId="4F0EDD19" w15:done="1"/>
  <w15:commentEx w15:paraId="0844EA8B" w15:paraIdParent="4F0EDD19" w15:done="1"/>
  <w15:commentEx w15:paraId="56E67D88" w15:done="1"/>
  <w15:commentEx w15:paraId="636ABC98" w15:paraIdParent="56E67D88" w15:done="1"/>
  <w15:commentEx w15:paraId="4CBA1F2C" w15:done="0"/>
  <w15:commentEx w15:paraId="1896E3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C39197" w16cid:durableId="1D6124B7"/>
  <w16cid:commentId w16cid:paraId="0AB50202" w16cid:durableId="1D68D7BB"/>
  <w16cid:commentId w16cid:paraId="5D1ACA63" w16cid:durableId="1DAAC5A7"/>
  <w16cid:commentId w16cid:paraId="05CCA3E1" w16cid:durableId="1DFF6927"/>
  <w16cid:commentId w16cid:paraId="0B2C5828" w16cid:durableId="1DF0B0F4"/>
  <w16cid:commentId w16cid:paraId="3A6B2A6A" w16cid:durableId="1D6124BD"/>
  <w16cid:commentId w16cid:paraId="71F41F59" w16cid:durableId="1DF0B0F6"/>
  <w16cid:commentId w16cid:paraId="013F98B1" w16cid:durableId="1DAAC5B2"/>
  <w16cid:commentId w16cid:paraId="7FD1670F" w16cid:durableId="1DAAC5B3"/>
  <w16cid:commentId w16cid:paraId="6262CE1F" w16cid:durableId="1DF0B0FA"/>
  <w16cid:commentId w16cid:paraId="0A574248" w16cid:durableId="1DF0B0FB"/>
  <w16cid:commentId w16cid:paraId="66A4534F" w16cid:durableId="1DF0B0FC"/>
  <w16cid:commentId w16cid:paraId="10F2564E" w16cid:durableId="1DF0B0FD"/>
  <w16cid:commentId w16cid:paraId="07431690" w16cid:durableId="1DF0B0FE"/>
  <w16cid:commentId w16cid:paraId="10F6D1DF" w16cid:durableId="1DC826EE"/>
  <w16cid:commentId w16cid:paraId="3B49AB72" w16cid:durableId="1D6124C6"/>
  <w16cid:commentId w16cid:paraId="14431274" w16cid:durableId="1D68D535"/>
  <w16cid:commentId w16cid:paraId="6C279E0A" w16cid:durableId="1DAAC5C3"/>
  <w16cid:commentId w16cid:paraId="46E6E4C9" w16cid:durableId="1DAAC5C4"/>
  <w16cid:commentId w16cid:paraId="22E3D64D" w16cid:durableId="1DAAC5C5"/>
  <w16cid:commentId w16cid:paraId="577FFE5E" w16cid:durableId="1DF0B105"/>
  <w16cid:commentId w16cid:paraId="38D9D3BF" w16cid:durableId="1DF0B106"/>
  <w16cid:commentId w16cid:paraId="656C9CF5" w16cid:durableId="1DF0B107"/>
  <w16cid:commentId w16cid:paraId="4D0E1589" w16cid:durableId="1DF0B108"/>
  <w16cid:commentId w16cid:paraId="5EDAFF8B" w16cid:durableId="1DF0B109"/>
  <w16cid:commentId w16cid:paraId="390469B9" w16cid:durableId="1DF0B10A"/>
  <w16cid:commentId w16cid:paraId="07F2F895" w16cid:durableId="1DF0B10B"/>
  <w16cid:commentId w16cid:paraId="19A1154D" w16cid:durableId="1D6124CB"/>
  <w16cid:commentId w16cid:paraId="53BAEFD5" w16cid:durableId="1D68D237"/>
  <w16cid:commentId w16cid:paraId="458F9572" w16cid:durableId="1DAAC5C8"/>
  <w16cid:commentId w16cid:paraId="306512CD" w16cid:durableId="1DAAC5C9"/>
  <w16cid:commentId w16cid:paraId="32BC384B" w16cid:durableId="1DF0B110"/>
  <w16cid:commentId w16cid:paraId="6E12EE12" w16cid:durableId="1DF0B111"/>
  <w16cid:commentId w16cid:paraId="03CE2852" w16cid:durableId="1DF0B112"/>
  <w16cid:commentId w16cid:paraId="3DE9C5C9" w16cid:durableId="1DF0B113"/>
  <w16cid:commentId w16cid:paraId="308F1AE4" w16cid:durableId="1DAAC5CA"/>
  <w16cid:commentId w16cid:paraId="7D075D30" w16cid:durableId="1DB5B061"/>
  <w16cid:commentId w16cid:paraId="1D8E28A5" w16cid:durableId="1DF0B116"/>
  <w16cid:commentId w16cid:paraId="1C54C7D1" w16cid:durableId="1E027BE5"/>
  <w16cid:commentId w16cid:paraId="4E478E64" w16cid:durableId="1E027C5B"/>
  <w16cid:commentId w16cid:paraId="40074EF3" w16cid:durableId="1DF0B117"/>
  <w16cid:commentId w16cid:paraId="1E8EFBC4" w16cid:durableId="1D6124CE"/>
  <w16cid:commentId w16cid:paraId="6E5D5575" w16cid:durableId="1D68D210"/>
  <w16cid:commentId w16cid:paraId="4A81B502" w16cid:durableId="1DF0B11A"/>
  <w16cid:commentId w16cid:paraId="4F0EDD19" w16cid:durableId="1D6124CF"/>
  <w16cid:commentId w16cid:paraId="0844EA8B" w16cid:durableId="1D68D1DD"/>
  <w16cid:commentId w16cid:paraId="56E67D88" w16cid:durableId="1D63E08F"/>
  <w16cid:commentId w16cid:paraId="636ABC98" w16cid:durableId="1D63E08E"/>
  <w16cid:commentId w16cid:paraId="4CBA1F2C" w16cid:durableId="1DF0B11F"/>
  <w16cid:commentId w16cid:paraId="1896E33D" w16cid:durableId="1DF0B1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43561" w14:textId="77777777" w:rsidR="000A39B1" w:rsidRDefault="000A39B1" w:rsidP="004617F2">
      <w:pPr>
        <w:spacing w:after="0" w:line="240" w:lineRule="auto"/>
      </w:pPr>
      <w:r>
        <w:separator/>
      </w:r>
    </w:p>
  </w:endnote>
  <w:endnote w:type="continuationSeparator" w:id="0">
    <w:p w14:paraId="3C61E126" w14:textId="77777777" w:rsidR="000A39B1" w:rsidRDefault="000A39B1" w:rsidP="00461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明體 Std L">
    <w:altName w:val="Yu Gothic"/>
    <w:panose1 w:val="00000000000000000000"/>
    <w:charset w:val="80"/>
    <w:family w:val="roman"/>
    <w:notTrueType/>
    <w:pitch w:val="variable"/>
    <w:sig w:usb0="00000000" w:usb1="1A0F1900" w:usb2="00000016" w:usb3="00000000" w:csb0="00120005"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340385"/>
      <w:docPartObj>
        <w:docPartGallery w:val="Page Numbers (Bottom of Page)"/>
        <w:docPartUnique/>
      </w:docPartObj>
    </w:sdtPr>
    <w:sdtEndPr>
      <w:rPr>
        <w:noProof/>
      </w:rPr>
    </w:sdtEndPr>
    <w:sdtContent>
      <w:p w14:paraId="2FE074AC" w14:textId="252D6654" w:rsidR="006854B7" w:rsidRDefault="006854B7">
        <w:pPr>
          <w:pStyle w:val="Footer"/>
          <w:jc w:val="center"/>
        </w:pPr>
        <w:r>
          <w:fldChar w:fldCharType="begin"/>
        </w:r>
        <w:r>
          <w:instrText xml:space="preserve"> PAGE   \* MERGEFORMAT </w:instrText>
        </w:r>
        <w:r>
          <w:fldChar w:fldCharType="separate"/>
        </w:r>
        <w:r w:rsidR="005C56AD">
          <w:rPr>
            <w:noProof/>
          </w:rPr>
          <w:t>30</w:t>
        </w:r>
        <w:r>
          <w:rPr>
            <w:noProof/>
          </w:rPr>
          <w:fldChar w:fldCharType="end"/>
        </w:r>
      </w:p>
    </w:sdtContent>
  </w:sdt>
  <w:p w14:paraId="50E8C991" w14:textId="77777777" w:rsidR="006854B7" w:rsidRDefault="00685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CD8A3" w14:textId="77777777" w:rsidR="000A39B1" w:rsidRDefault="000A39B1" w:rsidP="004617F2">
      <w:pPr>
        <w:spacing w:after="0" w:line="240" w:lineRule="auto"/>
      </w:pPr>
      <w:r>
        <w:separator/>
      </w:r>
    </w:p>
  </w:footnote>
  <w:footnote w:type="continuationSeparator" w:id="0">
    <w:p w14:paraId="1D393942" w14:textId="77777777" w:rsidR="000A39B1" w:rsidRDefault="000A39B1" w:rsidP="004617F2">
      <w:pPr>
        <w:spacing w:after="0" w:line="240" w:lineRule="auto"/>
      </w:pPr>
      <w:r>
        <w:continuationSeparator/>
      </w:r>
    </w:p>
  </w:footnote>
  <w:footnote w:id="1">
    <w:p w14:paraId="5F60D76A" w14:textId="77777777" w:rsidR="006854B7" w:rsidRPr="003A7F2F" w:rsidRDefault="006854B7" w:rsidP="004617F2">
      <w:pPr>
        <w:pStyle w:val="FootnoteText"/>
        <w:rPr>
          <w:rFonts w:cs="Times New Roman"/>
          <w:color w:val="0D0D0D" w:themeColor="text1" w:themeTint="F2"/>
          <w:szCs w:val="24"/>
          <w:lang w:val="fr-FR"/>
        </w:rPr>
      </w:pPr>
      <w:r>
        <w:rPr>
          <w:rStyle w:val="FootnoteReference"/>
        </w:rPr>
        <w:footnoteRef/>
      </w:r>
      <w:r>
        <w:t xml:space="preserve">Corresponding author </w:t>
      </w:r>
      <w:r>
        <w:rPr>
          <w:rFonts w:hint="eastAsia"/>
        </w:rPr>
        <w:t>a</w:t>
      </w:r>
      <w:r>
        <w:t xml:space="preserve">t </w:t>
      </w:r>
      <w:r w:rsidRPr="009B567D">
        <w:t>Surrey Business School, University of Surrey, GU2 7XH, UK</w:t>
      </w:r>
      <w:r>
        <w:t xml:space="preserve">. </w:t>
      </w:r>
      <w:r w:rsidRPr="003A7F2F">
        <w:rPr>
          <w:lang w:val="fr-FR"/>
        </w:rPr>
        <w:t xml:space="preserve">Tel:  01483 68 6359, email: </w:t>
      </w:r>
      <w:r>
        <w:fldChar w:fldCharType="begin"/>
      </w:r>
      <w:r w:rsidRPr="003F64F4">
        <w:rPr>
          <w:lang w:val="fr-FR"/>
          <w:rPrChange w:id="1" w:author="Fildes, Robert" w:date="2017-12-13T15:45:00Z">
            <w:rPr/>
          </w:rPrChange>
        </w:rPr>
        <w:instrText xml:space="preserve"> HYPERLINK "mailto:t.huang@surrey.ac.uk" </w:instrText>
      </w:r>
      <w:r>
        <w:fldChar w:fldCharType="separate"/>
      </w:r>
      <w:r w:rsidRPr="003A7F2F">
        <w:rPr>
          <w:rStyle w:val="Hyperlink"/>
          <w:lang w:val="fr-FR"/>
        </w:rPr>
        <w:t>t.huang@surrey.ac.uk</w:t>
      </w:r>
      <w:r>
        <w:rPr>
          <w:rStyle w:val="Hyperlink"/>
          <w:lang w:val="fr-FR"/>
        </w:rPr>
        <w:fldChar w:fldCharType="end"/>
      </w:r>
      <w:r w:rsidRPr="003A7F2F">
        <w:rPr>
          <w:lang w:val="fr-FR"/>
        </w:rPr>
        <w:t xml:space="preserve">; </w:t>
      </w:r>
      <w:r>
        <w:fldChar w:fldCharType="begin"/>
      </w:r>
      <w:r w:rsidRPr="003F64F4">
        <w:rPr>
          <w:lang w:val="fr-FR"/>
          <w:rPrChange w:id="2" w:author="Fildes, Robert" w:date="2017-12-13T15:45:00Z">
            <w:rPr/>
          </w:rPrChange>
        </w:rPr>
        <w:instrText xml:space="preserve"> HYPERLINK "mailto:r.fildes@lancaster.ac.uk" </w:instrText>
      </w:r>
      <w:r>
        <w:fldChar w:fldCharType="separate"/>
      </w:r>
      <w:r w:rsidRPr="003A7F2F">
        <w:rPr>
          <w:rStyle w:val="Hyperlink"/>
          <w:lang w:val="fr-FR"/>
        </w:rPr>
        <w:t>r.fildes@lancaster.ac.uk</w:t>
      </w:r>
      <w:r>
        <w:rPr>
          <w:rStyle w:val="Hyperlink"/>
          <w:lang w:val="fr-FR"/>
        </w:rPr>
        <w:fldChar w:fldCharType="end"/>
      </w:r>
      <w:r w:rsidRPr="003A7F2F">
        <w:rPr>
          <w:lang w:val="fr-FR"/>
        </w:rPr>
        <w:t xml:space="preserve"> (r.Fildes); </w:t>
      </w:r>
      <w:r>
        <w:fldChar w:fldCharType="begin"/>
      </w:r>
      <w:r w:rsidRPr="003F64F4">
        <w:rPr>
          <w:lang w:val="fr-FR"/>
          <w:rPrChange w:id="3" w:author="Fildes, Robert" w:date="2017-12-13T15:45:00Z">
            <w:rPr/>
          </w:rPrChange>
        </w:rPr>
        <w:instrText xml:space="preserve"> HYPERLINK "mailto:d.Soopramanien@lancaster.ac.uk" </w:instrText>
      </w:r>
      <w:r>
        <w:fldChar w:fldCharType="separate"/>
      </w:r>
      <w:r w:rsidRPr="003A7F2F">
        <w:rPr>
          <w:rStyle w:val="Hyperlink"/>
          <w:lang w:val="fr-FR"/>
        </w:rPr>
        <w:t>d.</w:t>
      </w:r>
      <w:r w:rsidRPr="003A7F2F">
        <w:rPr>
          <w:rStyle w:val="Hyperlink"/>
          <w:rFonts w:cs="Times New Roman"/>
          <w:szCs w:val="24"/>
          <w:lang w:val="fr-FR"/>
        </w:rPr>
        <w:t>Soopramanien@lancaster.ac.uk</w:t>
      </w:r>
      <w:r>
        <w:rPr>
          <w:rStyle w:val="Hyperlink"/>
          <w:rFonts w:cs="Times New Roman"/>
          <w:szCs w:val="24"/>
          <w:lang w:val="fr-FR"/>
        </w:rPr>
        <w:fldChar w:fldCharType="end"/>
      </w:r>
    </w:p>
    <w:p w14:paraId="2134DF71" w14:textId="77777777" w:rsidR="006854B7" w:rsidRPr="003A7F2F" w:rsidRDefault="006854B7" w:rsidP="004617F2">
      <w:pPr>
        <w:pStyle w:val="FootnoteText"/>
        <w:rPr>
          <w:rFonts w:cs="Times New Roman"/>
          <w:color w:val="0D0D0D" w:themeColor="text1" w:themeTint="F2"/>
          <w:szCs w:val="24"/>
          <w:lang w:val="fr-FR"/>
        </w:rPr>
      </w:pPr>
    </w:p>
  </w:footnote>
  <w:footnote w:id="2">
    <w:p w14:paraId="046CB50A" w14:textId="77777777" w:rsidR="006854B7" w:rsidRPr="00B45C1C" w:rsidRDefault="006854B7" w:rsidP="004617F2">
      <w:pPr>
        <w:pStyle w:val="FootnoteText"/>
      </w:pPr>
      <w:r>
        <w:rPr>
          <w:rStyle w:val="FootnoteReference"/>
        </w:rPr>
        <w:footnoteRef/>
      </w:r>
      <w:r>
        <w:t xml:space="preserve"> Analytical evidence for the models with endogenous explanatory variables can be found in </w:t>
      </w:r>
      <w:r w:rsidRPr="00B45C1C">
        <w:t>Clements and Hendry (1999)</w:t>
      </w:r>
      <w:r>
        <w:t xml:space="preserve"> and Pesaran and Timmerman (2005, 2007).</w:t>
      </w:r>
    </w:p>
  </w:footnote>
  <w:footnote w:id="3">
    <w:p w14:paraId="596A02F1" w14:textId="7C4C3301" w:rsidR="006854B7" w:rsidRDefault="006854B7" w:rsidP="004617F2">
      <w:pPr>
        <w:pStyle w:val="FootnoteText"/>
      </w:pPr>
      <w:r>
        <w:rPr>
          <w:rStyle w:val="FootnoteReference"/>
        </w:rPr>
        <w:footnoteRef/>
      </w:r>
      <w:r>
        <w:t xml:space="preserve"> We select the SKUs with </w:t>
      </w:r>
      <w:r w:rsidRPr="00385A8A">
        <w:t>positive moveme</w:t>
      </w:r>
      <w:r>
        <w:t>nts for at least 90% of the time.</w:t>
      </w:r>
    </w:p>
  </w:footnote>
  <w:footnote w:id="4">
    <w:p w14:paraId="52FFCE3D" w14:textId="77777777" w:rsidR="006854B7" w:rsidRDefault="006854B7" w:rsidP="004617F2">
      <w:pPr>
        <w:pStyle w:val="FootnoteText"/>
      </w:pPr>
      <w:r>
        <w:rPr>
          <w:rStyle w:val="FootnoteReference"/>
        </w:rPr>
        <w:footnoteRef/>
      </w:r>
      <w:r>
        <w:t xml:space="preserve"> </w:t>
      </w:r>
      <w:r w:rsidRPr="00446E4D">
        <w:t xml:space="preserve">In Figure 6, the calendar events include Halloween, Thanksgiving, Christmas, New Year’s Day, President’s Day, Easter, Memorial Day, the 4th of July, and Labour Day. </w:t>
      </w:r>
      <w:r>
        <w:t>The promotional events include Feature and D</w:t>
      </w:r>
      <w:r w:rsidRPr="00446E4D">
        <w:t>isplay.</w:t>
      </w:r>
    </w:p>
  </w:footnote>
  <w:footnote w:id="5">
    <w:p w14:paraId="3A97C936" w14:textId="2F6C78A8" w:rsidR="006854B7" w:rsidRDefault="006854B7" w:rsidP="004617F2">
      <w:pPr>
        <w:pStyle w:val="FootnoteText"/>
      </w:pPr>
      <w:r>
        <w:rPr>
          <w:rStyle w:val="FootnoteReference"/>
        </w:rPr>
        <w:footnoteRef/>
      </w:r>
      <w:r>
        <w:t xml:space="preserve"> Compared to cross validation, the 10-fold cross validation repeats the validation multiple times and ensures </w:t>
      </w:r>
      <w:r w:rsidRPr="004A3665">
        <w:t xml:space="preserve">all </w:t>
      </w:r>
      <w:r>
        <w:t xml:space="preserve">the </w:t>
      </w:r>
      <w:r w:rsidRPr="004A3665">
        <w:t>observations are used for training and validation</w:t>
      </w:r>
      <w:r>
        <w:t>.</w:t>
      </w:r>
    </w:p>
  </w:footnote>
  <w:footnote w:id="6">
    <w:p w14:paraId="6C0EE84B" w14:textId="42089D09" w:rsidR="006854B7" w:rsidRDefault="006854B7" w:rsidP="004617F2">
      <w:pPr>
        <w:pStyle w:val="FootnoteText"/>
      </w:pPr>
      <w:r>
        <w:rPr>
          <w:rStyle w:val="FootnoteReference"/>
        </w:rPr>
        <w:footnoteRef/>
      </w:r>
      <w:r>
        <w:t xml:space="preserve"> We find little difference between these two schemes</w:t>
      </w:r>
      <w:ins w:id="355" w:author="tao huang" w:date="2018-01-09T17:40:00Z">
        <w:r>
          <w:t xml:space="preserve"> in our experiment.</w:t>
        </w:r>
      </w:ins>
      <w:del w:id="356" w:author="tao huang" w:date="2018-01-09T17:40:00Z">
        <w:r w:rsidDel="004E2CA9">
          <w:delText>.</w:delText>
        </w:r>
      </w:del>
    </w:p>
  </w:footnote>
  <w:footnote w:id="7">
    <w:p w14:paraId="12F2709F" w14:textId="77777777" w:rsidR="006854B7" w:rsidRPr="001920DC" w:rsidRDefault="006854B7" w:rsidP="004617F2">
      <w:pPr>
        <w:pStyle w:val="ListParagraph"/>
        <w:spacing w:line="360" w:lineRule="auto"/>
        <w:ind w:left="0"/>
        <w:rPr>
          <w:szCs w:val="24"/>
        </w:rPr>
      </w:pPr>
      <w:r w:rsidRPr="001920DC">
        <w:rPr>
          <w:rStyle w:val="FootnoteReference"/>
        </w:rPr>
        <w:footnoteRef/>
      </w:r>
      <w:r w:rsidRPr="001920DC">
        <w:t xml:space="preserve"> </w:t>
      </w:r>
      <w:r>
        <w:rPr>
          <w:sz w:val="20"/>
          <w:szCs w:val="20"/>
        </w:rPr>
        <w:t>We include the following US calendar events including</w:t>
      </w:r>
      <w:r w:rsidRPr="007A122F">
        <w:rPr>
          <w:sz w:val="20"/>
          <w:szCs w:val="20"/>
        </w:rPr>
        <w:t xml:space="preserve"> </w:t>
      </w:r>
      <w:r w:rsidRPr="001920DC">
        <w:rPr>
          <w:i/>
          <w:sz w:val="20"/>
          <w:szCs w:val="20"/>
        </w:rPr>
        <w:t>Halloween</w:t>
      </w:r>
      <w:r w:rsidRPr="001920DC">
        <w:rPr>
          <w:sz w:val="20"/>
          <w:szCs w:val="20"/>
        </w:rPr>
        <w:t xml:space="preserve">, </w:t>
      </w:r>
      <w:r w:rsidRPr="001920DC">
        <w:rPr>
          <w:i/>
          <w:sz w:val="20"/>
          <w:szCs w:val="20"/>
        </w:rPr>
        <w:t>Thanksgiving</w:t>
      </w:r>
      <w:r w:rsidRPr="001920DC">
        <w:rPr>
          <w:sz w:val="20"/>
          <w:szCs w:val="20"/>
        </w:rPr>
        <w:t xml:space="preserve">, </w:t>
      </w:r>
      <w:r w:rsidRPr="001920DC">
        <w:rPr>
          <w:i/>
          <w:sz w:val="20"/>
          <w:szCs w:val="20"/>
        </w:rPr>
        <w:t>Christmas</w:t>
      </w:r>
      <w:r w:rsidRPr="001920DC">
        <w:rPr>
          <w:sz w:val="20"/>
          <w:szCs w:val="20"/>
        </w:rPr>
        <w:t xml:space="preserve">, </w:t>
      </w:r>
      <w:r w:rsidRPr="001920DC">
        <w:rPr>
          <w:i/>
          <w:sz w:val="20"/>
          <w:szCs w:val="20"/>
        </w:rPr>
        <w:t>New Year’s Day</w:t>
      </w:r>
      <w:r w:rsidRPr="001920DC">
        <w:rPr>
          <w:sz w:val="20"/>
          <w:szCs w:val="20"/>
        </w:rPr>
        <w:t xml:space="preserve">, </w:t>
      </w:r>
      <w:r w:rsidRPr="001920DC">
        <w:rPr>
          <w:rStyle w:val="apple-style-span"/>
          <w:i/>
          <w:color w:val="000000"/>
          <w:sz w:val="20"/>
          <w:szCs w:val="20"/>
        </w:rPr>
        <w:t>President’s Day</w:t>
      </w:r>
      <w:r w:rsidRPr="001920DC">
        <w:rPr>
          <w:rStyle w:val="apple-style-span"/>
          <w:color w:val="000000"/>
          <w:sz w:val="20"/>
          <w:szCs w:val="20"/>
        </w:rPr>
        <w:t xml:space="preserve">, </w:t>
      </w:r>
      <w:r w:rsidRPr="001920DC">
        <w:rPr>
          <w:rStyle w:val="apple-style-span"/>
          <w:i/>
          <w:color w:val="000000"/>
          <w:sz w:val="20"/>
          <w:szCs w:val="20"/>
        </w:rPr>
        <w:t>Easter</w:t>
      </w:r>
      <w:r w:rsidRPr="001920DC">
        <w:rPr>
          <w:rStyle w:val="apple-style-span"/>
          <w:color w:val="000000"/>
          <w:sz w:val="20"/>
          <w:szCs w:val="20"/>
        </w:rPr>
        <w:t xml:space="preserve">, </w:t>
      </w:r>
      <w:r w:rsidRPr="001920DC">
        <w:rPr>
          <w:rStyle w:val="apple-style-span"/>
          <w:i/>
          <w:color w:val="000000"/>
          <w:sz w:val="20"/>
          <w:szCs w:val="20"/>
        </w:rPr>
        <w:t>Memorial Day</w:t>
      </w:r>
      <w:r w:rsidRPr="001920DC">
        <w:rPr>
          <w:rStyle w:val="apple-style-span"/>
          <w:color w:val="000000"/>
          <w:sz w:val="20"/>
          <w:szCs w:val="20"/>
        </w:rPr>
        <w:t xml:space="preserve">, </w:t>
      </w:r>
      <w:r>
        <w:rPr>
          <w:rStyle w:val="apple-style-span"/>
          <w:color w:val="000000"/>
          <w:sz w:val="20"/>
          <w:szCs w:val="20"/>
        </w:rPr>
        <w:t xml:space="preserve">the </w:t>
      </w:r>
      <w:r w:rsidRPr="001920DC">
        <w:rPr>
          <w:rStyle w:val="apple-style-span"/>
          <w:i/>
          <w:color w:val="000000"/>
          <w:sz w:val="20"/>
          <w:szCs w:val="20"/>
        </w:rPr>
        <w:t>4th of July</w:t>
      </w:r>
      <w:r w:rsidRPr="001920DC">
        <w:rPr>
          <w:rStyle w:val="apple-style-span"/>
          <w:color w:val="000000"/>
          <w:sz w:val="20"/>
          <w:szCs w:val="20"/>
        </w:rPr>
        <w:t xml:space="preserve">, and </w:t>
      </w:r>
      <w:r w:rsidRPr="001920DC">
        <w:rPr>
          <w:rStyle w:val="apple-style-span"/>
          <w:i/>
          <w:color w:val="000000"/>
          <w:sz w:val="20"/>
          <w:szCs w:val="20"/>
        </w:rPr>
        <w:t>Labour Day</w:t>
      </w:r>
      <w:r w:rsidRPr="001920DC">
        <w:rPr>
          <w:rStyle w:val="apple-style-span"/>
          <w:color w:val="000000"/>
          <w:sz w:val="20"/>
          <w:szCs w:val="20"/>
        </w:rPr>
        <w:t>.</w:t>
      </w:r>
    </w:p>
  </w:footnote>
  <w:footnote w:id="8">
    <w:p w14:paraId="2B25EE95" w14:textId="2AFE1DC5" w:rsidR="006854B7" w:rsidRDefault="006854B7">
      <w:pPr>
        <w:pStyle w:val="FootnoteText"/>
      </w:pPr>
      <w:r>
        <w:rPr>
          <w:rStyle w:val="FootnoteReference"/>
        </w:rPr>
        <w:footnoteRef/>
      </w:r>
      <w:r>
        <w:t xml:space="preserve"> </w:t>
      </w:r>
      <w:r>
        <w:rPr>
          <w:noProof/>
          <w:color w:val="000000" w:themeColor="text1"/>
          <w:szCs w:val="24"/>
        </w:rPr>
        <w:t>The ADL-intra-IC model can be implemented analogously when the IC method is integrated if we confirm that the model is subject to structrual break.</w:t>
      </w:r>
    </w:p>
  </w:footnote>
  <w:footnote w:id="9">
    <w:p w14:paraId="7282E15D" w14:textId="017C71D9" w:rsidR="006854B7" w:rsidRDefault="006854B7">
      <w:pPr>
        <w:pStyle w:val="FootnoteText"/>
      </w:pPr>
      <w:r>
        <w:rPr>
          <w:rStyle w:val="FootnoteReference"/>
        </w:rPr>
        <w:footnoteRef/>
      </w:r>
      <w:r>
        <w:t xml:space="preserve"> </w:t>
      </w:r>
      <w:r w:rsidRPr="00D65A69">
        <w:rPr>
          <w:rFonts w:cs="Times New Roman"/>
          <w:color w:val="0D0D0D" w:themeColor="text1" w:themeTint="F2"/>
          <w:szCs w:val="24"/>
        </w:rPr>
        <w:t xml:space="preserve">More detailed descriptions can be found in </w:t>
      </w:r>
      <w:hyperlink w:anchor="_ENREF_35" w:tooltip="Gür Ali, 2009 #715" w:history="1">
        <w:r w:rsidRPr="00D65A69">
          <w:rPr>
            <w:rFonts w:cs="Times New Roman"/>
            <w:color w:val="0D0D0D" w:themeColor="text1" w:themeTint="F2"/>
            <w:szCs w:val="24"/>
          </w:rPr>
          <w:fldChar w:fldCharType="begin"/>
        </w:r>
        <w:r>
          <w:rPr>
            <w:rFonts w:cs="Times New Roman"/>
            <w:color w:val="0D0D0D" w:themeColor="text1" w:themeTint="F2"/>
            <w:szCs w:val="24"/>
          </w:rPr>
          <w:instrText xml:space="preserve"> ADDIN EN.CITE &lt;EndNote&gt;&lt;Cite AuthorYear="1"&gt;&lt;Author&gt;Gür Ali&lt;/Author&gt;&lt;Year&gt;2009&lt;/Year&gt;&lt;RecNum&gt;715&lt;/RecNum&gt;&lt;DisplayText&gt;Gür Ali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r w:rsidRPr="00D65A69">
          <w:rPr>
            <w:rFonts w:cs="Times New Roman"/>
            <w:color w:val="0D0D0D" w:themeColor="text1" w:themeTint="F2"/>
            <w:szCs w:val="24"/>
          </w:rPr>
          <w:fldChar w:fldCharType="separate"/>
        </w:r>
        <w:r>
          <w:rPr>
            <w:rFonts w:cs="Times New Roman"/>
            <w:noProof/>
            <w:color w:val="0D0D0D" w:themeColor="text1" w:themeTint="F2"/>
            <w:szCs w:val="24"/>
          </w:rPr>
          <w:t>Gür Ali et al. (2009)</w:t>
        </w:r>
        <w:r w:rsidRPr="00D65A69">
          <w:rPr>
            <w:rFonts w:cs="Times New Roman"/>
            <w:color w:val="0D0D0D" w:themeColor="text1" w:themeTint="F2"/>
            <w:szCs w:val="24"/>
          </w:rPr>
          <w:fldChar w:fldCharType="end"/>
        </w:r>
      </w:hyperlink>
      <w:r w:rsidRPr="00D65A69">
        <w:rPr>
          <w:rFonts w:cs="Times New Roman"/>
          <w:color w:val="0D0D0D" w:themeColor="text1" w:themeTint="F2"/>
          <w:szCs w:val="24"/>
        </w:rPr>
        <w:t xml:space="preserve"> and Huang et al. (2014).   </w:t>
      </w:r>
    </w:p>
  </w:footnote>
  <w:footnote w:id="10">
    <w:p w14:paraId="79D74279" w14:textId="77777777" w:rsidR="006854B7" w:rsidRDefault="006854B7" w:rsidP="004617F2">
      <w:pPr>
        <w:pStyle w:val="FootnoteText"/>
      </w:pPr>
      <w:r>
        <w:rPr>
          <w:rStyle w:val="FootnoteReference"/>
        </w:rPr>
        <w:footnoteRef/>
      </w:r>
      <w:r>
        <w:t xml:space="preserve"> We conduct the sequential Chow test and find the models for 99.89% of SKU’s are subject to structural break. </w:t>
      </w:r>
    </w:p>
  </w:footnote>
  <w:footnote w:id="11">
    <w:p w14:paraId="521E1D6F" w14:textId="77777777" w:rsidR="006854B7" w:rsidRDefault="006854B7" w:rsidP="004617F2">
      <w:pPr>
        <w:pStyle w:val="FootnoteText"/>
      </w:pPr>
      <w:r>
        <w:rPr>
          <w:rStyle w:val="FootnoteReference"/>
        </w:rPr>
        <w:footnoteRef/>
      </w:r>
      <w:r>
        <w:t xml:space="preserve"> The ADL-EWC-IC model in Table 3 will be discussed in later sections.</w:t>
      </w:r>
    </w:p>
  </w:footnote>
  <w:footnote w:id="12">
    <w:p w14:paraId="13F33982" w14:textId="70826132" w:rsidR="006854B7" w:rsidRDefault="006854B7">
      <w:pPr>
        <w:pStyle w:val="FootnoteText"/>
      </w:pPr>
      <w:ins w:id="1518" w:author="tao huang" w:date="2017-12-29T15:38:00Z">
        <w:r>
          <w:rPr>
            <w:rStyle w:val="FootnoteReference"/>
          </w:rPr>
          <w:footnoteRef/>
        </w:r>
        <w:r>
          <w:t xml:space="preserve"> We refer the</w:t>
        </w:r>
      </w:ins>
      <w:ins w:id="1519" w:author="tao huang" w:date="2017-12-29T15:39:00Z">
        <w:r>
          <w:t>se</w:t>
        </w:r>
      </w:ins>
      <w:ins w:id="1520" w:author="tao huang" w:date="2017-12-29T15:38:00Z">
        <w:r>
          <w:t xml:space="preserve"> two periods as promoted period and non-</w:t>
        </w:r>
      </w:ins>
      <w:ins w:id="1521" w:author="tao huang" w:date="2017-12-29T15:39:00Z">
        <w:r>
          <w:t>promoted period respectively.</w:t>
        </w:r>
      </w:ins>
    </w:p>
  </w:footnote>
  <w:footnote w:id="13">
    <w:p w14:paraId="685C005E" w14:textId="77777777" w:rsidR="006854B7" w:rsidRDefault="006854B7" w:rsidP="004617F2">
      <w:pPr>
        <w:pStyle w:val="FootnoteText"/>
      </w:pPr>
      <w:r>
        <w:rPr>
          <w:rStyle w:val="FootnoteReference"/>
        </w:rPr>
        <w:footnoteRef/>
      </w:r>
      <w:r>
        <w:t xml:space="preserve"> With 5 factors, we </w:t>
      </w:r>
      <w:r w:rsidRPr="005914D1">
        <w:t>retain 90% of the variations.</w:t>
      </w:r>
    </w:p>
  </w:footnote>
  <w:footnote w:id="14">
    <w:p w14:paraId="2C86F635" w14:textId="77777777" w:rsidR="006854B7" w:rsidRDefault="006854B7" w:rsidP="004617F2">
      <w:pPr>
        <w:pStyle w:val="FootnoteText"/>
      </w:pPr>
      <w:r>
        <w:rPr>
          <w:rStyle w:val="FootnoteReference"/>
        </w:rPr>
        <w:footnoteRef/>
      </w:r>
      <w:r>
        <w:t xml:space="preserve"> In Table 6, we omit all small values for simplicity.</w:t>
      </w:r>
    </w:p>
  </w:footnote>
  <w:footnote w:id="15">
    <w:p w14:paraId="50A023D9" w14:textId="77777777" w:rsidR="006854B7" w:rsidRDefault="006854B7" w:rsidP="004617F2">
      <w:pPr>
        <w:pStyle w:val="FootnoteText"/>
      </w:pPr>
      <w:r>
        <w:rPr>
          <w:rStyle w:val="FootnoteReference"/>
        </w:rPr>
        <w:footnoteRef/>
      </w:r>
      <w:r>
        <w:t xml:space="preserve"> For example, one of the</w:t>
      </w:r>
      <w:r w:rsidRPr="00B0170E">
        <w:t xml:space="preserve"> alternative is to first make adjustments to the one-step-ahead forecast, and then calculate the two-step-ahead forecast based on the value of the one-step-ahead forecast which has adjusted, and so forth.</w:t>
      </w:r>
    </w:p>
  </w:footnote>
  <w:footnote w:id="16">
    <w:p w14:paraId="2A8C1872" w14:textId="77777777" w:rsidR="006854B7" w:rsidRDefault="006854B7" w:rsidP="004617F2">
      <w:pPr>
        <w:pStyle w:val="FootnoteText"/>
      </w:pPr>
      <w:r>
        <w:rPr>
          <w:rStyle w:val="FootnoteReference"/>
        </w:rPr>
        <w:footnoteRef/>
      </w:r>
      <w:r>
        <w:t xml:space="preserve"> This setting is typical in a retailer context. In this example, we artificially make up the data series (but we keep the data series to be stationary).</w:t>
      </w:r>
    </w:p>
  </w:footnote>
  <w:footnote w:id="17">
    <w:p w14:paraId="5B92945F" w14:textId="77777777" w:rsidR="006854B7" w:rsidRDefault="006854B7" w:rsidP="004617F2">
      <w:pPr>
        <w:pStyle w:val="FootnoteText"/>
      </w:pPr>
      <w:r>
        <w:rPr>
          <w:rStyle w:val="FootnoteReference"/>
        </w:rPr>
        <w:footnoteRef/>
      </w:r>
      <w:r>
        <w: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t>
      </w:r>
    </w:p>
  </w:footnote>
  <w:footnote w:id="18">
    <w:p w14:paraId="2152DAE1" w14:textId="77777777" w:rsidR="006854B7" w:rsidRDefault="006854B7" w:rsidP="004617F2">
      <w:pPr>
        <w:pStyle w:val="FootnoteText"/>
      </w:pPr>
      <w:r>
        <w:rPr>
          <w:rStyle w:val="FootnoteReference"/>
        </w:rPr>
        <w:footnoteRef/>
      </w:r>
      <w:r>
        <w:t xml:space="preserve"> </w:t>
      </w:r>
      <w:r w:rsidRPr="00762607">
        <w:t xml:space="preserve">In Figure 1, we use the blue area to represent the period before the first structural break (e.g., week [1,25]), use the yellow area to represent the period after the second structural break until the forecast origin (e.g., week [51, 75]), </w:t>
      </w:r>
      <w:r>
        <w:t xml:space="preserve">use </w:t>
      </w:r>
      <w:r w:rsidRPr="00762607">
        <w:t>the green area</w:t>
      </w:r>
      <w:r>
        <w:t xml:space="preserve"> to</w:t>
      </w:r>
      <w:r w:rsidRPr="00762607">
        <w:t xml:space="preserve"> represent the period between the two structural breaks (e.g., [26, 50]), and </w:t>
      </w:r>
      <w:r>
        <w:t xml:space="preserve">we use </w:t>
      </w:r>
      <w:r w:rsidRPr="00762607">
        <w:t>the red area</w:t>
      </w:r>
      <w:r>
        <w:t xml:space="preserve"> to represent</w:t>
      </w:r>
      <w:r w:rsidRPr="00762607">
        <w:t xml:space="preserve"> the forecast period (e.g., week [76, 100]).</w:t>
      </w:r>
    </w:p>
  </w:footnote>
  <w:footnote w:id="19">
    <w:p w14:paraId="02A39F77" w14:textId="77777777" w:rsidR="006854B7" w:rsidRDefault="006854B7" w:rsidP="004617F2">
      <w:pPr>
        <w:pStyle w:val="FootnoteText"/>
      </w:pPr>
      <w:r>
        <w:rPr>
          <w:rStyle w:val="FootnoteReference"/>
        </w:rPr>
        <w:footnoteRef/>
      </w:r>
      <w:r>
        <w: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For example, we may conduct the Chow test assuming there is a structural break at a specific week (e.g., week 10) and we obtain the p-value, and so forth. We plot the p-values for all the weeks in Figure 3 excluding the first and the last a few weeks.</w:t>
      </w:r>
    </w:p>
  </w:footnote>
  <w:footnote w:id="20">
    <w:p w14:paraId="5A2954C5" w14:textId="77777777" w:rsidR="006854B7" w:rsidRDefault="006854B7" w:rsidP="004617F2">
      <w:pPr>
        <w:pStyle w:val="FootnoteText"/>
      </w:pPr>
      <w:r>
        <w:rPr>
          <w:rStyle w:val="FootnoteReference"/>
        </w:rPr>
        <w:footnoteRef/>
      </w:r>
      <w:r>
        <w:t xml:space="preserve"> We would consider the model not being subject to structural breaks only when all the p-values are above the threshold. To mitigate the multiple comparison problem, we adopt very small threshold (e.g., 0.001 rather than the usual 0.05) for the p-values.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D7C"/>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92834"/>
    <w:multiLevelType w:val="multilevel"/>
    <w:tmpl w:val="8A9CE3C4"/>
    <w:styleLink w:val="Style3"/>
    <w:lvl w:ilvl="0">
      <w:start w:val="1"/>
      <w:numFmt w:val="upperLetter"/>
      <w:lvlText w:val="Appendix %1."/>
      <w:lvlJc w:val="left"/>
      <w:pPr>
        <w:ind w:left="786" w:hanging="360"/>
      </w:pPr>
      <w:rPr>
        <w:rFonts w:hint="eastAsia"/>
      </w:rPr>
    </w:lvl>
    <w:lvl w:ilvl="1">
      <w:start w:val="1"/>
      <w:numFmt w:val="lowerLetter"/>
      <w:lvlText w:val="%2."/>
      <w:lvlJc w:val="left"/>
      <w:pPr>
        <w:ind w:left="1506" w:hanging="360"/>
      </w:pPr>
      <w:rPr>
        <w:rFonts w:hint="eastAsia"/>
      </w:rPr>
    </w:lvl>
    <w:lvl w:ilvl="2">
      <w:start w:val="1"/>
      <w:numFmt w:val="lowerRoman"/>
      <w:lvlText w:val="%3."/>
      <w:lvlJc w:val="right"/>
      <w:pPr>
        <w:ind w:left="2226" w:hanging="180"/>
      </w:pPr>
      <w:rPr>
        <w:rFonts w:hint="eastAsia"/>
      </w:rPr>
    </w:lvl>
    <w:lvl w:ilvl="3">
      <w:start w:val="1"/>
      <w:numFmt w:val="decimal"/>
      <w:lvlText w:val="%4."/>
      <w:lvlJc w:val="left"/>
      <w:pPr>
        <w:ind w:left="2946" w:hanging="360"/>
      </w:pPr>
      <w:rPr>
        <w:rFonts w:hint="eastAsia"/>
      </w:rPr>
    </w:lvl>
    <w:lvl w:ilvl="4">
      <w:start w:val="1"/>
      <w:numFmt w:val="lowerLetter"/>
      <w:lvlText w:val="%5."/>
      <w:lvlJc w:val="left"/>
      <w:pPr>
        <w:ind w:left="3666" w:hanging="360"/>
      </w:pPr>
      <w:rPr>
        <w:rFonts w:hint="eastAsia"/>
      </w:rPr>
    </w:lvl>
    <w:lvl w:ilvl="5">
      <w:start w:val="1"/>
      <w:numFmt w:val="lowerRoman"/>
      <w:lvlText w:val="%6."/>
      <w:lvlJc w:val="right"/>
      <w:pPr>
        <w:ind w:left="4386" w:hanging="180"/>
      </w:pPr>
      <w:rPr>
        <w:rFonts w:hint="eastAsia"/>
      </w:rPr>
    </w:lvl>
    <w:lvl w:ilvl="6">
      <w:start w:val="1"/>
      <w:numFmt w:val="decimal"/>
      <w:lvlText w:val="%7."/>
      <w:lvlJc w:val="left"/>
      <w:pPr>
        <w:ind w:left="5106" w:hanging="360"/>
      </w:pPr>
      <w:rPr>
        <w:rFonts w:hint="eastAsia"/>
      </w:rPr>
    </w:lvl>
    <w:lvl w:ilvl="7">
      <w:start w:val="1"/>
      <w:numFmt w:val="lowerLetter"/>
      <w:lvlText w:val="%8."/>
      <w:lvlJc w:val="left"/>
      <w:pPr>
        <w:ind w:left="5826" w:hanging="360"/>
      </w:pPr>
      <w:rPr>
        <w:rFonts w:hint="eastAsia"/>
      </w:rPr>
    </w:lvl>
    <w:lvl w:ilvl="8">
      <w:start w:val="1"/>
      <w:numFmt w:val="lowerRoman"/>
      <w:lvlText w:val="%9."/>
      <w:lvlJc w:val="right"/>
      <w:pPr>
        <w:ind w:left="6546" w:hanging="180"/>
      </w:pPr>
      <w:rPr>
        <w:rFonts w:hint="eastAsia"/>
      </w:rPr>
    </w:lvl>
  </w:abstractNum>
  <w:abstractNum w:abstractNumId="2" w15:restartNumberingAfterBreak="0">
    <w:nsid w:val="03A33FCD"/>
    <w:multiLevelType w:val="multilevel"/>
    <w:tmpl w:val="B128EC5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D653D7"/>
    <w:multiLevelType w:val="multilevel"/>
    <w:tmpl w:val="9B5E161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46E104C"/>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07190D61"/>
    <w:multiLevelType w:val="hybridMultilevel"/>
    <w:tmpl w:val="389E7E08"/>
    <w:lvl w:ilvl="0" w:tplc="2D581306">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17786E"/>
    <w:multiLevelType w:val="hybridMultilevel"/>
    <w:tmpl w:val="C2000F5E"/>
    <w:lvl w:ilvl="0" w:tplc="530EB4CE">
      <w:start w:val="2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0B716B"/>
    <w:multiLevelType w:val="hybridMultilevel"/>
    <w:tmpl w:val="DBC00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3E0589"/>
    <w:multiLevelType w:val="hybridMultilevel"/>
    <w:tmpl w:val="DD6052CC"/>
    <w:lvl w:ilvl="0" w:tplc="7E5047AC">
      <w:numFmt w:val="bullet"/>
      <w:lvlText w:val="-"/>
      <w:lvlJc w:val="left"/>
      <w:pPr>
        <w:ind w:left="2010" w:hanging="360"/>
      </w:pPr>
      <w:rPr>
        <w:rFonts w:ascii="Times New Roman" w:eastAsia="Times New Roman" w:hAnsi="Times New Roman" w:cs="Times New Roman" w:hint="default"/>
      </w:rPr>
    </w:lvl>
    <w:lvl w:ilvl="1" w:tplc="08090003" w:tentative="1">
      <w:start w:val="1"/>
      <w:numFmt w:val="bullet"/>
      <w:lvlText w:val="o"/>
      <w:lvlJc w:val="left"/>
      <w:pPr>
        <w:ind w:left="2730" w:hanging="360"/>
      </w:pPr>
      <w:rPr>
        <w:rFonts w:ascii="Courier New" w:hAnsi="Courier New" w:cs="Courier New" w:hint="default"/>
      </w:rPr>
    </w:lvl>
    <w:lvl w:ilvl="2" w:tplc="08090005" w:tentative="1">
      <w:start w:val="1"/>
      <w:numFmt w:val="bullet"/>
      <w:lvlText w:val=""/>
      <w:lvlJc w:val="left"/>
      <w:pPr>
        <w:ind w:left="3450" w:hanging="360"/>
      </w:pPr>
      <w:rPr>
        <w:rFonts w:ascii="Wingdings" w:hAnsi="Wingdings" w:hint="default"/>
      </w:rPr>
    </w:lvl>
    <w:lvl w:ilvl="3" w:tplc="08090001" w:tentative="1">
      <w:start w:val="1"/>
      <w:numFmt w:val="bullet"/>
      <w:lvlText w:val=""/>
      <w:lvlJc w:val="left"/>
      <w:pPr>
        <w:ind w:left="4170" w:hanging="360"/>
      </w:pPr>
      <w:rPr>
        <w:rFonts w:ascii="Symbol" w:hAnsi="Symbol" w:hint="default"/>
      </w:rPr>
    </w:lvl>
    <w:lvl w:ilvl="4" w:tplc="08090003" w:tentative="1">
      <w:start w:val="1"/>
      <w:numFmt w:val="bullet"/>
      <w:lvlText w:val="o"/>
      <w:lvlJc w:val="left"/>
      <w:pPr>
        <w:ind w:left="4890" w:hanging="360"/>
      </w:pPr>
      <w:rPr>
        <w:rFonts w:ascii="Courier New" w:hAnsi="Courier New" w:cs="Courier New" w:hint="default"/>
      </w:rPr>
    </w:lvl>
    <w:lvl w:ilvl="5" w:tplc="08090005" w:tentative="1">
      <w:start w:val="1"/>
      <w:numFmt w:val="bullet"/>
      <w:lvlText w:val=""/>
      <w:lvlJc w:val="left"/>
      <w:pPr>
        <w:ind w:left="5610" w:hanging="360"/>
      </w:pPr>
      <w:rPr>
        <w:rFonts w:ascii="Wingdings" w:hAnsi="Wingdings" w:hint="default"/>
      </w:rPr>
    </w:lvl>
    <w:lvl w:ilvl="6" w:tplc="08090001" w:tentative="1">
      <w:start w:val="1"/>
      <w:numFmt w:val="bullet"/>
      <w:lvlText w:val=""/>
      <w:lvlJc w:val="left"/>
      <w:pPr>
        <w:ind w:left="6330" w:hanging="360"/>
      </w:pPr>
      <w:rPr>
        <w:rFonts w:ascii="Symbol" w:hAnsi="Symbol" w:hint="default"/>
      </w:rPr>
    </w:lvl>
    <w:lvl w:ilvl="7" w:tplc="08090003" w:tentative="1">
      <w:start w:val="1"/>
      <w:numFmt w:val="bullet"/>
      <w:lvlText w:val="o"/>
      <w:lvlJc w:val="left"/>
      <w:pPr>
        <w:ind w:left="7050" w:hanging="360"/>
      </w:pPr>
      <w:rPr>
        <w:rFonts w:ascii="Courier New" w:hAnsi="Courier New" w:cs="Courier New" w:hint="default"/>
      </w:rPr>
    </w:lvl>
    <w:lvl w:ilvl="8" w:tplc="08090005" w:tentative="1">
      <w:start w:val="1"/>
      <w:numFmt w:val="bullet"/>
      <w:lvlText w:val=""/>
      <w:lvlJc w:val="left"/>
      <w:pPr>
        <w:ind w:left="7770" w:hanging="360"/>
      </w:pPr>
      <w:rPr>
        <w:rFonts w:ascii="Wingdings" w:hAnsi="Wingdings" w:hint="default"/>
      </w:rPr>
    </w:lvl>
  </w:abstractNum>
  <w:abstractNum w:abstractNumId="9" w15:restartNumberingAfterBreak="0">
    <w:nsid w:val="12045626"/>
    <w:multiLevelType w:val="hybridMultilevel"/>
    <w:tmpl w:val="87C2949A"/>
    <w:lvl w:ilvl="0" w:tplc="DFBCD4E2">
      <w:start w:val="1"/>
      <w:numFmt w:val="lowerRoman"/>
      <w:lvlText w:val="(%1)"/>
      <w:lvlJc w:val="left"/>
      <w:pPr>
        <w:ind w:left="780" w:hanging="720"/>
      </w:pPr>
      <w:rPr>
        <w:rFonts w:eastAsia="DengXi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864EC2"/>
    <w:multiLevelType w:val="hybridMultilevel"/>
    <w:tmpl w:val="9766BB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005D08"/>
    <w:multiLevelType w:val="hybridMultilevel"/>
    <w:tmpl w:val="54C21FB2"/>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C022E39"/>
    <w:multiLevelType w:val="multilevel"/>
    <w:tmpl w:val="7108D586"/>
    <w:lvl w:ilvl="0">
      <w:start w:val="1"/>
      <w:numFmt w:val="decimal"/>
      <w:pStyle w:val="Heading1"/>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3" w15:restartNumberingAfterBreak="0">
    <w:nsid w:val="1EB661C7"/>
    <w:multiLevelType w:val="hybridMultilevel"/>
    <w:tmpl w:val="B0C649CC"/>
    <w:lvl w:ilvl="0" w:tplc="947CE4AC">
      <w:start w:val="4"/>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6F0EDC"/>
    <w:multiLevelType w:val="hybridMultilevel"/>
    <w:tmpl w:val="6554B118"/>
    <w:lvl w:ilvl="0" w:tplc="FFB21EE4">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734098"/>
    <w:multiLevelType w:val="multilevel"/>
    <w:tmpl w:val="11B83940"/>
    <w:lvl w:ilvl="0">
      <w:start w:val="2"/>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6" w15:restartNumberingAfterBreak="0">
    <w:nsid w:val="1F972BAC"/>
    <w:multiLevelType w:val="hybridMultilevel"/>
    <w:tmpl w:val="851ADC90"/>
    <w:lvl w:ilvl="0" w:tplc="DFBCD4E2">
      <w:start w:val="1"/>
      <w:numFmt w:val="lowerRoman"/>
      <w:lvlText w:val="(%1)"/>
      <w:lvlJc w:val="left"/>
      <w:pPr>
        <w:ind w:left="780" w:hanging="720"/>
      </w:pPr>
      <w:rPr>
        <w:rFonts w:eastAsia="DengXian"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7" w15:restartNumberingAfterBreak="0">
    <w:nsid w:val="210279D2"/>
    <w:multiLevelType w:val="multilevel"/>
    <w:tmpl w:val="4BB86AEE"/>
    <w:lvl w:ilvl="0">
      <w:start w:val="1"/>
      <w:numFmt w:val="decimal"/>
      <w:suff w:val="space"/>
      <w:lvlText w:val="Chapter %1"/>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upperLetter"/>
      <w:suff w:val="nothing"/>
      <w:lvlText w:val="APPENDIX %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15:restartNumberingAfterBreak="0">
    <w:nsid w:val="21450CCD"/>
    <w:multiLevelType w:val="hybridMultilevel"/>
    <w:tmpl w:val="7F60F8F0"/>
    <w:lvl w:ilvl="0" w:tplc="E7600A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386A23"/>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0" w15:restartNumberingAfterBreak="0">
    <w:nsid w:val="25725098"/>
    <w:multiLevelType w:val="hybridMultilevel"/>
    <w:tmpl w:val="9C981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58A55E1"/>
    <w:multiLevelType w:val="hybridMultilevel"/>
    <w:tmpl w:val="FED01D52"/>
    <w:lvl w:ilvl="0" w:tplc="67DAA7CA">
      <w:start w:val="9"/>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1507E15"/>
    <w:multiLevelType w:val="hybridMultilevel"/>
    <w:tmpl w:val="6CDEFBF6"/>
    <w:lvl w:ilvl="0" w:tplc="DFBCD4E2">
      <w:start w:val="1"/>
      <w:numFmt w:val="lowerRoman"/>
      <w:lvlText w:val="(%1)"/>
      <w:lvlJc w:val="left"/>
      <w:pPr>
        <w:ind w:left="780" w:hanging="720"/>
      </w:pPr>
      <w:rPr>
        <w:rFonts w:eastAsia="DengXi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31F7A80"/>
    <w:multiLevelType w:val="multilevel"/>
    <w:tmpl w:val="7430F1EA"/>
    <w:styleLink w:val="Style1"/>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4" w15:restartNumberingAfterBreak="0">
    <w:nsid w:val="341F3601"/>
    <w:multiLevelType w:val="hybridMultilevel"/>
    <w:tmpl w:val="0C7421BA"/>
    <w:lvl w:ilvl="0" w:tplc="26EC93F8">
      <w:numFmt w:val="bullet"/>
      <w:lvlText w:val=""/>
      <w:lvlJc w:val="left"/>
      <w:pPr>
        <w:ind w:left="1080" w:hanging="360"/>
      </w:pPr>
      <w:rPr>
        <w:rFonts w:ascii="Symbol" w:eastAsiaTheme="minorEastAsia"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78E0483"/>
    <w:multiLevelType w:val="multilevel"/>
    <w:tmpl w:val="1B68BC5A"/>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6" w15:restartNumberingAfterBreak="0">
    <w:nsid w:val="37C5434A"/>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9A81CEC"/>
    <w:multiLevelType w:val="hybridMultilevel"/>
    <w:tmpl w:val="24D2D3BE"/>
    <w:lvl w:ilvl="0" w:tplc="95EAC35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72184C"/>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0ED0F3D"/>
    <w:multiLevelType w:val="hybridMultilevel"/>
    <w:tmpl w:val="1B7259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13D7CA2"/>
    <w:multiLevelType w:val="multilevel"/>
    <w:tmpl w:val="5D560F6A"/>
    <w:styleLink w:val="Style4"/>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1" w15:restartNumberingAfterBreak="0">
    <w:nsid w:val="42417FE2"/>
    <w:multiLevelType w:val="hybridMultilevel"/>
    <w:tmpl w:val="AB30D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48272EE"/>
    <w:multiLevelType w:val="hybridMultilevel"/>
    <w:tmpl w:val="D442813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49F4368"/>
    <w:multiLevelType w:val="hybridMultilevel"/>
    <w:tmpl w:val="3E828B90"/>
    <w:lvl w:ilvl="0" w:tplc="BB10015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7777314"/>
    <w:multiLevelType w:val="hybridMultilevel"/>
    <w:tmpl w:val="2B48ED3E"/>
    <w:lvl w:ilvl="0" w:tplc="0809000F">
      <w:start w:val="1"/>
      <w:numFmt w:val="decimal"/>
      <w:lvlText w:val="%1."/>
      <w:lvlJc w:val="left"/>
      <w:pPr>
        <w:ind w:left="7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B0C4F5F"/>
    <w:multiLevelType w:val="multilevel"/>
    <w:tmpl w:val="7430F1EA"/>
    <w:numStyleLink w:val="Style1"/>
  </w:abstractNum>
  <w:abstractNum w:abstractNumId="36" w15:restartNumberingAfterBreak="0">
    <w:nsid w:val="4C6209C2"/>
    <w:multiLevelType w:val="hybridMultilevel"/>
    <w:tmpl w:val="B9242AE8"/>
    <w:lvl w:ilvl="0" w:tplc="BEFC6FB4">
      <w:start w:val="1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4DBB443F"/>
    <w:multiLevelType w:val="hybridMultilevel"/>
    <w:tmpl w:val="B4B887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FA121BE"/>
    <w:multiLevelType w:val="hybridMultilevel"/>
    <w:tmpl w:val="B2F03DB2"/>
    <w:lvl w:ilvl="0" w:tplc="FF38A2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524C7491"/>
    <w:multiLevelType w:val="hybridMultilevel"/>
    <w:tmpl w:val="7966A6F6"/>
    <w:lvl w:ilvl="0" w:tplc="67DAA7CA">
      <w:start w:val="9"/>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581792B"/>
    <w:multiLevelType w:val="hybridMultilevel"/>
    <w:tmpl w:val="ECB454D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5656617B"/>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94E5C61"/>
    <w:multiLevelType w:val="multilevel"/>
    <w:tmpl w:val="5D560F6A"/>
    <w:numStyleLink w:val="Style4"/>
  </w:abstractNum>
  <w:abstractNum w:abstractNumId="43" w15:restartNumberingAfterBreak="0">
    <w:nsid w:val="5E7D30BF"/>
    <w:multiLevelType w:val="multilevel"/>
    <w:tmpl w:val="AA4833BC"/>
    <w:styleLink w:val="Style2"/>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44" w15:restartNumberingAfterBreak="0">
    <w:nsid w:val="5F423A1D"/>
    <w:multiLevelType w:val="hybridMultilevel"/>
    <w:tmpl w:val="9C12E9A0"/>
    <w:lvl w:ilvl="0" w:tplc="7E5E716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89277E4"/>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46" w15:restartNumberingAfterBreak="0">
    <w:nsid w:val="6CB65E76"/>
    <w:multiLevelType w:val="hybridMultilevel"/>
    <w:tmpl w:val="DCEE23B4"/>
    <w:lvl w:ilvl="0" w:tplc="54BE5560">
      <w:start w:val="5"/>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3E570D7"/>
    <w:multiLevelType w:val="hybridMultilevel"/>
    <w:tmpl w:val="159C6CB6"/>
    <w:lvl w:ilvl="0" w:tplc="1E085B40">
      <w:start w:val="1"/>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74861397"/>
    <w:multiLevelType w:val="multilevel"/>
    <w:tmpl w:val="7108D586"/>
    <w:lvl w:ilvl="0">
      <w:start w:val="1"/>
      <w:numFmt w:val="decimal"/>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49" w15:restartNumberingAfterBreak="0">
    <w:nsid w:val="78B045EF"/>
    <w:multiLevelType w:val="hybridMultilevel"/>
    <w:tmpl w:val="26F4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76664B"/>
    <w:multiLevelType w:val="multilevel"/>
    <w:tmpl w:val="748C9320"/>
    <w:lvl w:ilvl="0">
      <w:start w:val="1"/>
      <w:numFmt w:val="upperLetter"/>
      <w:pStyle w:val="Heading6"/>
      <w:lvlText w:val="APPENDIX %1."/>
      <w:lvlJc w:val="left"/>
      <w:pPr>
        <w:ind w:left="2771" w:hanging="360"/>
      </w:pPr>
      <w:rPr>
        <w:rFonts w:hint="eastAsia"/>
      </w:rPr>
    </w:lvl>
    <w:lvl w:ilvl="1">
      <w:start w:val="1"/>
      <w:numFmt w:val="lowerLetter"/>
      <w:lvlText w:val="%2."/>
      <w:lvlJc w:val="left"/>
      <w:pPr>
        <w:ind w:left="3491" w:hanging="360"/>
      </w:pPr>
      <w:rPr>
        <w:rFonts w:hint="eastAsia"/>
      </w:rPr>
    </w:lvl>
    <w:lvl w:ilvl="2">
      <w:start w:val="1"/>
      <w:numFmt w:val="lowerRoman"/>
      <w:lvlText w:val="%3."/>
      <w:lvlJc w:val="right"/>
      <w:pPr>
        <w:ind w:left="4211" w:hanging="180"/>
      </w:pPr>
      <w:rPr>
        <w:rFonts w:hint="eastAsia"/>
      </w:rPr>
    </w:lvl>
    <w:lvl w:ilvl="3">
      <w:start w:val="1"/>
      <w:numFmt w:val="decimal"/>
      <w:lvlText w:val="%4."/>
      <w:lvlJc w:val="left"/>
      <w:pPr>
        <w:ind w:left="4931" w:hanging="360"/>
      </w:pPr>
      <w:rPr>
        <w:rFonts w:hint="eastAsia"/>
      </w:rPr>
    </w:lvl>
    <w:lvl w:ilvl="4">
      <w:start w:val="1"/>
      <w:numFmt w:val="lowerLetter"/>
      <w:lvlText w:val="%5."/>
      <w:lvlJc w:val="left"/>
      <w:pPr>
        <w:ind w:left="5651" w:hanging="360"/>
      </w:pPr>
      <w:rPr>
        <w:rFonts w:hint="eastAsia"/>
      </w:rPr>
    </w:lvl>
    <w:lvl w:ilvl="5">
      <w:start w:val="1"/>
      <w:numFmt w:val="lowerRoman"/>
      <w:lvlText w:val="%6."/>
      <w:lvlJc w:val="right"/>
      <w:pPr>
        <w:ind w:left="6371" w:hanging="180"/>
      </w:pPr>
      <w:rPr>
        <w:rFonts w:hint="eastAsia"/>
      </w:rPr>
    </w:lvl>
    <w:lvl w:ilvl="6">
      <w:start w:val="1"/>
      <w:numFmt w:val="decimal"/>
      <w:lvlText w:val="%7."/>
      <w:lvlJc w:val="left"/>
      <w:pPr>
        <w:ind w:left="7091" w:hanging="360"/>
      </w:pPr>
      <w:rPr>
        <w:rFonts w:hint="eastAsia"/>
      </w:rPr>
    </w:lvl>
    <w:lvl w:ilvl="7">
      <w:start w:val="1"/>
      <w:numFmt w:val="lowerLetter"/>
      <w:lvlText w:val="%8."/>
      <w:lvlJc w:val="left"/>
      <w:pPr>
        <w:ind w:left="7811" w:hanging="360"/>
      </w:pPr>
      <w:rPr>
        <w:rFonts w:hint="eastAsia"/>
      </w:rPr>
    </w:lvl>
    <w:lvl w:ilvl="8">
      <w:start w:val="1"/>
      <w:numFmt w:val="lowerRoman"/>
      <w:lvlText w:val="%9."/>
      <w:lvlJc w:val="right"/>
      <w:pPr>
        <w:ind w:left="8531" w:hanging="180"/>
      </w:pPr>
      <w:rPr>
        <w:rFonts w:hint="eastAsia"/>
      </w:rPr>
    </w:lvl>
  </w:abstractNum>
  <w:abstractNum w:abstractNumId="51" w15:restartNumberingAfterBreak="0">
    <w:nsid w:val="7F95552F"/>
    <w:multiLevelType w:val="multilevel"/>
    <w:tmpl w:val="729AF5D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37"/>
  </w:num>
  <w:num w:numId="3">
    <w:abstractNumId w:val="17"/>
  </w:num>
  <w:num w:numId="4">
    <w:abstractNumId w:val="50"/>
  </w:num>
  <w:num w:numId="5">
    <w:abstractNumId w:val="14"/>
  </w:num>
  <w:num w:numId="6">
    <w:abstractNumId w:val="47"/>
  </w:num>
  <w:num w:numId="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5"/>
  </w:num>
  <w:num w:numId="1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8"/>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3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3"/>
  </w:num>
  <w:num w:numId="19">
    <w:abstractNumId w:val="15"/>
  </w:num>
  <w:num w:numId="20">
    <w:abstractNumId w:val="1"/>
  </w:num>
  <w:num w:numId="21">
    <w:abstractNumId w:val="45"/>
  </w:num>
  <w:num w:numId="22">
    <w:abstractNumId w:val="30"/>
  </w:num>
  <w:num w:numId="23">
    <w:abstractNumId w:val="42"/>
  </w:num>
  <w:num w:numId="24">
    <w:abstractNumId w:val="32"/>
  </w:num>
  <w:num w:numId="25">
    <w:abstractNumId w:val="10"/>
  </w:num>
  <w:num w:numId="26">
    <w:abstractNumId w:val="6"/>
  </w:num>
  <w:num w:numId="27">
    <w:abstractNumId w:val="19"/>
  </w:num>
  <w:num w:numId="28">
    <w:abstractNumId w:val="49"/>
  </w:num>
  <w:num w:numId="29">
    <w:abstractNumId w:val="7"/>
  </w:num>
  <w:num w:numId="30">
    <w:abstractNumId w:val="29"/>
  </w:num>
  <w:num w:numId="31">
    <w:abstractNumId w:val="20"/>
  </w:num>
  <w:num w:numId="32">
    <w:abstractNumId w:val="3"/>
  </w:num>
  <w:num w:numId="33">
    <w:abstractNumId w:val="24"/>
  </w:num>
  <w:num w:numId="34">
    <w:abstractNumId w:val="5"/>
  </w:num>
  <w:num w:numId="35">
    <w:abstractNumId w:val="51"/>
  </w:num>
  <w:num w:numId="36">
    <w:abstractNumId w:val="2"/>
  </w:num>
  <w:num w:numId="37">
    <w:abstractNumId w:val="27"/>
  </w:num>
  <w:num w:numId="38">
    <w:abstractNumId w:val="38"/>
  </w:num>
  <w:num w:numId="39">
    <w:abstractNumId w:val="28"/>
  </w:num>
  <w:num w:numId="40">
    <w:abstractNumId w:val="41"/>
  </w:num>
  <w:num w:numId="41">
    <w:abstractNumId w:val="33"/>
  </w:num>
  <w:num w:numId="42">
    <w:abstractNumId w:val="44"/>
  </w:num>
  <w:num w:numId="43">
    <w:abstractNumId w:val="36"/>
  </w:num>
  <w:num w:numId="44">
    <w:abstractNumId w:val="26"/>
  </w:num>
  <w:num w:numId="45">
    <w:abstractNumId w:val="40"/>
  </w:num>
  <w:num w:numId="46">
    <w:abstractNumId w:val="0"/>
  </w:num>
  <w:num w:numId="47">
    <w:abstractNumId w:val="18"/>
  </w:num>
  <w:num w:numId="48">
    <w:abstractNumId w:val="31"/>
  </w:num>
  <w:num w:numId="49">
    <w:abstractNumId w:val="11"/>
  </w:num>
  <w:num w:numId="50">
    <w:abstractNumId w:val="13"/>
  </w:num>
  <w:num w:numId="51">
    <w:abstractNumId w:val="46"/>
  </w:num>
  <w:num w:numId="52">
    <w:abstractNumId w:val="16"/>
  </w:num>
  <w:num w:numId="53">
    <w:abstractNumId w:val="22"/>
  </w:num>
  <w:num w:numId="54">
    <w:abstractNumId w:val="9"/>
  </w:num>
  <w:num w:numId="55">
    <w:abstractNumId w:val="34"/>
  </w:num>
  <w:num w:numId="56">
    <w:abstractNumId w:val="39"/>
  </w:num>
  <w:num w:numId="57">
    <w:abstractNumId w:val="21"/>
  </w:num>
  <w:num w:numId="58">
    <w:abstractNumId w:val="8"/>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ldes, Robert">
    <w15:presenceInfo w15:providerId="AD" w15:userId="S-1-5-21-725345543-1229272821-1177238915-15052"/>
  </w15:person>
  <w15:person w15:author="Soopramanien, Didier">
    <w15:presenceInfo w15:providerId="None" w15:userId="Soopramanien, Didier"/>
  </w15:person>
  <w15:person w15:author="tao huang">
    <w15:presenceInfo w15:providerId="Windows Live" w15:userId="91f3a0139ed1fbcf"/>
  </w15:person>
  <w15:person w15:author="Huang T  Dr (Surrey Business Schl)">
    <w15:presenceInfo w15:providerId="AD" w15:userId="S-1-5-21-1844237615-1390067357-682003330-362230"/>
  </w15:person>
  <w15:person w15:author="黄韬">
    <w15:presenceInfo w15:providerId="Windows Live" w15:userId="9f1b7f56650ddf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2MTQ0AwJDA1NDMyUdpeDU4uLM/DyQArNaAKydgnYsAAAA"/>
    <w:docVar w:name="EN.InstantFormat" w:val="&lt;ENInstantFormat&gt;&lt;Enabled&gt;1&lt;/Enabled&gt;&lt;ScanUnformatted&gt;1&lt;/ScanUnformatted&gt;&lt;ScanChanges&gt;1&lt;/ScanChanges&gt;&lt;Suspended&gt;0&lt;/Suspended&gt;&lt;/ENInstantFormat&gt;"/>
    <w:docVar w:name="EN.Layout" w:val="&lt;ENLayout&gt;&lt;Style&gt;Euro J Operational Research VVV&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wzpfdt205x9v6eprsvv25dpxftedxv0z0a9&quot;&gt;Research all reference&lt;record-ids&gt;&lt;item&gt;6&lt;/item&gt;&lt;item&gt;20&lt;/item&gt;&lt;item&gt;24&lt;/item&gt;&lt;item&gt;25&lt;/item&gt;&lt;item&gt;36&lt;/item&gt;&lt;item&gt;45&lt;/item&gt;&lt;item&gt;49&lt;/item&gt;&lt;item&gt;92&lt;/item&gt;&lt;item&gt;145&lt;/item&gt;&lt;item&gt;159&lt;/item&gt;&lt;item&gt;163&lt;/item&gt;&lt;item&gt;187&lt;/item&gt;&lt;item&gt;198&lt;/item&gt;&lt;item&gt;199&lt;/item&gt;&lt;item&gt;204&lt;/item&gt;&lt;item&gt;207&lt;/item&gt;&lt;item&gt;215&lt;/item&gt;&lt;item&gt;218&lt;/item&gt;&lt;item&gt;220&lt;/item&gt;&lt;item&gt;221&lt;/item&gt;&lt;item&gt;227&lt;/item&gt;&lt;item&gt;237&lt;/item&gt;&lt;item&gt;238&lt;/item&gt;&lt;item&gt;241&lt;/item&gt;&lt;item&gt;246&lt;/item&gt;&lt;item&gt;254&lt;/item&gt;&lt;item&gt;255&lt;/item&gt;&lt;item&gt;260&lt;/item&gt;&lt;item&gt;267&lt;/item&gt;&lt;item&gt;421&lt;/item&gt;&lt;item&gt;522&lt;/item&gt;&lt;item&gt;605&lt;/item&gt;&lt;item&gt;608&lt;/item&gt;&lt;item&gt;622&lt;/item&gt;&lt;item&gt;623&lt;/item&gt;&lt;item&gt;624&lt;/item&gt;&lt;item&gt;635&lt;/item&gt;&lt;item&gt;640&lt;/item&gt;&lt;item&gt;647&lt;/item&gt;&lt;item&gt;652&lt;/item&gt;&lt;item&gt;657&lt;/item&gt;&lt;item&gt;662&lt;/item&gt;&lt;item&gt;672&lt;/item&gt;&lt;item&gt;687&lt;/item&gt;&lt;item&gt;688&lt;/item&gt;&lt;item&gt;689&lt;/item&gt;&lt;item&gt;690&lt;/item&gt;&lt;item&gt;691&lt;/item&gt;&lt;item&gt;692&lt;/item&gt;&lt;item&gt;693&lt;/item&gt;&lt;item&gt;694&lt;/item&gt;&lt;item&gt;715&lt;/item&gt;&lt;item&gt;717&lt;/item&gt;&lt;item&gt;732&lt;/item&gt;&lt;item&gt;733&lt;/item&gt;&lt;item&gt;734&lt;/item&gt;&lt;item&gt;737&lt;/item&gt;&lt;item&gt;739&lt;/item&gt;&lt;item&gt;741&lt;/item&gt;&lt;item&gt;742&lt;/item&gt;&lt;item&gt;744&lt;/item&gt;&lt;item&gt;745&lt;/item&gt;&lt;item&gt;746&lt;/item&gt;&lt;item&gt;748&lt;/item&gt;&lt;item&gt;751&lt;/item&gt;&lt;item&gt;752&lt;/item&gt;&lt;item&gt;755&lt;/item&gt;&lt;item&gt;756&lt;/item&gt;&lt;item&gt;757&lt;/item&gt;&lt;item&gt;758&lt;/item&gt;&lt;item&gt;760&lt;/item&gt;&lt;item&gt;761&lt;/item&gt;&lt;item&gt;762&lt;/item&gt;&lt;/record-ids&gt;&lt;/item&gt;&lt;item db-id=&quot;tw0zzexel9t203eevw7v2tzwvdtve9dstzew&quot;&gt;IJF 1&lt;record-ids&gt;&lt;item&gt;123&lt;/item&gt;&lt;item&gt;1393&lt;/item&gt;&lt;/record-ids&gt;&lt;/item&gt;&lt;/Libraries&gt;"/>
  </w:docVars>
  <w:rsids>
    <w:rsidRoot w:val="004617F2"/>
    <w:rsid w:val="00003E4A"/>
    <w:rsid w:val="000066B9"/>
    <w:rsid w:val="000138F4"/>
    <w:rsid w:val="000141CF"/>
    <w:rsid w:val="000170C2"/>
    <w:rsid w:val="000339E0"/>
    <w:rsid w:val="00035D2C"/>
    <w:rsid w:val="000401D6"/>
    <w:rsid w:val="00063CE6"/>
    <w:rsid w:val="00065ED5"/>
    <w:rsid w:val="00072C9C"/>
    <w:rsid w:val="000852E2"/>
    <w:rsid w:val="000900E6"/>
    <w:rsid w:val="000A39B1"/>
    <w:rsid w:val="000A6B13"/>
    <w:rsid w:val="000A6EB6"/>
    <w:rsid w:val="000B121E"/>
    <w:rsid w:val="000B2450"/>
    <w:rsid w:val="000B3146"/>
    <w:rsid w:val="000B4BF4"/>
    <w:rsid w:val="000C5B76"/>
    <w:rsid w:val="000D0FB8"/>
    <w:rsid w:val="000D1C71"/>
    <w:rsid w:val="000D338C"/>
    <w:rsid w:val="000D534A"/>
    <w:rsid w:val="000E0B8A"/>
    <w:rsid w:val="000E0F6C"/>
    <w:rsid w:val="000E7163"/>
    <w:rsid w:val="000E7406"/>
    <w:rsid w:val="000E7573"/>
    <w:rsid w:val="000F148B"/>
    <w:rsid w:val="0010772A"/>
    <w:rsid w:val="00113472"/>
    <w:rsid w:val="00113B45"/>
    <w:rsid w:val="00136C07"/>
    <w:rsid w:val="001432A2"/>
    <w:rsid w:val="0014456F"/>
    <w:rsid w:val="00153750"/>
    <w:rsid w:val="0017664B"/>
    <w:rsid w:val="0018389C"/>
    <w:rsid w:val="00183A3F"/>
    <w:rsid w:val="00193FBB"/>
    <w:rsid w:val="0019560B"/>
    <w:rsid w:val="001A061A"/>
    <w:rsid w:val="001B19BE"/>
    <w:rsid w:val="001B3CAF"/>
    <w:rsid w:val="001B3FF4"/>
    <w:rsid w:val="001B6356"/>
    <w:rsid w:val="001C21EF"/>
    <w:rsid w:val="001D56BE"/>
    <w:rsid w:val="001E3262"/>
    <w:rsid w:val="001E3879"/>
    <w:rsid w:val="001F3445"/>
    <w:rsid w:val="001F3899"/>
    <w:rsid w:val="001F5887"/>
    <w:rsid w:val="001F695B"/>
    <w:rsid w:val="00212BE4"/>
    <w:rsid w:val="00214233"/>
    <w:rsid w:val="00220E83"/>
    <w:rsid w:val="00225A61"/>
    <w:rsid w:val="00233EF8"/>
    <w:rsid w:val="00251763"/>
    <w:rsid w:val="00253867"/>
    <w:rsid w:val="00264F70"/>
    <w:rsid w:val="00282BAC"/>
    <w:rsid w:val="002860CD"/>
    <w:rsid w:val="002B0BEB"/>
    <w:rsid w:val="002B7A66"/>
    <w:rsid w:val="002C16CF"/>
    <w:rsid w:val="002C199B"/>
    <w:rsid w:val="002D312D"/>
    <w:rsid w:val="002D6369"/>
    <w:rsid w:val="002D7537"/>
    <w:rsid w:val="002E6A39"/>
    <w:rsid w:val="0030092F"/>
    <w:rsid w:val="00303111"/>
    <w:rsid w:val="003119AE"/>
    <w:rsid w:val="003160EA"/>
    <w:rsid w:val="00336E4E"/>
    <w:rsid w:val="003401FE"/>
    <w:rsid w:val="0034078C"/>
    <w:rsid w:val="00341F03"/>
    <w:rsid w:val="00342799"/>
    <w:rsid w:val="00354014"/>
    <w:rsid w:val="0035645C"/>
    <w:rsid w:val="00360790"/>
    <w:rsid w:val="003929BE"/>
    <w:rsid w:val="00392F71"/>
    <w:rsid w:val="003A7F2F"/>
    <w:rsid w:val="003B087E"/>
    <w:rsid w:val="003B18B2"/>
    <w:rsid w:val="003C2A7F"/>
    <w:rsid w:val="003E2424"/>
    <w:rsid w:val="003E3159"/>
    <w:rsid w:val="003E7630"/>
    <w:rsid w:val="003F64F4"/>
    <w:rsid w:val="004010B5"/>
    <w:rsid w:val="00405A51"/>
    <w:rsid w:val="00414147"/>
    <w:rsid w:val="00415A7E"/>
    <w:rsid w:val="00421036"/>
    <w:rsid w:val="00422841"/>
    <w:rsid w:val="00427805"/>
    <w:rsid w:val="00427A30"/>
    <w:rsid w:val="004327CF"/>
    <w:rsid w:val="00433D89"/>
    <w:rsid w:val="00457F1F"/>
    <w:rsid w:val="004617F2"/>
    <w:rsid w:val="0046430B"/>
    <w:rsid w:val="00464E3F"/>
    <w:rsid w:val="0046503E"/>
    <w:rsid w:val="004724FA"/>
    <w:rsid w:val="0047706C"/>
    <w:rsid w:val="004917C9"/>
    <w:rsid w:val="004927FB"/>
    <w:rsid w:val="004A1035"/>
    <w:rsid w:val="004A2D52"/>
    <w:rsid w:val="004C19CC"/>
    <w:rsid w:val="004D2AB3"/>
    <w:rsid w:val="004E2CA9"/>
    <w:rsid w:val="005329EE"/>
    <w:rsid w:val="00533FA9"/>
    <w:rsid w:val="005423AA"/>
    <w:rsid w:val="005524BB"/>
    <w:rsid w:val="005548D0"/>
    <w:rsid w:val="00562BF7"/>
    <w:rsid w:val="00562BFA"/>
    <w:rsid w:val="005636BB"/>
    <w:rsid w:val="00572738"/>
    <w:rsid w:val="005765B3"/>
    <w:rsid w:val="00577394"/>
    <w:rsid w:val="00582B4A"/>
    <w:rsid w:val="00590C4F"/>
    <w:rsid w:val="005A2FA0"/>
    <w:rsid w:val="005A54D1"/>
    <w:rsid w:val="005A6E6F"/>
    <w:rsid w:val="005B31CF"/>
    <w:rsid w:val="005B44B1"/>
    <w:rsid w:val="005B5C21"/>
    <w:rsid w:val="005C44F4"/>
    <w:rsid w:val="005C56AD"/>
    <w:rsid w:val="005D43D7"/>
    <w:rsid w:val="005D6BC6"/>
    <w:rsid w:val="00620CA4"/>
    <w:rsid w:val="006304DA"/>
    <w:rsid w:val="006308C3"/>
    <w:rsid w:val="00630E49"/>
    <w:rsid w:val="00631379"/>
    <w:rsid w:val="006351B1"/>
    <w:rsid w:val="006366C6"/>
    <w:rsid w:val="006573F0"/>
    <w:rsid w:val="00657F65"/>
    <w:rsid w:val="006611E1"/>
    <w:rsid w:val="0068201D"/>
    <w:rsid w:val="006854B7"/>
    <w:rsid w:val="006922F7"/>
    <w:rsid w:val="00696085"/>
    <w:rsid w:val="006A5CD2"/>
    <w:rsid w:val="006A6E6A"/>
    <w:rsid w:val="006C4002"/>
    <w:rsid w:val="006C7AC0"/>
    <w:rsid w:val="006D02AC"/>
    <w:rsid w:val="006D5B54"/>
    <w:rsid w:val="006E6AF3"/>
    <w:rsid w:val="007054F2"/>
    <w:rsid w:val="0070754E"/>
    <w:rsid w:val="00711838"/>
    <w:rsid w:val="007153D2"/>
    <w:rsid w:val="0072213E"/>
    <w:rsid w:val="00730B19"/>
    <w:rsid w:val="00763F78"/>
    <w:rsid w:val="00767B47"/>
    <w:rsid w:val="00791F40"/>
    <w:rsid w:val="007C0A18"/>
    <w:rsid w:val="007C0D1E"/>
    <w:rsid w:val="007C4CAA"/>
    <w:rsid w:val="00807F13"/>
    <w:rsid w:val="00814B50"/>
    <w:rsid w:val="00817F86"/>
    <w:rsid w:val="00844BEA"/>
    <w:rsid w:val="008453EE"/>
    <w:rsid w:val="00874DEC"/>
    <w:rsid w:val="00876230"/>
    <w:rsid w:val="00877FDD"/>
    <w:rsid w:val="00885D18"/>
    <w:rsid w:val="008866E7"/>
    <w:rsid w:val="00891CAD"/>
    <w:rsid w:val="008A452F"/>
    <w:rsid w:val="008C431E"/>
    <w:rsid w:val="008C50D2"/>
    <w:rsid w:val="008F6DBB"/>
    <w:rsid w:val="008F7F4A"/>
    <w:rsid w:val="009059AD"/>
    <w:rsid w:val="00922D9F"/>
    <w:rsid w:val="0092444B"/>
    <w:rsid w:val="009365D8"/>
    <w:rsid w:val="00941FCE"/>
    <w:rsid w:val="00944DE2"/>
    <w:rsid w:val="00945E5B"/>
    <w:rsid w:val="0095209D"/>
    <w:rsid w:val="00961517"/>
    <w:rsid w:val="00965FA5"/>
    <w:rsid w:val="009813F6"/>
    <w:rsid w:val="00984EB4"/>
    <w:rsid w:val="00994BB3"/>
    <w:rsid w:val="009A4D64"/>
    <w:rsid w:val="009C2B30"/>
    <w:rsid w:val="009C3A31"/>
    <w:rsid w:val="009C5714"/>
    <w:rsid w:val="00A026EA"/>
    <w:rsid w:val="00A05E98"/>
    <w:rsid w:val="00A10CE5"/>
    <w:rsid w:val="00A13AD6"/>
    <w:rsid w:val="00A21D5A"/>
    <w:rsid w:val="00A259C7"/>
    <w:rsid w:val="00A26851"/>
    <w:rsid w:val="00A32DDA"/>
    <w:rsid w:val="00A513D7"/>
    <w:rsid w:val="00A55467"/>
    <w:rsid w:val="00A63A10"/>
    <w:rsid w:val="00A7562B"/>
    <w:rsid w:val="00A77A3E"/>
    <w:rsid w:val="00A82A4A"/>
    <w:rsid w:val="00A82DF2"/>
    <w:rsid w:val="00A95B16"/>
    <w:rsid w:val="00A96018"/>
    <w:rsid w:val="00A97A6D"/>
    <w:rsid w:val="00AA2151"/>
    <w:rsid w:val="00AA506A"/>
    <w:rsid w:val="00AB1253"/>
    <w:rsid w:val="00AB4A90"/>
    <w:rsid w:val="00AC4B20"/>
    <w:rsid w:val="00AC4E1E"/>
    <w:rsid w:val="00AE638F"/>
    <w:rsid w:val="00AF3B8E"/>
    <w:rsid w:val="00AF3D93"/>
    <w:rsid w:val="00B01822"/>
    <w:rsid w:val="00B1292C"/>
    <w:rsid w:val="00B17A8A"/>
    <w:rsid w:val="00B20197"/>
    <w:rsid w:val="00B343A6"/>
    <w:rsid w:val="00B36CB1"/>
    <w:rsid w:val="00B371D8"/>
    <w:rsid w:val="00B408FE"/>
    <w:rsid w:val="00B4248A"/>
    <w:rsid w:val="00B6020C"/>
    <w:rsid w:val="00B908B2"/>
    <w:rsid w:val="00BA4C47"/>
    <w:rsid w:val="00BC3774"/>
    <w:rsid w:val="00BC74D0"/>
    <w:rsid w:val="00BD3F15"/>
    <w:rsid w:val="00BE328F"/>
    <w:rsid w:val="00BE6096"/>
    <w:rsid w:val="00BE707E"/>
    <w:rsid w:val="00BE73E4"/>
    <w:rsid w:val="00BE76B7"/>
    <w:rsid w:val="00BF23E0"/>
    <w:rsid w:val="00BF6A71"/>
    <w:rsid w:val="00BF6E7C"/>
    <w:rsid w:val="00C05711"/>
    <w:rsid w:val="00C25D16"/>
    <w:rsid w:val="00C4064D"/>
    <w:rsid w:val="00C54936"/>
    <w:rsid w:val="00C66C90"/>
    <w:rsid w:val="00C70546"/>
    <w:rsid w:val="00C71F22"/>
    <w:rsid w:val="00C73D09"/>
    <w:rsid w:val="00C850BD"/>
    <w:rsid w:val="00C86132"/>
    <w:rsid w:val="00C91B14"/>
    <w:rsid w:val="00CA74B4"/>
    <w:rsid w:val="00CB4203"/>
    <w:rsid w:val="00CB4C3A"/>
    <w:rsid w:val="00CC2BC8"/>
    <w:rsid w:val="00CC7F1E"/>
    <w:rsid w:val="00CD02CC"/>
    <w:rsid w:val="00CD062C"/>
    <w:rsid w:val="00CD74FF"/>
    <w:rsid w:val="00D004B7"/>
    <w:rsid w:val="00D02165"/>
    <w:rsid w:val="00D04866"/>
    <w:rsid w:val="00D11062"/>
    <w:rsid w:val="00D15C92"/>
    <w:rsid w:val="00D21238"/>
    <w:rsid w:val="00D248C7"/>
    <w:rsid w:val="00D37BFF"/>
    <w:rsid w:val="00D4038D"/>
    <w:rsid w:val="00D5657C"/>
    <w:rsid w:val="00D67CF9"/>
    <w:rsid w:val="00D73E00"/>
    <w:rsid w:val="00D74A57"/>
    <w:rsid w:val="00D74A83"/>
    <w:rsid w:val="00D87651"/>
    <w:rsid w:val="00DB61FE"/>
    <w:rsid w:val="00DD1877"/>
    <w:rsid w:val="00DE5DCB"/>
    <w:rsid w:val="00E064CA"/>
    <w:rsid w:val="00E07F47"/>
    <w:rsid w:val="00E23B2D"/>
    <w:rsid w:val="00E31648"/>
    <w:rsid w:val="00E31B1C"/>
    <w:rsid w:val="00E36067"/>
    <w:rsid w:val="00E40CDC"/>
    <w:rsid w:val="00E42037"/>
    <w:rsid w:val="00E47E1C"/>
    <w:rsid w:val="00E54427"/>
    <w:rsid w:val="00E661ED"/>
    <w:rsid w:val="00E84BE8"/>
    <w:rsid w:val="00E9028B"/>
    <w:rsid w:val="00E94808"/>
    <w:rsid w:val="00EA3C56"/>
    <w:rsid w:val="00EC7747"/>
    <w:rsid w:val="00EC7997"/>
    <w:rsid w:val="00EE1E55"/>
    <w:rsid w:val="00EE2F0B"/>
    <w:rsid w:val="00EE477A"/>
    <w:rsid w:val="00EE6D86"/>
    <w:rsid w:val="00EF264C"/>
    <w:rsid w:val="00EF34A5"/>
    <w:rsid w:val="00EF529D"/>
    <w:rsid w:val="00EF6884"/>
    <w:rsid w:val="00EF6B64"/>
    <w:rsid w:val="00F00FE0"/>
    <w:rsid w:val="00F049CC"/>
    <w:rsid w:val="00F06306"/>
    <w:rsid w:val="00F1571D"/>
    <w:rsid w:val="00F2383B"/>
    <w:rsid w:val="00F31F20"/>
    <w:rsid w:val="00F34D08"/>
    <w:rsid w:val="00F3724D"/>
    <w:rsid w:val="00F40E3C"/>
    <w:rsid w:val="00F44A40"/>
    <w:rsid w:val="00F7769E"/>
    <w:rsid w:val="00F932D2"/>
    <w:rsid w:val="00FA3584"/>
    <w:rsid w:val="00FB79FF"/>
    <w:rsid w:val="00FC00CE"/>
    <w:rsid w:val="00FC092A"/>
    <w:rsid w:val="00FC0A79"/>
    <w:rsid w:val="00FC73E8"/>
    <w:rsid w:val="00FD2038"/>
    <w:rsid w:val="00FD46CB"/>
    <w:rsid w:val="00FE17FB"/>
    <w:rsid w:val="00FE39B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9AC3"/>
  <w15:chartTrackingRefBased/>
  <w15:docId w15:val="{444239EF-08F4-4BBA-AF94-B776D0846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17F2"/>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4617F2"/>
    <w:pPr>
      <w:keepNext/>
      <w:keepLines/>
      <w:numPr>
        <w:numId w:val="1"/>
      </w:numPr>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4617F2"/>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617F2"/>
    <w:pPr>
      <w:keepNext/>
      <w:keepLines/>
      <w:spacing w:after="0" w:line="48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4617F2"/>
    <w:pPr>
      <w:keepNext/>
      <w:keepLines/>
      <w:spacing w:before="200" w:after="0"/>
      <w:outlineLvl w:val="3"/>
    </w:pPr>
    <w:rPr>
      <w:rFonts w:asciiTheme="majorHAnsi" w:eastAsiaTheme="majorEastAsia" w:hAnsiTheme="majorHAnsi" w:cstheme="majorBidi"/>
      <w:b/>
      <w:bCs/>
      <w:i/>
      <w:iCs/>
      <w:color w:val="4472C4" w:themeColor="accent1"/>
      <w:lang w:val="en-US"/>
    </w:rPr>
  </w:style>
  <w:style w:type="paragraph" w:styleId="Heading5">
    <w:name w:val="heading 5"/>
    <w:basedOn w:val="Normal"/>
    <w:next w:val="Normal"/>
    <w:link w:val="Heading5Char"/>
    <w:uiPriority w:val="9"/>
    <w:unhideWhenUsed/>
    <w:qFormat/>
    <w:rsid w:val="004617F2"/>
    <w:pPr>
      <w:keepNext/>
      <w:keepLines/>
      <w:spacing w:before="200" w:after="0"/>
      <w:outlineLvl w:val="4"/>
    </w:pPr>
    <w:rPr>
      <w:rFonts w:eastAsiaTheme="majorEastAsia" w:cstheme="majorBidi"/>
      <w:b/>
      <w:color w:val="000000" w:themeColor="text1"/>
      <w:sz w:val="36"/>
    </w:rPr>
  </w:style>
  <w:style w:type="paragraph" w:styleId="Heading6">
    <w:name w:val="heading 6"/>
    <w:basedOn w:val="Normal"/>
    <w:next w:val="Normal"/>
    <w:link w:val="Heading6Char"/>
    <w:uiPriority w:val="9"/>
    <w:unhideWhenUsed/>
    <w:qFormat/>
    <w:rsid w:val="004617F2"/>
    <w:pPr>
      <w:keepNext/>
      <w:keepLines/>
      <w:numPr>
        <w:numId w:val="4"/>
      </w:numPr>
      <w:spacing w:before="200" w:after="0"/>
      <w:outlineLvl w:val="5"/>
    </w:pPr>
    <w:rPr>
      <w:rFonts w:asciiTheme="majorHAnsi" w:eastAsiaTheme="majorEastAsia" w:hAnsiTheme="majorHAnsi" w:cstheme="majorBidi"/>
      <w:b/>
      <w:iCs/>
      <w:color w:val="000000" w:themeColor="text1"/>
      <w:sz w:val="36"/>
    </w:rPr>
  </w:style>
  <w:style w:type="paragraph" w:styleId="Heading7">
    <w:name w:val="heading 7"/>
    <w:basedOn w:val="Normal"/>
    <w:next w:val="Normal"/>
    <w:link w:val="Heading7Char"/>
    <w:uiPriority w:val="9"/>
    <w:unhideWhenUsed/>
    <w:qFormat/>
    <w:rsid w:val="004617F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17F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17F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7F2"/>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4617F2"/>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4617F2"/>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4617F2"/>
    <w:rPr>
      <w:rFonts w:asciiTheme="majorHAnsi" w:eastAsiaTheme="majorEastAsia" w:hAnsiTheme="majorHAnsi" w:cstheme="majorBidi"/>
      <w:b/>
      <w:bCs/>
      <w:i/>
      <w:iCs/>
      <w:color w:val="4472C4" w:themeColor="accent1"/>
      <w:sz w:val="24"/>
      <w:lang w:val="en-US"/>
    </w:rPr>
  </w:style>
  <w:style w:type="character" w:customStyle="1" w:styleId="Heading5Char">
    <w:name w:val="Heading 5 Char"/>
    <w:basedOn w:val="DefaultParagraphFont"/>
    <w:link w:val="Heading5"/>
    <w:uiPriority w:val="9"/>
    <w:rsid w:val="004617F2"/>
    <w:rPr>
      <w:rFonts w:ascii="Times New Roman" w:eastAsiaTheme="majorEastAsia" w:hAnsi="Times New Roman" w:cstheme="majorBidi"/>
      <w:b/>
      <w:color w:val="000000" w:themeColor="text1"/>
      <w:sz w:val="36"/>
    </w:rPr>
  </w:style>
  <w:style w:type="character" w:customStyle="1" w:styleId="Heading6Char">
    <w:name w:val="Heading 6 Char"/>
    <w:basedOn w:val="DefaultParagraphFont"/>
    <w:link w:val="Heading6"/>
    <w:uiPriority w:val="9"/>
    <w:rsid w:val="004617F2"/>
    <w:rPr>
      <w:rFonts w:asciiTheme="majorHAnsi" w:eastAsiaTheme="majorEastAsia" w:hAnsiTheme="majorHAnsi" w:cstheme="majorBidi"/>
      <w:b/>
      <w:iCs/>
      <w:color w:val="000000" w:themeColor="text1"/>
      <w:sz w:val="36"/>
    </w:rPr>
  </w:style>
  <w:style w:type="character" w:customStyle="1" w:styleId="Heading7Char">
    <w:name w:val="Heading 7 Char"/>
    <w:basedOn w:val="DefaultParagraphFont"/>
    <w:link w:val="Heading7"/>
    <w:uiPriority w:val="9"/>
    <w:rsid w:val="004617F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617F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17F2"/>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4617F2"/>
    <w:pPr>
      <w:spacing w:after="0" w:line="240" w:lineRule="auto"/>
    </w:pPr>
    <w:rPr>
      <w:sz w:val="20"/>
      <w:szCs w:val="20"/>
    </w:rPr>
  </w:style>
  <w:style w:type="character" w:customStyle="1" w:styleId="FootnoteTextChar">
    <w:name w:val="Footnote Text Char"/>
    <w:basedOn w:val="DefaultParagraphFont"/>
    <w:link w:val="FootnoteText"/>
    <w:uiPriority w:val="99"/>
    <w:rsid w:val="004617F2"/>
    <w:rPr>
      <w:rFonts w:ascii="Times New Roman" w:hAnsi="Times New Roman"/>
      <w:sz w:val="20"/>
      <w:szCs w:val="20"/>
    </w:rPr>
  </w:style>
  <w:style w:type="character" w:styleId="FootnoteReference">
    <w:name w:val="footnote reference"/>
    <w:basedOn w:val="DefaultParagraphFont"/>
    <w:uiPriority w:val="99"/>
    <w:semiHidden/>
    <w:unhideWhenUsed/>
    <w:rsid w:val="004617F2"/>
    <w:rPr>
      <w:vertAlign w:val="superscript"/>
    </w:rPr>
  </w:style>
  <w:style w:type="character" w:customStyle="1" w:styleId="apple-style-span">
    <w:name w:val="apple-style-span"/>
    <w:basedOn w:val="DefaultParagraphFont"/>
    <w:rsid w:val="004617F2"/>
  </w:style>
  <w:style w:type="paragraph" w:styleId="NormalWeb">
    <w:name w:val="Normal (Web)"/>
    <w:basedOn w:val="Normal"/>
    <w:uiPriority w:val="99"/>
    <w:unhideWhenUsed/>
    <w:rsid w:val="004617F2"/>
    <w:pPr>
      <w:spacing w:before="100" w:beforeAutospacing="1" w:after="100" w:afterAutospacing="1" w:line="240" w:lineRule="auto"/>
    </w:pPr>
    <w:rPr>
      <w:rFonts w:eastAsia="Times New Roman" w:cs="Times New Roman"/>
      <w:szCs w:val="24"/>
      <w:lang w:val="en-US"/>
    </w:rPr>
  </w:style>
  <w:style w:type="character" w:styleId="Hyperlink">
    <w:name w:val="Hyperlink"/>
    <w:basedOn w:val="DefaultParagraphFont"/>
    <w:uiPriority w:val="99"/>
    <w:unhideWhenUsed/>
    <w:rsid w:val="004617F2"/>
    <w:rPr>
      <w:color w:val="0563C1" w:themeColor="hyperlink"/>
      <w:u w:val="single"/>
    </w:rPr>
  </w:style>
  <w:style w:type="paragraph" w:styleId="ListParagraph">
    <w:name w:val="List Paragraph"/>
    <w:basedOn w:val="Normal"/>
    <w:uiPriority w:val="34"/>
    <w:qFormat/>
    <w:rsid w:val="004617F2"/>
    <w:pPr>
      <w:ind w:left="720"/>
      <w:contextualSpacing/>
    </w:pPr>
  </w:style>
  <w:style w:type="paragraph" w:styleId="TOCHeading">
    <w:name w:val="TOC Heading"/>
    <w:basedOn w:val="Heading1"/>
    <w:next w:val="Normal"/>
    <w:uiPriority w:val="39"/>
    <w:unhideWhenUsed/>
    <w:qFormat/>
    <w:rsid w:val="004617F2"/>
    <w:pPr>
      <w:numPr>
        <w:numId w:val="0"/>
      </w:numPr>
      <w:ind w:left="360" w:hanging="360"/>
      <w:outlineLvl w:val="9"/>
    </w:pPr>
    <w:rPr>
      <w:lang w:val="en-US" w:eastAsia="ja-JP"/>
    </w:rPr>
  </w:style>
  <w:style w:type="paragraph" w:styleId="TOC1">
    <w:name w:val="toc 1"/>
    <w:basedOn w:val="Normal"/>
    <w:next w:val="Normal"/>
    <w:autoRedefine/>
    <w:uiPriority w:val="39"/>
    <w:unhideWhenUsed/>
    <w:qFormat/>
    <w:rsid w:val="004617F2"/>
    <w:pPr>
      <w:tabs>
        <w:tab w:val="left" w:pos="1320"/>
        <w:tab w:val="right" w:leader="dot" w:pos="9350"/>
      </w:tabs>
      <w:spacing w:after="0" w:line="480" w:lineRule="auto"/>
    </w:pPr>
  </w:style>
  <w:style w:type="paragraph" w:styleId="BalloonText">
    <w:name w:val="Balloon Text"/>
    <w:basedOn w:val="Normal"/>
    <w:link w:val="BalloonTextChar"/>
    <w:uiPriority w:val="99"/>
    <w:semiHidden/>
    <w:unhideWhenUsed/>
    <w:rsid w:val="00461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7F2"/>
    <w:rPr>
      <w:rFonts w:ascii="Tahoma" w:hAnsi="Tahoma" w:cs="Tahoma"/>
      <w:sz w:val="16"/>
      <w:szCs w:val="16"/>
    </w:rPr>
  </w:style>
  <w:style w:type="paragraph" w:styleId="TOC2">
    <w:name w:val="toc 2"/>
    <w:basedOn w:val="Normal"/>
    <w:next w:val="Normal"/>
    <w:autoRedefine/>
    <w:uiPriority w:val="39"/>
    <w:unhideWhenUsed/>
    <w:qFormat/>
    <w:rsid w:val="004617F2"/>
    <w:pPr>
      <w:spacing w:after="100"/>
      <w:ind w:left="240"/>
    </w:pPr>
  </w:style>
  <w:style w:type="paragraph" w:styleId="TOC3">
    <w:name w:val="toc 3"/>
    <w:basedOn w:val="Normal"/>
    <w:next w:val="Normal"/>
    <w:autoRedefine/>
    <w:uiPriority w:val="39"/>
    <w:unhideWhenUsed/>
    <w:qFormat/>
    <w:rsid w:val="004617F2"/>
    <w:pPr>
      <w:spacing w:after="100"/>
      <w:ind w:left="440"/>
    </w:pPr>
    <w:rPr>
      <w:rFonts w:asciiTheme="minorHAnsi" w:hAnsiTheme="minorHAnsi"/>
      <w:sz w:val="22"/>
      <w:lang w:val="en-US" w:eastAsia="ja-JP"/>
    </w:rPr>
  </w:style>
  <w:style w:type="character" w:customStyle="1" w:styleId="HeaderChar">
    <w:name w:val="Header Char"/>
    <w:basedOn w:val="DefaultParagraphFont"/>
    <w:link w:val="Header"/>
    <w:uiPriority w:val="99"/>
    <w:rsid w:val="004617F2"/>
    <w:rPr>
      <w:rFonts w:ascii="Times New Roman" w:hAnsi="Times New Roman"/>
      <w:sz w:val="24"/>
      <w:lang w:val="en-US"/>
    </w:rPr>
  </w:style>
  <w:style w:type="paragraph" w:styleId="Header">
    <w:name w:val="header"/>
    <w:basedOn w:val="Normal"/>
    <w:link w:val="HeaderChar"/>
    <w:uiPriority w:val="99"/>
    <w:unhideWhenUsed/>
    <w:rsid w:val="004617F2"/>
    <w:pPr>
      <w:tabs>
        <w:tab w:val="center" w:pos="4320"/>
        <w:tab w:val="right" w:pos="8640"/>
      </w:tabs>
      <w:spacing w:after="0" w:line="240" w:lineRule="auto"/>
    </w:pPr>
    <w:rPr>
      <w:lang w:val="en-US"/>
    </w:rPr>
  </w:style>
  <w:style w:type="character" w:customStyle="1" w:styleId="HeaderChar1">
    <w:name w:val="Header Char1"/>
    <w:basedOn w:val="DefaultParagraphFont"/>
    <w:uiPriority w:val="99"/>
    <w:semiHidden/>
    <w:rsid w:val="004617F2"/>
    <w:rPr>
      <w:rFonts w:ascii="Times New Roman" w:hAnsi="Times New Roman"/>
      <w:sz w:val="24"/>
    </w:rPr>
  </w:style>
  <w:style w:type="paragraph" w:styleId="Footer">
    <w:name w:val="footer"/>
    <w:basedOn w:val="Normal"/>
    <w:link w:val="FooterChar"/>
    <w:uiPriority w:val="99"/>
    <w:unhideWhenUsed/>
    <w:rsid w:val="004617F2"/>
    <w:pPr>
      <w:tabs>
        <w:tab w:val="center" w:pos="4320"/>
        <w:tab w:val="right" w:pos="8640"/>
      </w:tabs>
      <w:spacing w:after="0" w:line="240" w:lineRule="auto"/>
    </w:pPr>
    <w:rPr>
      <w:lang w:val="en-US"/>
    </w:rPr>
  </w:style>
  <w:style w:type="character" w:customStyle="1" w:styleId="FooterChar">
    <w:name w:val="Footer Char"/>
    <w:basedOn w:val="DefaultParagraphFont"/>
    <w:link w:val="Footer"/>
    <w:uiPriority w:val="99"/>
    <w:rsid w:val="004617F2"/>
    <w:rPr>
      <w:rFonts w:ascii="Times New Roman" w:hAnsi="Times New Roman"/>
      <w:sz w:val="24"/>
      <w:lang w:val="en-US"/>
    </w:rPr>
  </w:style>
  <w:style w:type="character" w:customStyle="1" w:styleId="word">
    <w:name w:val="word"/>
    <w:basedOn w:val="DefaultParagraphFont"/>
    <w:rsid w:val="004617F2"/>
  </w:style>
  <w:style w:type="character" w:customStyle="1" w:styleId="apple-converted-space">
    <w:name w:val="apple-converted-space"/>
    <w:basedOn w:val="DefaultParagraphFont"/>
    <w:rsid w:val="004617F2"/>
  </w:style>
  <w:style w:type="table" w:customStyle="1" w:styleId="LightShading1">
    <w:name w:val="Light Shading1"/>
    <w:basedOn w:val="TableNormal"/>
    <w:uiPriority w:val="60"/>
    <w:rsid w:val="004617F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4617F2"/>
    <w:rPr>
      <w:color w:val="808080"/>
    </w:rPr>
  </w:style>
  <w:style w:type="table" w:styleId="TableGrid">
    <w:name w:val="Table Grid"/>
    <w:basedOn w:val="TableNormal"/>
    <w:uiPriority w:val="39"/>
    <w:rsid w:val="004617F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4617F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dnoteText">
    <w:name w:val="endnote text"/>
    <w:basedOn w:val="Normal"/>
    <w:link w:val="EndnoteTextChar"/>
    <w:uiPriority w:val="99"/>
    <w:semiHidden/>
    <w:unhideWhenUsed/>
    <w:rsid w:val="004617F2"/>
    <w:pPr>
      <w:spacing w:after="0" w:line="240" w:lineRule="auto"/>
    </w:pPr>
    <w:rPr>
      <w:rFonts w:asciiTheme="minorHAnsi" w:hAnsiTheme="minorHAnsi"/>
      <w:sz w:val="20"/>
      <w:szCs w:val="20"/>
    </w:rPr>
  </w:style>
  <w:style w:type="character" w:customStyle="1" w:styleId="EndnoteTextChar">
    <w:name w:val="Endnote Text Char"/>
    <w:basedOn w:val="DefaultParagraphFont"/>
    <w:link w:val="EndnoteText"/>
    <w:uiPriority w:val="99"/>
    <w:semiHidden/>
    <w:rsid w:val="004617F2"/>
    <w:rPr>
      <w:sz w:val="20"/>
      <w:szCs w:val="20"/>
    </w:rPr>
  </w:style>
  <w:style w:type="character" w:styleId="EndnoteReference">
    <w:name w:val="endnote reference"/>
    <w:basedOn w:val="DefaultParagraphFont"/>
    <w:uiPriority w:val="99"/>
    <w:semiHidden/>
    <w:unhideWhenUsed/>
    <w:rsid w:val="004617F2"/>
    <w:rPr>
      <w:vertAlign w:val="superscript"/>
    </w:rPr>
  </w:style>
  <w:style w:type="table" w:customStyle="1" w:styleId="LightShading2">
    <w:name w:val="Light Shading2"/>
    <w:basedOn w:val="TableNormal"/>
    <w:uiPriority w:val="60"/>
    <w:rsid w:val="004617F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lorfulGrid1">
    <w:name w:val="Colorful Grid1"/>
    <w:basedOn w:val="TableNormal"/>
    <w:uiPriority w:val="73"/>
    <w:rsid w:val="004617F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
    <w:name w:val="Light Shading"/>
    <w:basedOn w:val="TableNormal"/>
    <w:uiPriority w:val="60"/>
    <w:rsid w:val="004617F2"/>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qFormat/>
    <w:rsid w:val="004617F2"/>
    <w:rPr>
      <w:b/>
      <w:bCs/>
      <w:i w:val="0"/>
      <w:iCs w:val="0"/>
    </w:rPr>
  </w:style>
  <w:style w:type="paragraph" w:styleId="Date">
    <w:name w:val="Date"/>
    <w:basedOn w:val="Normal"/>
    <w:next w:val="Normal"/>
    <w:link w:val="DateChar"/>
    <w:uiPriority w:val="99"/>
    <w:semiHidden/>
    <w:unhideWhenUsed/>
    <w:rsid w:val="004617F2"/>
    <w:rPr>
      <w:rFonts w:asciiTheme="minorHAnsi" w:hAnsiTheme="minorHAnsi"/>
      <w:sz w:val="22"/>
      <w:lang w:val="en-US"/>
    </w:rPr>
  </w:style>
  <w:style w:type="character" w:customStyle="1" w:styleId="DateChar">
    <w:name w:val="Date Char"/>
    <w:basedOn w:val="DefaultParagraphFont"/>
    <w:link w:val="Date"/>
    <w:uiPriority w:val="99"/>
    <w:semiHidden/>
    <w:rsid w:val="004617F2"/>
    <w:rPr>
      <w:lang w:val="en-US"/>
    </w:rPr>
  </w:style>
  <w:style w:type="character" w:styleId="FollowedHyperlink">
    <w:name w:val="FollowedHyperlink"/>
    <w:basedOn w:val="DefaultParagraphFont"/>
    <w:uiPriority w:val="99"/>
    <w:semiHidden/>
    <w:unhideWhenUsed/>
    <w:rsid w:val="004617F2"/>
    <w:rPr>
      <w:color w:val="954F72" w:themeColor="followedHyperlink"/>
      <w:u w:val="single"/>
    </w:rPr>
  </w:style>
  <w:style w:type="paragraph" w:styleId="TOC4">
    <w:name w:val="toc 4"/>
    <w:basedOn w:val="Normal"/>
    <w:next w:val="Normal"/>
    <w:autoRedefine/>
    <w:uiPriority w:val="39"/>
    <w:unhideWhenUsed/>
    <w:rsid w:val="004617F2"/>
    <w:pPr>
      <w:spacing w:after="100"/>
      <w:ind w:left="660"/>
    </w:pPr>
    <w:rPr>
      <w:rFonts w:asciiTheme="minorHAnsi" w:hAnsiTheme="minorHAnsi"/>
      <w:sz w:val="22"/>
    </w:rPr>
  </w:style>
  <w:style w:type="paragraph" w:styleId="TOC5">
    <w:name w:val="toc 5"/>
    <w:basedOn w:val="Normal"/>
    <w:next w:val="Normal"/>
    <w:autoRedefine/>
    <w:uiPriority w:val="39"/>
    <w:unhideWhenUsed/>
    <w:rsid w:val="004617F2"/>
    <w:pPr>
      <w:spacing w:after="100"/>
      <w:ind w:left="880"/>
    </w:pPr>
    <w:rPr>
      <w:rFonts w:asciiTheme="minorHAnsi" w:hAnsiTheme="minorHAnsi"/>
      <w:sz w:val="22"/>
    </w:rPr>
  </w:style>
  <w:style w:type="paragraph" w:styleId="TOC6">
    <w:name w:val="toc 6"/>
    <w:basedOn w:val="Normal"/>
    <w:next w:val="Normal"/>
    <w:autoRedefine/>
    <w:uiPriority w:val="39"/>
    <w:unhideWhenUsed/>
    <w:rsid w:val="004617F2"/>
    <w:pPr>
      <w:spacing w:after="100"/>
      <w:ind w:left="1100"/>
    </w:pPr>
    <w:rPr>
      <w:rFonts w:asciiTheme="minorHAnsi" w:hAnsiTheme="minorHAnsi"/>
      <w:sz w:val="22"/>
    </w:rPr>
  </w:style>
  <w:style w:type="paragraph" w:styleId="TOC7">
    <w:name w:val="toc 7"/>
    <w:basedOn w:val="Normal"/>
    <w:next w:val="Normal"/>
    <w:autoRedefine/>
    <w:uiPriority w:val="39"/>
    <w:unhideWhenUsed/>
    <w:rsid w:val="004617F2"/>
    <w:pPr>
      <w:spacing w:after="100"/>
      <w:ind w:left="1320"/>
    </w:pPr>
    <w:rPr>
      <w:rFonts w:asciiTheme="minorHAnsi" w:hAnsiTheme="minorHAnsi"/>
      <w:sz w:val="22"/>
    </w:rPr>
  </w:style>
  <w:style w:type="paragraph" w:styleId="TOC8">
    <w:name w:val="toc 8"/>
    <w:basedOn w:val="Normal"/>
    <w:next w:val="Normal"/>
    <w:autoRedefine/>
    <w:uiPriority w:val="39"/>
    <w:unhideWhenUsed/>
    <w:rsid w:val="004617F2"/>
    <w:pPr>
      <w:spacing w:after="100"/>
      <w:ind w:left="1540"/>
    </w:pPr>
    <w:rPr>
      <w:rFonts w:asciiTheme="minorHAnsi" w:hAnsiTheme="minorHAnsi"/>
      <w:sz w:val="22"/>
    </w:rPr>
  </w:style>
  <w:style w:type="paragraph" w:styleId="TOC9">
    <w:name w:val="toc 9"/>
    <w:basedOn w:val="Normal"/>
    <w:next w:val="Normal"/>
    <w:autoRedefine/>
    <w:uiPriority w:val="39"/>
    <w:unhideWhenUsed/>
    <w:rsid w:val="004617F2"/>
    <w:pPr>
      <w:spacing w:after="100"/>
      <w:ind w:left="1760"/>
    </w:pPr>
    <w:rPr>
      <w:rFonts w:asciiTheme="minorHAnsi" w:hAnsiTheme="minorHAnsi"/>
      <w:sz w:val="22"/>
    </w:rPr>
  </w:style>
  <w:style w:type="paragraph" w:styleId="Caption">
    <w:name w:val="caption"/>
    <w:basedOn w:val="Normal"/>
    <w:next w:val="Normal"/>
    <w:uiPriority w:val="35"/>
    <w:unhideWhenUsed/>
    <w:qFormat/>
    <w:rsid w:val="004617F2"/>
    <w:pPr>
      <w:spacing w:line="360" w:lineRule="auto"/>
      <w:jc w:val="center"/>
    </w:pPr>
    <w:rPr>
      <w:bCs/>
      <w:szCs w:val="18"/>
    </w:rPr>
  </w:style>
  <w:style w:type="paragraph" w:styleId="TableofFigures">
    <w:name w:val="table of figures"/>
    <w:basedOn w:val="Normal"/>
    <w:next w:val="Normal"/>
    <w:uiPriority w:val="99"/>
    <w:unhideWhenUsed/>
    <w:rsid w:val="004617F2"/>
    <w:pPr>
      <w:spacing w:after="0"/>
    </w:pPr>
  </w:style>
  <w:style w:type="numbering" w:customStyle="1" w:styleId="Style1">
    <w:name w:val="Style1"/>
    <w:uiPriority w:val="99"/>
    <w:rsid w:val="004617F2"/>
    <w:pPr>
      <w:numPr>
        <w:numId w:val="14"/>
      </w:numPr>
    </w:pPr>
  </w:style>
  <w:style w:type="numbering" w:customStyle="1" w:styleId="Style2">
    <w:name w:val="Style2"/>
    <w:uiPriority w:val="99"/>
    <w:rsid w:val="004617F2"/>
    <w:pPr>
      <w:numPr>
        <w:numId w:val="18"/>
      </w:numPr>
    </w:pPr>
  </w:style>
  <w:style w:type="numbering" w:customStyle="1" w:styleId="Style3">
    <w:name w:val="Style3"/>
    <w:uiPriority w:val="99"/>
    <w:rsid w:val="004617F2"/>
    <w:pPr>
      <w:numPr>
        <w:numId w:val="20"/>
      </w:numPr>
    </w:pPr>
  </w:style>
  <w:style w:type="numbering" w:customStyle="1" w:styleId="Style4">
    <w:name w:val="Style4"/>
    <w:uiPriority w:val="99"/>
    <w:rsid w:val="004617F2"/>
    <w:pPr>
      <w:numPr>
        <w:numId w:val="22"/>
      </w:numPr>
    </w:pPr>
  </w:style>
  <w:style w:type="paragraph" w:styleId="DocumentMap">
    <w:name w:val="Document Map"/>
    <w:basedOn w:val="Normal"/>
    <w:link w:val="DocumentMapChar"/>
    <w:uiPriority w:val="99"/>
    <w:semiHidden/>
    <w:unhideWhenUsed/>
    <w:rsid w:val="004617F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617F2"/>
    <w:rPr>
      <w:rFonts w:ascii="Tahoma" w:hAnsi="Tahoma" w:cs="Tahoma"/>
      <w:sz w:val="16"/>
      <w:szCs w:val="16"/>
    </w:rPr>
  </w:style>
  <w:style w:type="character" w:styleId="CommentReference">
    <w:name w:val="annotation reference"/>
    <w:basedOn w:val="DefaultParagraphFont"/>
    <w:uiPriority w:val="99"/>
    <w:semiHidden/>
    <w:unhideWhenUsed/>
    <w:rsid w:val="004617F2"/>
    <w:rPr>
      <w:sz w:val="16"/>
      <w:szCs w:val="16"/>
    </w:rPr>
  </w:style>
  <w:style w:type="paragraph" w:styleId="CommentText">
    <w:name w:val="annotation text"/>
    <w:basedOn w:val="Normal"/>
    <w:link w:val="CommentTextChar"/>
    <w:uiPriority w:val="99"/>
    <w:unhideWhenUsed/>
    <w:rsid w:val="004617F2"/>
    <w:pPr>
      <w:spacing w:line="240" w:lineRule="auto"/>
    </w:pPr>
    <w:rPr>
      <w:sz w:val="20"/>
      <w:szCs w:val="20"/>
    </w:rPr>
  </w:style>
  <w:style w:type="character" w:customStyle="1" w:styleId="CommentTextChar">
    <w:name w:val="Comment Text Char"/>
    <w:basedOn w:val="DefaultParagraphFont"/>
    <w:link w:val="CommentText"/>
    <w:uiPriority w:val="99"/>
    <w:rsid w:val="004617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617F2"/>
    <w:rPr>
      <w:b/>
      <w:bCs/>
    </w:rPr>
  </w:style>
  <w:style w:type="character" w:customStyle="1" w:styleId="CommentSubjectChar">
    <w:name w:val="Comment Subject Char"/>
    <w:basedOn w:val="CommentTextChar"/>
    <w:link w:val="CommentSubject"/>
    <w:uiPriority w:val="99"/>
    <w:semiHidden/>
    <w:rsid w:val="004617F2"/>
    <w:rPr>
      <w:rFonts w:ascii="Times New Roman" w:hAnsi="Times New Roman"/>
      <w:b/>
      <w:bCs/>
      <w:sz w:val="20"/>
      <w:szCs w:val="20"/>
    </w:rPr>
  </w:style>
  <w:style w:type="paragraph" w:styleId="Revision">
    <w:name w:val="Revision"/>
    <w:hidden/>
    <w:uiPriority w:val="99"/>
    <w:semiHidden/>
    <w:rsid w:val="004617F2"/>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4617F2"/>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4617F2"/>
    <w:rPr>
      <w:rFonts w:ascii="Times New Roman" w:hAnsi="Times New Roman" w:cs="Times New Roman"/>
      <w:noProof/>
      <w:sz w:val="24"/>
    </w:rPr>
  </w:style>
  <w:style w:type="paragraph" w:customStyle="1" w:styleId="EndNoteBibliography">
    <w:name w:val="EndNote Bibliography"/>
    <w:basedOn w:val="Normal"/>
    <w:link w:val="EndNoteBibliographyChar"/>
    <w:rsid w:val="004617F2"/>
    <w:pPr>
      <w:spacing w:line="240" w:lineRule="auto"/>
    </w:pPr>
    <w:rPr>
      <w:rFonts w:cs="Times New Roman"/>
      <w:noProof/>
    </w:rPr>
  </w:style>
  <w:style w:type="character" w:customStyle="1" w:styleId="EndNoteBibliographyChar">
    <w:name w:val="EndNote Bibliography Char"/>
    <w:basedOn w:val="DefaultParagraphFont"/>
    <w:link w:val="EndNoteBibliography"/>
    <w:rsid w:val="004617F2"/>
    <w:rPr>
      <w:rFonts w:ascii="Times New Roman" w:hAnsi="Times New Roman" w:cs="Times New Roman"/>
      <w:noProof/>
      <w:sz w:val="24"/>
    </w:rPr>
  </w:style>
  <w:style w:type="table" w:customStyle="1" w:styleId="ListTable1Light1">
    <w:name w:val="List Table 1 Light1"/>
    <w:basedOn w:val="TableNormal"/>
    <w:next w:val="ListTable1Light"/>
    <w:uiPriority w:val="46"/>
    <w:rsid w:val="004617F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
    <w:name w:val="List Table 1 Light"/>
    <w:basedOn w:val="TableNormal"/>
    <w:uiPriority w:val="46"/>
    <w:rsid w:val="004617F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2">
    <w:name w:val="List Table 1 Light2"/>
    <w:basedOn w:val="TableNormal"/>
    <w:next w:val="ListTable1Light"/>
    <w:uiPriority w:val="46"/>
    <w:rsid w:val="004617F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3">
    <w:name w:val="List Table 1 Light3"/>
    <w:basedOn w:val="TableNormal"/>
    <w:next w:val="ListTable1Light"/>
    <w:uiPriority w:val="46"/>
    <w:rsid w:val="004617F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4">
    <w:name w:val="List Table 1 Light4"/>
    <w:basedOn w:val="TableNormal"/>
    <w:next w:val="ListTable1Light"/>
    <w:uiPriority w:val="46"/>
    <w:rsid w:val="004617F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5">
    <w:name w:val="List Table 1 Light5"/>
    <w:basedOn w:val="TableNormal"/>
    <w:next w:val="ListTable1Light"/>
    <w:uiPriority w:val="46"/>
    <w:rsid w:val="004617F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6">
    <w:name w:val="List Table 1 Light6"/>
    <w:basedOn w:val="TableNormal"/>
    <w:next w:val="ListTable1Light"/>
    <w:uiPriority w:val="46"/>
    <w:rsid w:val="004617F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PlainTable3">
    <w:name w:val="Plain Table 3"/>
    <w:basedOn w:val="TableNormal"/>
    <w:uiPriority w:val="43"/>
    <w:rsid w:val="004617F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617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ention1">
    <w:name w:val="Mention1"/>
    <w:basedOn w:val="DefaultParagraphFont"/>
    <w:uiPriority w:val="99"/>
    <w:semiHidden/>
    <w:unhideWhenUsed/>
    <w:rsid w:val="004617F2"/>
    <w:rPr>
      <w:color w:val="2B579A"/>
      <w:shd w:val="clear" w:color="auto" w:fill="E6E6E6"/>
    </w:rPr>
  </w:style>
  <w:style w:type="character" w:customStyle="1" w:styleId="UnresolvedMention1">
    <w:name w:val="Unresolved Mention1"/>
    <w:basedOn w:val="DefaultParagraphFont"/>
    <w:uiPriority w:val="99"/>
    <w:semiHidden/>
    <w:unhideWhenUsed/>
    <w:rsid w:val="004617F2"/>
    <w:rPr>
      <w:color w:val="808080"/>
      <w:shd w:val="clear" w:color="auto" w:fill="E6E6E6"/>
    </w:rPr>
  </w:style>
  <w:style w:type="character" w:customStyle="1" w:styleId="UnresolvedMention2">
    <w:name w:val="Unresolved Mention2"/>
    <w:basedOn w:val="DefaultParagraphFont"/>
    <w:uiPriority w:val="99"/>
    <w:semiHidden/>
    <w:unhideWhenUsed/>
    <w:rsid w:val="004617F2"/>
    <w:rPr>
      <w:color w:val="808080"/>
      <w:shd w:val="clear" w:color="auto" w:fill="E6E6E6"/>
    </w:rPr>
  </w:style>
  <w:style w:type="character" w:customStyle="1" w:styleId="UnresolvedMention3">
    <w:name w:val="Unresolved Mention3"/>
    <w:basedOn w:val="DefaultParagraphFont"/>
    <w:uiPriority w:val="99"/>
    <w:rsid w:val="004617F2"/>
    <w:rPr>
      <w:color w:val="808080"/>
      <w:shd w:val="clear" w:color="auto" w:fill="E6E6E6"/>
    </w:rPr>
  </w:style>
  <w:style w:type="paragraph" w:customStyle="1" w:styleId="TableParagraph">
    <w:name w:val="Table Paragraph"/>
    <w:basedOn w:val="Normal"/>
    <w:uiPriority w:val="1"/>
    <w:qFormat/>
    <w:rsid w:val="004617F2"/>
    <w:pPr>
      <w:widowControl w:val="0"/>
      <w:autoSpaceDE w:val="0"/>
      <w:autoSpaceDN w:val="0"/>
      <w:spacing w:after="0" w:line="240" w:lineRule="auto"/>
    </w:pPr>
    <w:rPr>
      <w:rFonts w:eastAsia="Times New Roman" w:cs="Times New Roman"/>
      <w:sz w:val="22"/>
      <w:lang w:val="en-US" w:eastAsia="en-US"/>
    </w:rPr>
  </w:style>
  <w:style w:type="character" w:customStyle="1" w:styleId="UnresolvedMention4">
    <w:name w:val="Unresolved Mention4"/>
    <w:basedOn w:val="DefaultParagraphFont"/>
    <w:uiPriority w:val="99"/>
    <w:semiHidden/>
    <w:unhideWhenUsed/>
    <w:rsid w:val="004617F2"/>
    <w:rPr>
      <w:color w:val="808080"/>
      <w:shd w:val="clear" w:color="auto" w:fill="E6E6E6"/>
    </w:rPr>
  </w:style>
  <w:style w:type="character" w:styleId="UnresolvedMention">
    <w:name w:val="Unresolved Mention"/>
    <w:basedOn w:val="DefaultParagraphFont"/>
    <w:uiPriority w:val="99"/>
    <w:rsid w:val="00877FD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44">
      <w:bodyDiv w:val="1"/>
      <w:marLeft w:val="0"/>
      <w:marRight w:val="0"/>
      <w:marTop w:val="0"/>
      <w:marBottom w:val="0"/>
      <w:divBdr>
        <w:top w:val="none" w:sz="0" w:space="0" w:color="auto"/>
        <w:left w:val="none" w:sz="0" w:space="0" w:color="auto"/>
        <w:bottom w:val="none" w:sz="0" w:space="0" w:color="auto"/>
        <w:right w:val="none" w:sz="0" w:space="0" w:color="auto"/>
      </w:divBdr>
    </w:div>
    <w:div w:id="250892575">
      <w:bodyDiv w:val="1"/>
      <w:marLeft w:val="0"/>
      <w:marRight w:val="0"/>
      <w:marTop w:val="0"/>
      <w:marBottom w:val="0"/>
      <w:divBdr>
        <w:top w:val="none" w:sz="0" w:space="0" w:color="auto"/>
        <w:left w:val="none" w:sz="0" w:space="0" w:color="auto"/>
        <w:bottom w:val="none" w:sz="0" w:space="0" w:color="auto"/>
        <w:right w:val="none" w:sz="0" w:space="0" w:color="auto"/>
      </w:divBdr>
    </w:div>
    <w:div w:id="273366628">
      <w:bodyDiv w:val="1"/>
      <w:marLeft w:val="0"/>
      <w:marRight w:val="0"/>
      <w:marTop w:val="0"/>
      <w:marBottom w:val="0"/>
      <w:divBdr>
        <w:top w:val="none" w:sz="0" w:space="0" w:color="auto"/>
        <w:left w:val="none" w:sz="0" w:space="0" w:color="auto"/>
        <w:bottom w:val="none" w:sz="0" w:space="0" w:color="auto"/>
        <w:right w:val="none" w:sz="0" w:space="0" w:color="auto"/>
      </w:divBdr>
    </w:div>
    <w:div w:id="740064200">
      <w:bodyDiv w:val="1"/>
      <w:marLeft w:val="0"/>
      <w:marRight w:val="0"/>
      <w:marTop w:val="0"/>
      <w:marBottom w:val="0"/>
      <w:divBdr>
        <w:top w:val="none" w:sz="0" w:space="0" w:color="auto"/>
        <w:left w:val="none" w:sz="0" w:space="0" w:color="auto"/>
        <w:bottom w:val="none" w:sz="0" w:space="0" w:color="auto"/>
        <w:right w:val="none" w:sz="0" w:space="0" w:color="auto"/>
      </w:divBdr>
    </w:div>
    <w:div w:id="786780485">
      <w:bodyDiv w:val="1"/>
      <w:marLeft w:val="0"/>
      <w:marRight w:val="0"/>
      <w:marTop w:val="0"/>
      <w:marBottom w:val="0"/>
      <w:divBdr>
        <w:top w:val="none" w:sz="0" w:space="0" w:color="auto"/>
        <w:left w:val="none" w:sz="0" w:space="0" w:color="auto"/>
        <w:bottom w:val="none" w:sz="0" w:space="0" w:color="auto"/>
        <w:right w:val="none" w:sz="0" w:space="0" w:color="auto"/>
      </w:divBdr>
    </w:div>
    <w:div w:id="794833827">
      <w:bodyDiv w:val="1"/>
      <w:marLeft w:val="0"/>
      <w:marRight w:val="0"/>
      <w:marTop w:val="0"/>
      <w:marBottom w:val="0"/>
      <w:divBdr>
        <w:top w:val="none" w:sz="0" w:space="0" w:color="auto"/>
        <w:left w:val="none" w:sz="0" w:space="0" w:color="auto"/>
        <w:bottom w:val="none" w:sz="0" w:space="0" w:color="auto"/>
        <w:right w:val="none" w:sz="0" w:space="0" w:color="auto"/>
      </w:divBdr>
    </w:div>
    <w:div w:id="825704689">
      <w:bodyDiv w:val="1"/>
      <w:marLeft w:val="0"/>
      <w:marRight w:val="0"/>
      <w:marTop w:val="0"/>
      <w:marBottom w:val="0"/>
      <w:divBdr>
        <w:top w:val="none" w:sz="0" w:space="0" w:color="auto"/>
        <w:left w:val="none" w:sz="0" w:space="0" w:color="auto"/>
        <w:bottom w:val="none" w:sz="0" w:space="0" w:color="auto"/>
        <w:right w:val="none" w:sz="0" w:space="0" w:color="auto"/>
      </w:divBdr>
    </w:div>
    <w:div w:id="1030496983">
      <w:bodyDiv w:val="1"/>
      <w:marLeft w:val="0"/>
      <w:marRight w:val="0"/>
      <w:marTop w:val="0"/>
      <w:marBottom w:val="0"/>
      <w:divBdr>
        <w:top w:val="none" w:sz="0" w:space="0" w:color="auto"/>
        <w:left w:val="none" w:sz="0" w:space="0" w:color="auto"/>
        <w:bottom w:val="none" w:sz="0" w:space="0" w:color="auto"/>
        <w:right w:val="none" w:sz="0" w:space="0" w:color="auto"/>
      </w:divBdr>
    </w:div>
    <w:div w:id="1313563852">
      <w:bodyDiv w:val="1"/>
      <w:marLeft w:val="0"/>
      <w:marRight w:val="0"/>
      <w:marTop w:val="0"/>
      <w:marBottom w:val="0"/>
      <w:divBdr>
        <w:top w:val="none" w:sz="0" w:space="0" w:color="auto"/>
        <w:left w:val="none" w:sz="0" w:space="0" w:color="auto"/>
        <w:bottom w:val="none" w:sz="0" w:space="0" w:color="auto"/>
        <w:right w:val="none" w:sz="0" w:space="0" w:color="auto"/>
      </w:divBdr>
    </w:div>
    <w:div w:id="1611740438">
      <w:bodyDiv w:val="1"/>
      <w:marLeft w:val="0"/>
      <w:marRight w:val="0"/>
      <w:marTop w:val="0"/>
      <w:marBottom w:val="0"/>
      <w:divBdr>
        <w:top w:val="none" w:sz="0" w:space="0" w:color="auto"/>
        <w:left w:val="none" w:sz="0" w:space="0" w:color="auto"/>
        <w:bottom w:val="none" w:sz="0" w:space="0" w:color="auto"/>
        <w:right w:val="none" w:sz="0" w:space="0" w:color="auto"/>
      </w:divBdr>
    </w:div>
    <w:div w:id="1640843793">
      <w:bodyDiv w:val="1"/>
      <w:marLeft w:val="0"/>
      <w:marRight w:val="0"/>
      <w:marTop w:val="0"/>
      <w:marBottom w:val="0"/>
      <w:divBdr>
        <w:top w:val="none" w:sz="0" w:space="0" w:color="auto"/>
        <w:left w:val="none" w:sz="0" w:space="0" w:color="auto"/>
        <w:bottom w:val="none" w:sz="0" w:space="0" w:color="auto"/>
        <w:right w:val="none" w:sz="0" w:space="0" w:color="auto"/>
      </w:divBdr>
    </w:div>
    <w:div w:id="2104720254">
      <w:bodyDiv w:val="1"/>
      <w:marLeft w:val="0"/>
      <w:marRight w:val="0"/>
      <w:marTop w:val="0"/>
      <w:marBottom w:val="0"/>
      <w:divBdr>
        <w:top w:val="none" w:sz="0" w:space="0" w:color="auto"/>
        <w:left w:val="none" w:sz="0" w:space="0" w:color="auto"/>
        <w:bottom w:val="none" w:sz="0" w:space="0" w:color="auto"/>
        <w:right w:val="none" w:sz="0" w:space="0" w:color="auto"/>
      </w:divBdr>
    </w:div>
    <w:div w:id="210672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dx.doi.org/10.1016/j.ejor.2014.02.036"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16/j.ijforecast.2007.02.0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doi.org/10.1016/j.ejor.2015.06.002"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yperlink" Target="https://doi.org/10.1016/j.ijforecast.2017.09.003"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g"/><Relationship Id="rId31" Type="http://schemas.openxmlformats.org/officeDocument/2006/relationships/hyperlink" Target="http://engage.dynamicaction.com/WS-2015-06-IHL-Ghost-Economy-Haunting-of-Returns-AR_LP.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016/j.ejor.2016.08.047"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604D2-A898-42B9-AFBC-90462D7E9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4869</TotalTime>
  <Pages>42</Pages>
  <Words>24076</Words>
  <Characters>137237</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黄韬</dc:creator>
  <cp:keywords/>
  <dc:description/>
  <cp:lastModifiedBy>tao huang</cp:lastModifiedBy>
  <cp:revision>89</cp:revision>
  <dcterms:created xsi:type="dcterms:W3CDTF">2018-01-08T14:51:00Z</dcterms:created>
  <dcterms:modified xsi:type="dcterms:W3CDTF">2018-01-12T00:33:00Z</dcterms:modified>
</cp:coreProperties>
</file>